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harts/chart10.xml" ContentType="application/vnd.openxmlformats-officedocument.drawingml.chart+xml"/>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word/charts/chart1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26.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5CB1" w:rsidRPr="00DF564E" w:rsidRDefault="00E678FD" w:rsidP="001C680C">
      <w:pPr>
        <w:spacing w:afterLines="50" w:line="0" w:lineRule="atLeast"/>
        <w:jc w:val="left"/>
        <w:rPr>
          <w:rFonts w:ascii="Times New Roman" w:hAnsi="Times New Roman" w:cs="Times New Roman"/>
          <w:sz w:val="28"/>
          <w:szCs w:val="48"/>
        </w:rPr>
      </w:pPr>
      <w:r>
        <w:rPr>
          <w:rFonts w:ascii="Times New Roman" w:hAnsi="Times New Roman" w:cs="Times New Roman"/>
          <w:sz w:val="28"/>
          <w:szCs w:val="48"/>
        </w:rPr>
        <w:t>Census</w:t>
      </w:r>
      <w:r>
        <w:rPr>
          <w:rFonts w:ascii="Times New Roman" w:hAnsi="Times New Roman" w:cs="Times New Roman" w:hint="eastAsia"/>
          <w:sz w:val="28"/>
          <w:szCs w:val="48"/>
        </w:rPr>
        <w:t xml:space="preserve"> based </w:t>
      </w:r>
      <w:r w:rsidR="00CA5CB1" w:rsidRPr="00DF564E">
        <w:rPr>
          <w:rFonts w:ascii="Times New Roman" w:hAnsi="Times New Roman" w:cs="Times New Roman"/>
          <w:sz w:val="28"/>
          <w:szCs w:val="48"/>
        </w:rPr>
        <w:t>Traffic Accident</w:t>
      </w:r>
      <w:r>
        <w:rPr>
          <w:rFonts w:ascii="Times New Roman" w:hAnsi="Times New Roman" w:cs="Times New Roman" w:hint="eastAsia"/>
          <w:sz w:val="28"/>
          <w:szCs w:val="48"/>
        </w:rPr>
        <w:t xml:space="preserve"> Severity Analysis</w:t>
      </w:r>
      <w:r w:rsidR="00CA5CB1" w:rsidRPr="00DF564E">
        <w:rPr>
          <w:rFonts w:ascii="Times New Roman" w:hAnsi="Times New Roman" w:cs="Times New Roman"/>
          <w:sz w:val="28"/>
          <w:szCs w:val="48"/>
        </w:rPr>
        <w:t xml:space="preserve"> in China and its Influential Factors</w:t>
      </w:r>
    </w:p>
    <w:p w:rsidR="00CA5CB1" w:rsidRPr="00DF564E" w:rsidRDefault="00CA5CB1" w:rsidP="001C680C">
      <w:pPr>
        <w:spacing w:afterLines="50"/>
        <w:jc w:val="left"/>
        <w:rPr>
          <w:rFonts w:ascii="Times New Roman" w:hAnsi="Times New Roman" w:cs="Times New Roman"/>
          <w:lang w:val="fr-FR"/>
        </w:rPr>
      </w:pPr>
      <w:r w:rsidRPr="00DF564E">
        <w:rPr>
          <w:rFonts w:ascii="Times New Roman" w:hAnsi="Times New Roman" w:cs="Times New Roman"/>
          <w:lang w:val="fr-FR"/>
        </w:rPr>
        <w:t>Wang, De-Yu</w:t>
      </w:r>
      <w:r w:rsidR="00F67141" w:rsidRPr="005E6EE1">
        <w:rPr>
          <w:rFonts w:ascii="Times New Roman" w:hAnsi="Times New Roman" w:cs="Times New Roman"/>
          <w:vertAlign w:val="superscript"/>
          <w:lang w:val="fr-FR"/>
        </w:rPr>
        <w:t>a</w:t>
      </w:r>
      <w:r w:rsidRPr="00DF564E">
        <w:rPr>
          <w:rFonts w:ascii="Times New Roman" w:hAnsi="Times New Roman" w:cs="Times New Roman"/>
          <w:lang w:val="fr-FR"/>
        </w:rPr>
        <w:t>; Ma, Liang</w:t>
      </w:r>
      <w:r w:rsidRPr="00DF564E">
        <w:rPr>
          <w:rFonts w:ascii="Times New Roman" w:hAnsi="Times New Roman" w:cs="Times New Roman"/>
          <w:vertAlign w:val="superscript"/>
          <w:lang w:val="fr-FR"/>
        </w:rPr>
        <w:t>*</w:t>
      </w:r>
      <w:r w:rsidR="00D202FE">
        <w:rPr>
          <w:rFonts w:ascii="Times New Roman" w:hAnsi="Times New Roman" w:cs="Times New Roman" w:hint="eastAsia"/>
          <w:vertAlign w:val="superscript"/>
          <w:lang w:val="fr-FR"/>
        </w:rPr>
        <w:t>a</w:t>
      </w:r>
      <w:r w:rsidRPr="00DF564E">
        <w:rPr>
          <w:rFonts w:ascii="Times New Roman" w:hAnsi="Times New Roman" w:cs="Times New Roman"/>
          <w:lang w:val="fr-FR"/>
        </w:rPr>
        <w:t>; Zhang, Wei</w:t>
      </w:r>
      <w:r w:rsidR="00F67141" w:rsidRPr="005E6EE1">
        <w:rPr>
          <w:rFonts w:ascii="Times New Roman" w:hAnsi="Times New Roman" w:cs="Times New Roman"/>
          <w:vertAlign w:val="superscript"/>
          <w:lang w:val="fr-FR"/>
        </w:rPr>
        <w:t>a</w:t>
      </w:r>
      <w:r w:rsidR="00D202FE">
        <w:rPr>
          <w:rFonts w:ascii="Times New Roman" w:hAnsi="Times New Roman" w:cs="Times New Roman"/>
          <w:lang w:val="fr-FR"/>
        </w:rPr>
        <w:t> </w:t>
      </w:r>
      <w:r w:rsidR="00D202FE">
        <w:rPr>
          <w:rFonts w:ascii="Times New Roman" w:hAnsi="Times New Roman" w:cs="Times New Roman" w:hint="eastAsia"/>
          <w:lang w:val="fr-FR"/>
        </w:rPr>
        <w:t xml:space="preserve">; </w:t>
      </w:r>
      <w:del w:id="0" w:author="WANG" w:date="2014-01-07T07:39:00Z">
        <w:r w:rsidR="00D202FE" w:rsidDel="00483F8B">
          <w:rPr>
            <w:rFonts w:ascii="Times New Roman" w:hAnsi="Times New Roman" w:cs="Times New Roman" w:hint="eastAsia"/>
            <w:lang w:val="fr-FR"/>
          </w:rPr>
          <w:delText xml:space="preserve">Yijing </w:delText>
        </w:r>
      </w:del>
      <w:r w:rsidR="00D202FE">
        <w:rPr>
          <w:rFonts w:ascii="Times New Roman" w:hAnsi="Times New Roman" w:cs="Times New Roman" w:hint="eastAsia"/>
          <w:lang w:val="fr-FR"/>
        </w:rPr>
        <w:t>Zhang</w:t>
      </w:r>
      <w:ins w:id="1" w:author="WANG" w:date="2014-01-07T07:39:00Z">
        <w:r w:rsidR="00483F8B" w:rsidRPr="00483F8B">
          <w:rPr>
            <w:rFonts w:ascii="Times New Roman" w:hAnsi="Times New Roman" w:cs="Times New Roman" w:hint="eastAsia"/>
            <w:lang w:val="fr-FR"/>
          </w:rPr>
          <w:t xml:space="preserve"> </w:t>
        </w:r>
        <w:r w:rsidR="00483F8B">
          <w:rPr>
            <w:rFonts w:ascii="Times New Roman" w:hAnsi="Times New Roman" w:cs="Times New Roman" w:hint="eastAsia"/>
            <w:lang w:val="fr-FR"/>
          </w:rPr>
          <w:t xml:space="preserve">Yi-Jing </w:t>
        </w:r>
      </w:ins>
      <w:r w:rsidR="00F67141" w:rsidRPr="005E6EE1">
        <w:rPr>
          <w:rFonts w:ascii="Times New Roman" w:hAnsi="Times New Roman" w:cs="Times New Roman"/>
          <w:vertAlign w:val="superscript"/>
          <w:lang w:val="fr-FR"/>
        </w:rPr>
        <w:t>b</w:t>
      </w:r>
    </w:p>
    <w:p w:rsidR="00CA5CB1" w:rsidRPr="00DF564E" w:rsidRDefault="00F67141" w:rsidP="00CA5CB1">
      <w:pPr>
        <w:pBdr>
          <w:bottom w:val="single" w:sz="6" w:space="1" w:color="auto"/>
        </w:pBdr>
        <w:rPr>
          <w:rFonts w:ascii="Times New Roman" w:hAnsi="Times New Roman" w:cs="Times New Roman"/>
          <w:i/>
          <w:sz w:val="18"/>
        </w:rPr>
      </w:pPr>
      <w:proofErr w:type="gramStart"/>
      <w:r w:rsidRPr="005E6EE1">
        <w:rPr>
          <w:rFonts w:ascii="Times New Roman" w:hAnsi="Times New Roman" w:cs="Times New Roman"/>
          <w:i/>
          <w:sz w:val="18"/>
          <w:vertAlign w:val="superscript"/>
        </w:rPr>
        <w:t>a</w:t>
      </w:r>
      <w:r w:rsidR="00CA5CB1" w:rsidRPr="00DF564E">
        <w:rPr>
          <w:rFonts w:ascii="Times New Roman" w:hAnsi="Times New Roman" w:cs="Times New Roman"/>
          <w:i/>
          <w:sz w:val="18"/>
        </w:rPr>
        <w:t>Department</w:t>
      </w:r>
      <w:proofErr w:type="gramEnd"/>
      <w:r w:rsidR="00CA5CB1" w:rsidRPr="00DF564E">
        <w:rPr>
          <w:rFonts w:ascii="Times New Roman" w:hAnsi="Times New Roman" w:cs="Times New Roman"/>
          <w:i/>
          <w:sz w:val="18"/>
        </w:rPr>
        <w:t xml:space="preserve"> of Industrial Engineering, Tsinghua University, Beijing 100084, China</w:t>
      </w:r>
    </w:p>
    <w:p w:rsidR="00D202FE" w:rsidRPr="00D202FE" w:rsidRDefault="00D202FE" w:rsidP="00D202FE">
      <w:pPr>
        <w:pBdr>
          <w:bottom w:val="single" w:sz="6" w:space="1" w:color="auto"/>
        </w:pBdr>
        <w:rPr>
          <w:rFonts w:ascii="Times New Roman" w:hAnsi="Times New Roman" w:cs="Times New Roman"/>
          <w:i/>
          <w:sz w:val="18"/>
        </w:rPr>
      </w:pPr>
    </w:p>
    <w:p w:rsidR="00CA5CB1" w:rsidRDefault="00F67141" w:rsidP="00D202FE">
      <w:pPr>
        <w:pBdr>
          <w:bottom w:val="single" w:sz="6" w:space="1" w:color="auto"/>
        </w:pBdr>
        <w:rPr>
          <w:rFonts w:ascii="Times New Roman" w:hAnsi="Times New Roman" w:cs="Times New Roman"/>
          <w:i/>
          <w:sz w:val="18"/>
        </w:rPr>
      </w:pPr>
      <w:proofErr w:type="gramStart"/>
      <w:r w:rsidRPr="005E6EE1">
        <w:rPr>
          <w:rFonts w:ascii="Times New Roman" w:hAnsi="Times New Roman" w:cs="Times New Roman"/>
          <w:i/>
          <w:sz w:val="18"/>
          <w:vertAlign w:val="superscript"/>
        </w:rPr>
        <w:t>b</w:t>
      </w:r>
      <w:r w:rsidR="00D202FE" w:rsidRPr="00D202FE">
        <w:rPr>
          <w:rFonts w:ascii="Times New Roman" w:hAnsi="Times New Roman" w:cs="Times New Roman"/>
          <w:i/>
          <w:sz w:val="18"/>
        </w:rPr>
        <w:t>National</w:t>
      </w:r>
      <w:proofErr w:type="gramEnd"/>
      <w:r w:rsidR="00D202FE" w:rsidRPr="00D202FE">
        <w:rPr>
          <w:rFonts w:ascii="Times New Roman" w:hAnsi="Times New Roman" w:cs="Times New Roman"/>
          <w:i/>
          <w:sz w:val="18"/>
        </w:rPr>
        <w:t xml:space="preserve"> Key Laboratory of Human Factors Engineering, China Astronaut Research and Training Center, Beijing, 100094, P.R. China</w:t>
      </w:r>
    </w:p>
    <w:p w:rsidR="00131B43" w:rsidRPr="00DF564E" w:rsidRDefault="00131B43" w:rsidP="00D202FE">
      <w:pPr>
        <w:pBdr>
          <w:bottom w:val="single" w:sz="6" w:space="1" w:color="auto"/>
        </w:pBdr>
        <w:rPr>
          <w:rFonts w:ascii="Times New Roman" w:hAnsi="Times New Roman" w:cs="Times New Roman"/>
          <w:i/>
          <w:sz w:val="18"/>
        </w:rPr>
      </w:pPr>
    </w:p>
    <w:p w:rsidR="00CA5CB1" w:rsidRPr="00DF564E" w:rsidRDefault="00CA5CB1" w:rsidP="00CA5CB1">
      <w:pPr>
        <w:pBdr>
          <w:bottom w:val="single" w:sz="6" w:space="1" w:color="auto"/>
        </w:pBdr>
        <w:rPr>
          <w:rFonts w:ascii="Times New Roman" w:hAnsi="Times New Roman" w:cs="Times New Roman"/>
        </w:rPr>
      </w:pPr>
      <w:r w:rsidRPr="00DF564E">
        <w:rPr>
          <w:rFonts w:ascii="Times New Roman" w:hAnsi="Times New Roman" w:cs="Times New Roman"/>
        </w:rPr>
        <w:t>*Corresponding author: Liang Ma, Ph.</w:t>
      </w:r>
      <w:ins w:id="2" w:author="WANG" w:date="2014-01-07T07:38:00Z">
        <w:r w:rsidR="00AE59E9">
          <w:rPr>
            <w:rFonts w:ascii="Times New Roman" w:hAnsi="Times New Roman" w:cs="Times New Roman" w:hint="eastAsia"/>
          </w:rPr>
          <w:t xml:space="preserve"> </w:t>
        </w:r>
      </w:ins>
      <w:r w:rsidRPr="00DF564E">
        <w:rPr>
          <w:rFonts w:ascii="Times New Roman" w:hAnsi="Times New Roman" w:cs="Times New Roman"/>
        </w:rPr>
        <w:t>D, Associate Professor</w:t>
      </w:r>
    </w:p>
    <w:p w:rsidR="00CA5CB1" w:rsidRPr="00DF564E" w:rsidRDefault="00CA5CB1" w:rsidP="00CA5CB1">
      <w:pPr>
        <w:pBdr>
          <w:bottom w:val="single" w:sz="6" w:space="1" w:color="auto"/>
        </w:pBdr>
        <w:rPr>
          <w:rFonts w:ascii="Times New Roman" w:hAnsi="Times New Roman" w:cs="Times New Roman"/>
        </w:rPr>
      </w:pPr>
      <w:r w:rsidRPr="00DF564E">
        <w:rPr>
          <w:rFonts w:ascii="Times New Roman" w:hAnsi="Times New Roman" w:cs="Times New Roman"/>
        </w:rPr>
        <w:t xml:space="preserve">Postal address: </w:t>
      </w:r>
    </w:p>
    <w:p w:rsidR="00CA5CB1" w:rsidRPr="00DF564E" w:rsidRDefault="00CA5CB1" w:rsidP="00CA5CB1">
      <w:pPr>
        <w:pBdr>
          <w:bottom w:val="single" w:sz="6" w:space="1" w:color="auto"/>
        </w:pBdr>
        <w:rPr>
          <w:rFonts w:ascii="Times New Roman" w:hAnsi="Times New Roman" w:cs="Times New Roman"/>
        </w:rPr>
      </w:pPr>
      <w:r w:rsidRPr="00DF564E">
        <w:rPr>
          <w:rFonts w:ascii="Times New Roman" w:hAnsi="Times New Roman" w:cs="Times New Roman"/>
        </w:rPr>
        <w:t>Department of Industrial Engineering, Tsinghua University, 100084, Beijing, P.</w:t>
      </w:r>
      <w:ins w:id="3" w:author="WANG" w:date="2014-01-07T07:38:00Z">
        <w:r w:rsidR="00AE59E9">
          <w:rPr>
            <w:rFonts w:ascii="Times New Roman" w:hAnsi="Times New Roman" w:cs="Times New Roman" w:hint="eastAsia"/>
          </w:rPr>
          <w:t xml:space="preserve"> </w:t>
        </w:r>
      </w:ins>
      <w:r w:rsidRPr="00DF564E">
        <w:rPr>
          <w:rFonts w:ascii="Times New Roman" w:hAnsi="Times New Roman" w:cs="Times New Roman"/>
        </w:rPr>
        <w:t>R.</w:t>
      </w:r>
      <w:ins w:id="4" w:author="WANG" w:date="2014-01-07T07:38:00Z">
        <w:r w:rsidR="00AE59E9">
          <w:rPr>
            <w:rFonts w:ascii="Times New Roman" w:hAnsi="Times New Roman" w:cs="Times New Roman" w:hint="eastAsia"/>
          </w:rPr>
          <w:t xml:space="preserve"> </w:t>
        </w:r>
      </w:ins>
      <w:r w:rsidRPr="00DF564E">
        <w:rPr>
          <w:rFonts w:ascii="Times New Roman" w:hAnsi="Times New Roman" w:cs="Times New Roman"/>
        </w:rPr>
        <w:t>China</w:t>
      </w:r>
    </w:p>
    <w:p w:rsidR="00CA5CB1" w:rsidRPr="00DF564E" w:rsidRDefault="00CA5CB1" w:rsidP="00CA5CB1">
      <w:pPr>
        <w:pBdr>
          <w:bottom w:val="single" w:sz="6" w:space="1" w:color="auto"/>
        </w:pBdr>
        <w:rPr>
          <w:rFonts w:ascii="Times New Roman" w:hAnsi="Times New Roman" w:cs="Times New Roman"/>
        </w:rPr>
      </w:pPr>
      <w:r w:rsidRPr="00DF564E">
        <w:rPr>
          <w:rFonts w:ascii="Times New Roman" w:hAnsi="Times New Roman" w:cs="Times New Roman"/>
        </w:rPr>
        <w:t>Tel.: +86-10-62792665; Fax: +86-10-62794399 E-mail: liangma@tsinghua.edu.cn</w:t>
      </w:r>
    </w:p>
    <w:p w:rsidR="00CA5CB1" w:rsidRPr="00DF564E" w:rsidRDefault="00CA5CB1" w:rsidP="00CA5CB1">
      <w:pPr>
        <w:rPr>
          <w:rFonts w:ascii="Times New Roman" w:hAnsi="Times New Roman" w:cs="Times New Roman"/>
        </w:rPr>
      </w:pPr>
    </w:p>
    <w:p w:rsidR="00CA5CB1" w:rsidRPr="005E6EE1" w:rsidRDefault="00F67141" w:rsidP="00CA5CB1">
      <w:pPr>
        <w:rPr>
          <w:rFonts w:ascii="Times New Roman" w:hAnsi="Times New Roman" w:cs="Times New Roman"/>
          <w:b/>
        </w:rPr>
      </w:pPr>
      <w:r w:rsidRPr="005E6EE1">
        <w:rPr>
          <w:rFonts w:ascii="Times New Roman" w:hAnsi="Times New Roman" w:cs="Times New Roman"/>
          <w:b/>
        </w:rPr>
        <w:t>Abstract</w:t>
      </w:r>
    </w:p>
    <w:p w:rsidR="006A159F" w:rsidRDefault="006A159F" w:rsidP="00CA5CB1">
      <w:pPr>
        <w:rPr>
          <w:rFonts w:ascii="Times New Roman" w:hAnsi="Times New Roman" w:cs="Times New Roman"/>
          <w:b/>
          <w:i/>
        </w:rPr>
      </w:pPr>
    </w:p>
    <w:p w:rsidR="0097422C" w:rsidRDefault="00F67141" w:rsidP="00CA5CB1">
      <w:pPr>
        <w:rPr>
          <w:rFonts w:ascii="Times New Roman" w:hAnsi="Times New Roman" w:cs="Times New Roman"/>
        </w:rPr>
      </w:pPr>
      <w:r w:rsidRPr="005E6EE1">
        <w:rPr>
          <w:rFonts w:ascii="Times New Roman" w:hAnsi="Times New Roman" w:cs="Times New Roman"/>
          <w:i/>
        </w:rPr>
        <w:t>Background</w:t>
      </w:r>
      <w:r w:rsidR="00CA5CB1" w:rsidRPr="00DF564E">
        <w:rPr>
          <w:rFonts w:ascii="Times New Roman" w:hAnsi="Times New Roman" w:cs="Times New Roman"/>
          <w:i/>
        </w:rPr>
        <w:t>:</w:t>
      </w:r>
      <w:r w:rsidR="00CA5CB1" w:rsidRPr="00DF564E">
        <w:rPr>
          <w:rFonts w:ascii="Times New Roman" w:hAnsi="Times New Roman" w:cs="Times New Roman"/>
        </w:rPr>
        <w:t xml:space="preserve"> In recent </w:t>
      </w:r>
      <w:r w:rsidR="001A183B" w:rsidRPr="00DF564E">
        <w:rPr>
          <w:rFonts w:ascii="Times New Roman" w:hAnsi="Times New Roman" w:cs="Times New Roman"/>
        </w:rPr>
        <w:t>decade</w:t>
      </w:r>
      <w:r w:rsidR="00CA5CB1" w:rsidRPr="00DF564E">
        <w:rPr>
          <w:rFonts w:ascii="Times New Roman" w:hAnsi="Times New Roman" w:cs="Times New Roman"/>
        </w:rPr>
        <w:t xml:space="preserve">, despite the decrease in average road traffic fatalities per capita, severity of accidents in terms of fatality rate and </w:t>
      </w:r>
      <w:r w:rsidR="00665D0F">
        <w:rPr>
          <w:rFonts w:ascii="Times New Roman" w:hAnsi="Times New Roman" w:cs="Times New Roman" w:hint="eastAsia"/>
        </w:rPr>
        <w:t>injury</w:t>
      </w:r>
      <w:ins w:id="5" w:author="WANG" w:date="2014-01-07T07:38:00Z">
        <w:r w:rsidR="00AE59E9">
          <w:rPr>
            <w:rFonts w:ascii="Times New Roman" w:hAnsi="Times New Roman" w:cs="Times New Roman" w:hint="eastAsia"/>
          </w:rPr>
          <w:t xml:space="preserve"> </w:t>
        </w:r>
      </w:ins>
      <w:r w:rsidR="00CA5CB1" w:rsidRPr="00DF564E">
        <w:rPr>
          <w:rFonts w:ascii="Times New Roman" w:hAnsi="Times New Roman" w:cs="Times New Roman"/>
        </w:rPr>
        <w:t xml:space="preserve">rate have been on the rise in China. </w:t>
      </w:r>
      <w:r w:rsidRPr="005E6EE1">
        <w:rPr>
          <w:rFonts w:ascii="Times New Roman" w:hAnsi="Times New Roman" w:cs="Times New Roman"/>
          <w:i/>
        </w:rPr>
        <w:t>Purpose</w:t>
      </w:r>
      <w:r w:rsidR="00CA5CB1" w:rsidRPr="00DF564E">
        <w:rPr>
          <w:rFonts w:ascii="Times New Roman" w:hAnsi="Times New Roman" w:cs="Times New Roman"/>
          <w:i/>
        </w:rPr>
        <w:t xml:space="preserve">: </w:t>
      </w:r>
      <w:r w:rsidR="00CA5CB1" w:rsidRPr="00DF564E">
        <w:rPr>
          <w:rFonts w:ascii="Times New Roman" w:hAnsi="Times New Roman" w:cs="Times New Roman"/>
        </w:rPr>
        <w:t xml:space="preserve">The purpose of this study is to find key factors causing the increase of the </w:t>
      </w:r>
      <w:r w:rsidR="00835478">
        <w:rPr>
          <w:rFonts w:ascii="Times New Roman" w:hAnsi="Times New Roman" w:cs="Times New Roman" w:hint="eastAsia"/>
        </w:rPr>
        <w:t xml:space="preserve">accident </w:t>
      </w:r>
      <w:r w:rsidR="00CA5CB1" w:rsidRPr="00DF564E">
        <w:rPr>
          <w:rFonts w:ascii="Times New Roman" w:hAnsi="Times New Roman" w:cs="Times New Roman"/>
        </w:rPr>
        <w:t xml:space="preserve">severity in road traffic in China from 2000 to </w:t>
      </w:r>
      <w:del w:id="6" w:author="Liang Ma" w:date="2014-05-16T21:15:00Z">
        <w:r w:rsidR="00CA5CB1" w:rsidRPr="00DF564E" w:rsidDel="00E57E18">
          <w:rPr>
            <w:rFonts w:ascii="Times New Roman" w:hAnsi="Times New Roman" w:cs="Times New Roman"/>
          </w:rPr>
          <w:delText>2010</w:delText>
        </w:r>
      </w:del>
      <w:ins w:id="7" w:author="Liang Ma" w:date="2014-05-16T21:15:00Z">
        <w:r w:rsidR="00E57E18">
          <w:rPr>
            <w:rFonts w:ascii="Times New Roman" w:hAnsi="Times New Roman" w:cs="Times New Roman"/>
          </w:rPr>
          <w:t>2012</w:t>
        </w:r>
      </w:ins>
      <w:r w:rsidR="00CA5CB1" w:rsidRPr="00DF564E">
        <w:rPr>
          <w:rFonts w:ascii="Times New Roman" w:hAnsi="Times New Roman" w:cs="Times New Roman"/>
        </w:rPr>
        <w:t xml:space="preserve">. </w:t>
      </w:r>
    </w:p>
    <w:p w:rsidR="0097422C" w:rsidRDefault="00F67141" w:rsidP="00CA5CB1">
      <w:pPr>
        <w:rPr>
          <w:rFonts w:ascii="Times New Roman" w:hAnsi="Times New Roman" w:cs="Times New Roman"/>
        </w:rPr>
      </w:pPr>
      <w:r w:rsidRPr="005E6EE1">
        <w:rPr>
          <w:rFonts w:ascii="Times New Roman" w:hAnsi="Times New Roman" w:cs="Times New Roman"/>
          <w:i/>
        </w:rPr>
        <w:t>Method</w:t>
      </w:r>
      <w:r w:rsidR="00CA5CB1" w:rsidRPr="00DF564E">
        <w:rPr>
          <w:rFonts w:ascii="Times New Roman" w:hAnsi="Times New Roman" w:cs="Times New Roman"/>
          <w:i/>
        </w:rPr>
        <w:t>:</w:t>
      </w:r>
      <w:r w:rsidR="00CA5CB1" w:rsidRPr="00DF564E">
        <w:rPr>
          <w:rFonts w:ascii="Times New Roman" w:hAnsi="Times New Roman" w:cs="Times New Roman"/>
        </w:rPr>
        <w:t xml:space="preserve"> The severity of traffic accidents is </w:t>
      </w:r>
      <w:del w:id="8" w:author="Liang Ma" w:date="2014-05-16T21:15:00Z">
        <w:r w:rsidR="00C41FF9" w:rsidDel="00FA79C8">
          <w:rPr>
            <w:rFonts w:ascii="Times New Roman" w:hAnsi="Times New Roman" w:cs="Times New Roman" w:hint="eastAsia"/>
          </w:rPr>
          <w:delText>quantified</w:delText>
        </w:r>
      </w:del>
      <w:ins w:id="9" w:author="WANG" w:date="2014-01-07T07:38:00Z">
        <w:del w:id="10" w:author="Liang Ma" w:date="2014-05-16T21:15:00Z">
          <w:r w:rsidR="00AE59E9" w:rsidDel="00FA79C8">
            <w:rPr>
              <w:rFonts w:ascii="Times New Roman" w:hAnsi="Times New Roman" w:cs="Times New Roman" w:hint="eastAsia"/>
            </w:rPr>
            <w:delText xml:space="preserve"> </w:delText>
          </w:r>
        </w:del>
      </w:ins>
      <w:ins w:id="11" w:author="Liang Ma" w:date="2014-05-16T21:15:00Z">
        <w:r w:rsidR="00FA79C8">
          <w:rPr>
            <w:rFonts w:ascii="Times New Roman" w:hAnsi="Times New Roman" w:cs="Times New Roman"/>
          </w:rPr>
          <w:t>measured</w:t>
        </w:r>
        <w:r w:rsidR="00FA79C8">
          <w:rPr>
            <w:rFonts w:ascii="Times New Roman" w:hAnsi="Times New Roman" w:cs="Times New Roman" w:hint="eastAsia"/>
          </w:rPr>
          <w:t xml:space="preserve"> </w:t>
        </w:r>
      </w:ins>
      <w:r w:rsidR="00CA5CB1" w:rsidRPr="00DF564E">
        <w:rPr>
          <w:rFonts w:ascii="Times New Roman" w:hAnsi="Times New Roman" w:cs="Times New Roman"/>
        </w:rPr>
        <w:t xml:space="preserve">by </w:t>
      </w:r>
      <w:r w:rsidR="004C2078">
        <w:rPr>
          <w:rFonts w:ascii="Times New Roman" w:hAnsi="Times New Roman" w:cs="Times New Roman" w:hint="eastAsia"/>
        </w:rPr>
        <w:t xml:space="preserve">two factors: </w:t>
      </w:r>
      <w:r w:rsidR="00FA2C7E">
        <w:rPr>
          <w:rFonts w:ascii="Times New Roman" w:hAnsi="Times New Roman" w:cs="Times New Roman" w:hint="eastAsia"/>
        </w:rPr>
        <w:t>Human Damage Level</w:t>
      </w:r>
      <w:r w:rsidR="00840C6E">
        <w:rPr>
          <w:rFonts w:ascii="Times New Roman" w:hAnsi="Times New Roman" w:cs="Times New Roman" w:hint="eastAsia"/>
        </w:rPr>
        <w:t xml:space="preserve"> (HD)</w:t>
      </w:r>
      <w:r w:rsidR="00FA2C7E">
        <w:rPr>
          <w:rFonts w:ascii="Times New Roman" w:hAnsi="Times New Roman" w:cs="Times New Roman" w:hint="eastAsia"/>
        </w:rPr>
        <w:t xml:space="preserve"> and Fatality </w:t>
      </w:r>
      <w:r w:rsidR="002D5882">
        <w:rPr>
          <w:rFonts w:ascii="Times New Roman" w:hAnsi="Times New Roman" w:cs="Times New Roman" w:hint="eastAsia"/>
        </w:rPr>
        <w:t>R</w:t>
      </w:r>
      <w:r w:rsidR="00FA2C7E">
        <w:rPr>
          <w:rFonts w:ascii="Times New Roman" w:hAnsi="Times New Roman" w:cs="Times New Roman" w:hint="eastAsia"/>
        </w:rPr>
        <w:t>ate</w:t>
      </w:r>
      <w:r w:rsidR="00DA36D6">
        <w:rPr>
          <w:rFonts w:ascii="Times New Roman" w:hAnsi="Times New Roman" w:cs="Times New Roman" w:hint="eastAsia"/>
        </w:rPr>
        <w:t xml:space="preserve"> (FR)</w:t>
      </w:r>
      <w:r w:rsidR="00CA5CB1" w:rsidRPr="00DF564E">
        <w:rPr>
          <w:rFonts w:ascii="Times New Roman" w:hAnsi="Times New Roman" w:cs="Times New Roman"/>
        </w:rPr>
        <w:t xml:space="preserve">. </w:t>
      </w:r>
      <w:r w:rsidR="00A132C3">
        <w:rPr>
          <w:rFonts w:ascii="Times New Roman" w:hAnsi="Times New Roman" w:cs="Times New Roman" w:hint="eastAsia"/>
        </w:rPr>
        <w:t>National c</w:t>
      </w:r>
      <w:r w:rsidR="007215C0">
        <w:rPr>
          <w:rFonts w:ascii="Times New Roman" w:hAnsi="Times New Roman" w:cs="Times New Roman" w:hint="eastAsia"/>
        </w:rPr>
        <w:t>ensus</w:t>
      </w:r>
      <w:r w:rsidR="00CA5CB1" w:rsidRPr="00DF564E">
        <w:rPr>
          <w:rFonts w:ascii="Times New Roman" w:hAnsi="Times New Roman" w:cs="Times New Roman"/>
        </w:rPr>
        <w:t xml:space="preserve"> figures </w:t>
      </w:r>
      <w:r w:rsidR="00DB0F53">
        <w:rPr>
          <w:rFonts w:ascii="Times New Roman" w:hAnsi="Times New Roman" w:cs="Times New Roman" w:hint="eastAsia"/>
        </w:rPr>
        <w:t xml:space="preserve">under different categorizations </w:t>
      </w:r>
      <w:r w:rsidR="00CA5CB1" w:rsidRPr="00DF564E">
        <w:rPr>
          <w:rFonts w:ascii="Times New Roman" w:hAnsi="Times New Roman" w:cs="Times New Roman"/>
        </w:rPr>
        <w:t>are used to analyze the severity of different types of accidents</w:t>
      </w:r>
      <w:r w:rsidR="00A21617">
        <w:rPr>
          <w:rFonts w:ascii="Times New Roman" w:hAnsi="Times New Roman" w:cs="Times New Roman" w:hint="eastAsia"/>
        </w:rPr>
        <w:t>,</w:t>
      </w:r>
      <w:r w:rsidR="00CA5CB1" w:rsidRPr="00DF564E">
        <w:rPr>
          <w:rFonts w:ascii="Times New Roman" w:hAnsi="Times New Roman" w:cs="Times New Roman"/>
        </w:rPr>
        <w:t xml:space="preserve"> and further to </w:t>
      </w:r>
      <w:del w:id="12" w:author="Liang Ma" w:date="2014-05-16T21:17:00Z">
        <w:r w:rsidR="00CA5CB1" w:rsidRPr="00DF564E" w:rsidDel="005523EF">
          <w:rPr>
            <w:rFonts w:ascii="Times New Roman" w:hAnsi="Times New Roman" w:cs="Times New Roman"/>
          </w:rPr>
          <w:delText xml:space="preserve">determine </w:delText>
        </w:r>
      </w:del>
      <w:ins w:id="13" w:author="Liang Ma" w:date="2014-05-16T21:17:00Z">
        <w:r w:rsidR="005523EF">
          <w:rPr>
            <w:rFonts w:ascii="Times New Roman" w:hAnsi="Times New Roman" w:cs="Times New Roman"/>
          </w:rPr>
          <w:t>analyze</w:t>
        </w:r>
        <w:r w:rsidR="005523EF" w:rsidRPr="00DF564E">
          <w:rPr>
            <w:rFonts w:ascii="Times New Roman" w:hAnsi="Times New Roman" w:cs="Times New Roman"/>
          </w:rPr>
          <w:t xml:space="preserve"> </w:t>
        </w:r>
      </w:ins>
      <w:r w:rsidR="00CA5CB1" w:rsidRPr="00DF564E">
        <w:rPr>
          <w:rFonts w:ascii="Times New Roman" w:hAnsi="Times New Roman" w:cs="Times New Roman"/>
        </w:rPr>
        <w:t>the key factors contribut</w:t>
      </w:r>
      <w:r w:rsidR="00534C10">
        <w:rPr>
          <w:rFonts w:ascii="Times New Roman" w:hAnsi="Times New Roman" w:cs="Times New Roman" w:hint="eastAsia"/>
        </w:rPr>
        <w:t>ing</w:t>
      </w:r>
      <w:r w:rsidR="00CA5CB1" w:rsidRPr="00DF564E">
        <w:rPr>
          <w:rFonts w:ascii="Times New Roman" w:hAnsi="Times New Roman" w:cs="Times New Roman"/>
        </w:rPr>
        <w:t xml:space="preserve"> to the</w:t>
      </w:r>
      <w:r w:rsidR="00E16879">
        <w:rPr>
          <w:rFonts w:ascii="Times New Roman" w:hAnsi="Times New Roman" w:cs="Times New Roman" w:hint="eastAsia"/>
        </w:rPr>
        <w:t xml:space="preserve"> rise of</w:t>
      </w:r>
      <w:ins w:id="14" w:author="WANG" w:date="2014-01-07T07:38:00Z">
        <w:r w:rsidR="00AE59E9">
          <w:rPr>
            <w:rFonts w:ascii="Times New Roman" w:hAnsi="Times New Roman" w:cs="Times New Roman" w:hint="eastAsia"/>
          </w:rPr>
          <w:t xml:space="preserve"> </w:t>
        </w:r>
      </w:ins>
      <w:r w:rsidR="00E16879">
        <w:rPr>
          <w:rFonts w:ascii="Times New Roman" w:hAnsi="Times New Roman" w:cs="Times New Roman" w:hint="eastAsia"/>
        </w:rPr>
        <w:t>accident severity</w:t>
      </w:r>
      <w:r w:rsidR="00CA5CB1" w:rsidRPr="00DF564E">
        <w:rPr>
          <w:rFonts w:ascii="Times New Roman" w:hAnsi="Times New Roman" w:cs="Times New Roman"/>
        </w:rPr>
        <w:t xml:space="preserve">. Local data of major cities and provinces are also compared with national census figures to check the consistency of </w:t>
      </w:r>
      <w:r w:rsidR="00121D55" w:rsidRPr="00DF564E">
        <w:rPr>
          <w:rFonts w:ascii="Times New Roman" w:hAnsi="Times New Roman" w:cs="Times New Roman"/>
        </w:rPr>
        <w:t xml:space="preserve">the </w:t>
      </w:r>
      <w:r w:rsidR="00A10245">
        <w:rPr>
          <w:rFonts w:ascii="Times New Roman" w:hAnsi="Times New Roman" w:cs="Times New Roman" w:hint="eastAsia"/>
        </w:rPr>
        <w:t>data</w:t>
      </w:r>
      <w:r w:rsidR="00CA5CB1" w:rsidRPr="00DF564E">
        <w:rPr>
          <w:rFonts w:ascii="Times New Roman" w:hAnsi="Times New Roman" w:cs="Times New Roman"/>
        </w:rPr>
        <w:t xml:space="preserve">. </w:t>
      </w:r>
    </w:p>
    <w:p w:rsidR="006A159F" w:rsidRDefault="00F67141" w:rsidP="00CA5CB1">
      <w:pPr>
        <w:rPr>
          <w:rFonts w:ascii="Times New Roman" w:hAnsi="Times New Roman" w:cs="Times New Roman"/>
        </w:rPr>
      </w:pPr>
      <w:r w:rsidRPr="005E6EE1">
        <w:rPr>
          <w:rFonts w:ascii="Times New Roman" w:hAnsi="Times New Roman" w:cs="Times New Roman"/>
          <w:i/>
        </w:rPr>
        <w:t>Results</w:t>
      </w:r>
      <w:r w:rsidR="00CA5CB1" w:rsidRPr="00DF564E">
        <w:rPr>
          <w:rFonts w:ascii="Times New Roman" w:hAnsi="Times New Roman" w:cs="Times New Roman"/>
          <w:i/>
        </w:rPr>
        <w:t>:</w:t>
      </w:r>
      <w:r w:rsidR="00CA5CB1" w:rsidRPr="00DF564E">
        <w:rPr>
          <w:rFonts w:ascii="Times New Roman" w:hAnsi="Times New Roman" w:cs="Times New Roman"/>
        </w:rPr>
        <w:t xml:space="preserve"> The overall </w:t>
      </w:r>
      <w:r w:rsidR="00840C6E">
        <w:rPr>
          <w:rFonts w:ascii="Times New Roman" w:hAnsi="Times New Roman" w:cs="Times New Roman" w:hint="eastAsia"/>
        </w:rPr>
        <w:t>HD</w:t>
      </w:r>
      <w:r w:rsidR="00CA5CB1" w:rsidRPr="00DF564E">
        <w:rPr>
          <w:rFonts w:ascii="Times New Roman" w:hAnsi="Times New Roman" w:cs="Times New Roman"/>
        </w:rPr>
        <w:t xml:space="preserve"> of accidents in China has increased by</w:t>
      </w:r>
      <w:ins w:id="15" w:author="Liang Ma" w:date="2014-05-16T21:18:00Z">
        <w:r w:rsidR="00CE281A">
          <w:rPr>
            <w:rFonts w:ascii="Times New Roman" w:hAnsi="Times New Roman" w:cs="Times New Roman"/>
          </w:rPr>
          <w:t xml:space="preserve"> </w:t>
        </w:r>
      </w:ins>
      <w:r w:rsidR="00015E4B" w:rsidRPr="00015E4B">
        <w:rPr>
          <w:rFonts w:ascii="Times New Roman" w:hAnsi="Times New Roman" w:cs="Times New Roman"/>
          <w:highlight w:val="yellow"/>
          <w:rPrChange w:id="16" w:author="Liang Ma" w:date="2014-05-16T21:18:00Z">
            <w:rPr>
              <w:rFonts w:ascii="Times New Roman" w:hAnsi="Times New Roman" w:cs="Times New Roman"/>
            </w:rPr>
          </w:rPrChange>
        </w:rPr>
        <w:t>75.33% from 2000 to 2010,</w:t>
      </w:r>
      <w:r w:rsidR="00CA5CB1" w:rsidRPr="00DF564E">
        <w:rPr>
          <w:rFonts w:ascii="Times New Roman" w:hAnsi="Times New Roman" w:cs="Times New Roman"/>
        </w:rPr>
        <w:t xml:space="preserve"> while the </w:t>
      </w:r>
      <w:r w:rsidR="00E45FC1">
        <w:rPr>
          <w:rFonts w:ascii="Times New Roman" w:hAnsi="Times New Roman" w:cs="Times New Roman" w:hint="eastAsia"/>
        </w:rPr>
        <w:t>FR</w:t>
      </w:r>
      <w:r w:rsidR="00CA5CB1" w:rsidRPr="00DF564E">
        <w:rPr>
          <w:rFonts w:ascii="Times New Roman" w:hAnsi="Times New Roman" w:cs="Times New Roman"/>
        </w:rPr>
        <w:t xml:space="preserve"> has increased by</w:t>
      </w:r>
      <w:ins w:id="17" w:author="Liang Ma" w:date="2014-05-16T21:18:00Z">
        <w:r w:rsidR="00504AA7">
          <w:rPr>
            <w:rFonts w:ascii="Times New Roman" w:hAnsi="Times New Roman" w:cs="Times New Roman"/>
          </w:rPr>
          <w:t xml:space="preserve"> </w:t>
        </w:r>
      </w:ins>
      <w:r w:rsidR="00015E4B" w:rsidRPr="00015E4B">
        <w:rPr>
          <w:rFonts w:ascii="Times New Roman" w:hAnsi="Times New Roman" w:cs="Times New Roman"/>
          <w:highlight w:val="yellow"/>
          <w:rPrChange w:id="18" w:author="Liang Ma" w:date="2014-05-16T21:18:00Z">
            <w:rPr>
              <w:rFonts w:ascii="Times New Roman" w:hAnsi="Times New Roman" w:cs="Times New Roman"/>
            </w:rPr>
          </w:rPrChange>
        </w:rPr>
        <w:t>11.5%</w:t>
      </w:r>
      <w:r w:rsidR="00CA5CB1" w:rsidRPr="00DF564E">
        <w:rPr>
          <w:rFonts w:ascii="Times New Roman" w:hAnsi="Times New Roman" w:cs="Times New Roman"/>
        </w:rPr>
        <w:t xml:space="preserve">. Severity of accidents on expressways has outgrown those on other types of road with an increase of </w:t>
      </w:r>
      <w:r w:rsidR="00015E4B" w:rsidRPr="00015E4B">
        <w:rPr>
          <w:rFonts w:ascii="Times New Roman" w:hAnsi="Times New Roman" w:cs="Times New Roman"/>
          <w:highlight w:val="yellow"/>
          <w:rPrChange w:id="19" w:author="Liang Ma" w:date="2014-05-16T21:19:00Z">
            <w:rPr>
              <w:rFonts w:ascii="Times New Roman" w:hAnsi="Times New Roman" w:cs="Times New Roman"/>
            </w:rPr>
          </w:rPrChange>
        </w:rPr>
        <w:t>306.2%</w:t>
      </w:r>
      <w:r w:rsidR="00CA5CB1" w:rsidRPr="00DF564E">
        <w:rPr>
          <w:rFonts w:ascii="Times New Roman" w:hAnsi="Times New Roman" w:cs="Times New Roman"/>
        </w:rPr>
        <w:t xml:space="preserve"> over the decade; fatality rate of freight vehicles is </w:t>
      </w:r>
      <w:r w:rsidR="00015E4B" w:rsidRPr="00015E4B">
        <w:rPr>
          <w:rFonts w:ascii="Times New Roman" w:hAnsi="Times New Roman" w:cs="Times New Roman"/>
          <w:highlight w:val="yellow"/>
          <w:rPrChange w:id="20" w:author="Liang Ma" w:date="2014-05-16T21:19:00Z">
            <w:rPr>
              <w:rFonts w:ascii="Times New Roman" w:hAnsi="Times New Roman" w:cs="Times New Roman"/>
            </w:rPr>
          </w:rPrChange>
        </w:rPr>
        <w:t>53.4%</w:t>
      </w:r>
      <w:r w:rsidR="00CA5CB1" w:rsidRPr="00DF564E">
        <w:rPr>
          <w:rFonts w:ascii="Times New Roman" w:hAnsi="Times New Roman" w:cs="Times New Roman"/>
        </w:rPr>
        <w:t xml:space="preserve"> higher than average; late night accidents also involve more fatalities than those happened in other </w:t>
      </w:r>
      <w:r w:rsidR="00F0422C">
        <w:rPr>
          <w:rFonts w:ascii="Times New Roman" w:hAnsi="Times New Roman" w:cs="Times New Roman" w:hint="eastAsia"/>
        </w:rPr>
        <w:t>periods of time</w:t>
      </w:r>
      <w:r w:rsidR="00CA5CB1" w:rsidRPr="00DF564E">
        <w:rPr>
          <w:rFonts w:ascii="Times New Roman" w:hAnsi="Times New Roman" w:cs="Times New Roman"/>
        </w:rPr>
        <w:t xml:space="preserve">; accidents caused by speeding have killed </w:t>
      </w:r>
      <w:r w:rsidR="00015E4B" w:rsidRPr="00015E4B">
        <w:rPr>
          <w:rFonts w:ascii="Times New Roman" w:hAnsi="Times New Roman" w:cs="Times New Roman"/>
          <w:highlight w:val="yellow"/>
          <w:rPrChange w:id="21" w:author="Liang Ma" w:date="2014-05-16T21:19:00Z">
            <w:rPr>
              <w:rFonts w:ascii="Times New Roman" w:hAnsi="Times New Roman" w:cs="Times New Roman"/>
            </w:rPr>
          </w:rPrChange>
        </w:rPr>
        <w:t>37.7%</w:t>
      </w:r>
      <w:r w:rsidR="00CA5CB1" w:rsidRPr="00DF564E">
        <w:rPr>
          <w:rFonts w:ascii="Times New Roman" w:hAnsi="Times New Roman" w:cs="Times New Roman"/>
        </w:rPr>
        <w:t xml:space="preserve"> more people per accident than those caused by other inadequate behaviors. </w:t>
      </w:r>
    </w:p>
    <w:p w:rsidR="00CA5CB1" w:rsidRPr="0080433E" w:rsidRDefault="00F67141" w:rsidP="00CA5CB1">
      <w:pPr>
        <w:rPr>
          <w:rFonts w:ascii="Times New Roman" w:hAnsi="Times New Roman" w:cs="Times New Roman"/>
        </w:rPr>
      </w:pPr>
      <w:r w:rsidRPr="005E6EE1">
        <w:rPr>
          <w:rFonts w:ascii="Times New Roman" w:hAnsi="Times New Roman" w:cs="Times New Roman"/>
          <w:i/>
        </w:rPr>
        <w:t>Conclusion</w:t>
      </w:r>
      <w:ins w:id="22" w:author="WANG" w:date="2014-01-07T07:39:00Z">
        <w:r w:rsidR="00483F8B">
          <w:rPr>
            <w:rFonts w:ascii="Times New Roman" w:hAnsi="Times New Roman" w:cs="Times New Roman" w:hint="eastAsia"/>
            <w:i/>
          </w:rPr>
          <w:t xml:space="preserve"> </w:t>
        </w:r>
      </w:ins>
      <w:r w:rsidR="0080433E">
        <w:rPr>
          <w:rFonts w:ascii="Times New Roman" w:hAnsi="Times New Roman" w:cs="Times New Roman" w:hint="eastAsia"/>
          <w:i/>
        </w:rPr>
        <w:t>&amp; Practical implementation</w:t>
      </w:r>
      <w:r w:rsidR="00CA5CB1" w:rsidRPr="00DF564E">
        <w:rPr>
          <w:rFonts w:ascii="Times New Roman" w:hAnsi="Times New Roman" w:cs="Times New Roman"/>
          <w:i/>
        </w:rPr>
        <w:t xml:space="preserve">: </w:t>
      </w:r>
      <w:del w:id="23" w:author="Liang Ma" w:date="2014-05-16T21:24:00Z">
        <w:r w:rsidR="00015E4B" w:rsidRPr="00015E4B">
          <w:rPr>
            <w:rFonts w:ascii="Times New Roman" w:hAnsi="Times New Roman" w:cs="Times New Roman"/>
            <w:highlight w:val="yellow"/>
            <w:rPrChange w:id="24" w:author="Liang Ma" w:date="2014-05-16T21:21:00Z">
              <w:rPr>
                <w:rFonts w:ascii="Times New Roman" w:hAnsi="Times New Roman" w:cs="Times New Roman"/>
              </w:rPr>
            </w:rPrChange>
          </w:rPr>
          <w:delText>The way in which the impact energy is released and the  protection</w:delText>
        </w:r>
      </w:del>
      <w:ins w:id="25" w:author="WANG" w:date="2014-01-07T07:40:00Z">
        <w:del w:id="26" w:author="Liang Ma" w:date="2014-05-16T21:24:00Z">
          <w:r w:rsidR="00015E4B" w:rsidRPr="00015E4B">
            <w:rPr>
              <w:rFonts w:ascii="Times New Roman" w:hAnsi="Times New Roman" w:cs="Times New Roman"/>
              <w:highlight w:val="yellow"/>
              <w:rPrChange w:id="27" w:author="Liang Ma" w:date="2014-05-16T21:21:00Z">
                <w:rPr>
                  <w:rFonts w:ascii="Times New Roman" w:hAnsi="Times New Roman" w:cs="Times New Roman"/>
                </w:rPr>
              </w:rPrChange>
            </w:rPr>
            <w:delText xml:space="preserve"> </w:delText>
          </w:r>
        </w:del>
      </w:ins>
      <w:ins w:id="28" w:author="WANG" w:date="2014-01-07T07:41:00Z">
        <w:del w:id="29" w:author="Liang Ma" w:date="2014-05-16T21:24:00Z">
          <w:r w:rsidR="00015E4B" w:rsidRPr="00015E4B">
            <w:rPr>
              <w:rFonts w:ascii="Times New Roman" w:hAnsi="Times New Roman" w:cs="Times New Roman"/>
              <w:highlight w:val="yellow"/>
              <w:rPrChange w:id="30" w:author="Liang Ma" w:date="2014-05-16T21:21:00Z">
                <w:rPr>
                  <w:rFonts w:ascii="Times New Roman" w:hAnsi="Times New Roman" w:cs="Times New Roman"/>
                </w:rPr>
              </w:rPrChange>
            </w:rPr>
            <w:delText>acquired by the victims</w:delText>
          </w:r>
        </w:del>
      </w:ins>
      <w:del w:id="31" w:author="Liang Ma" w:date="2014-05-16T21:24:00Z">
        <w:r w:rsidR="00015E4B" w:rsidRPr="00015E4B">
          <w:rPr>
            <w:rFonts w:ascii="Times New Roman" w:hAnsi="Times New Roman" w:cs="Times New Roman"/>
            <w:highlight w:val="yellow"/>
            <w:rPrChange w:id="32" w:author="Liang Ma" w:date="2014-05-16T21:21:00Z">
              <w:rPr>
                <w:rFonts w:ascii="Times New Roman" w:hAnsi="Times New Roman" w:cs="Times New Roman"/>
              </w:rPr>
            </w:rPrChange>
          </w:rPr>
          <w:delText xml:space="preserve"> are key variables contributing to the severity of traffic accident. </w:delText>
        </w:r>
        <w:r w:rsidR="00015E4B" w:rsidRPr="00015E4B">
          <w:rPr>
            <w:rFonts w:ascii="Times New Roman" w:hAnsi="Times New Roman" w:cs="Times New Roman"/>
            <w:color w:val="FF0000"/>
            <w:highlight w:val="yellow"/>
            <w:rPrChange w:id="33" w:author="Liang Ma" w:date="2014-05-16T21:21:00Z">
              <w:rPr>
                <w:rFonts w:ascii="Times New Roman" w:hAnsi="Times New Roman" w:cs="Times New Roman"/>
                <w:color w:val="FF0000"/>
              </w:rPr>
            </w:rPrChange>
          </w:rPr>
          <w:delText>The road infrastructure should be improved to separate different types of road users including vehicles of different sizes and weights; helmet and other protections for riders should be enforced mandatorily; both upper and lower speed limits should be implemented more strictly; safety standards for trucks and buses should be raised. For better understandings of the accidents on road, the statistics authorities should enhance traffic accidents survey and document the details by collecting accident property data and driver/passenger restraints/protection status.</w:delText>
        </w:r>
      </w:del>
      <w:ins w:id="34" w:author="Liang Ma" w:date="2014-05-16T21:21:00Z">
        <w:r w:rsidR="00504AA7">
          <w:rPr>
            <w:rFonts w:ascii="Times New Roman" w:hAnsi="Times New Roman" w:cs="Times New Roman"/>
            <w:color w:val="FF0000"/>
          </w:rPr>
          <w:t xml:space="preserve">An opposite trend was found between the decline of traffic accidents and the increase of accident severity. </w:t>
        </w:r>
      </w:ins>
      <w:ins w:id="35" w:author="Liang Ma" w:date="2014-05-16T21:22:00Z">
        <w:r w:rsidR="00865174">
          <w:rPr>
            <w:rFonts w:ascii="Times New Roman" w:hAnsi="Times New Roman" w:cs="Times New Roman"/>
            <w:color w:val="FF0000"/>
          </w:rPr>
          <w:t>Casual factors were analyzed based on census data, and it confirmed that the release way of the impact energy and the protection worn by the victims</w:t>
        </w:r>
      </w:ins>
      <w:ins w:id="36" w:author="Liang Ma" w:date="2014-05-16T21:23:00Z">
        <w:r w:rsidR="00865174">
          <w:rPr>
            <w:rFonts w:ascii="Times New Roman" w:hAnsi="Times New Roman" w:cs="Times New Roman"/>
            <w:color w:val="FF0000"/>
          </w:rPr>
          <w:t xml:space="preserve"> are key variables contributing to the severity of traffic accident. </w:t>
        </w:r>
      </w:ins>
      <w:ins w:id="37" w:author="Liang Ma" w:date="2014-05-16T21:21:00Z">
        <w:r w:rsidR="00504AA7">
          <w:rPr>
            <w:rFonts w:ascii="Times New Roman" w:hAnsi="Times New Roman" w:cs="Times New Roman"/>
            <w:color w:val="FF0000"/>
          </w:rPr>
          <w:t xml:space="preserve"> </w:t>
        </w:r>
      </w:ins>
    </w:p>
    <w:p w:rsidR="00CA5CB1" w:rsidRPr="00DF564E" w:rsidRDefault="00CA5CB1" w:rsidP="00CA5CB1">
      <w:pPr>
        <w:rPr>
          <w:rFonts w:ascii="Times New Roman" w:hAnsi="Times New Roman" w:cs="Times New Roman"/>
        </w:rPr>
      </w:pPr>
    </w:p>
    <w:p w:rsidR="00CA5CB1" w:rsidRPr="00DF564E" w:rsidRDefault="00CA5CB1" w:rsidP="00CA5CB1">
      <w:pPr>
        <w:rPr>
          <w:rFonts w:ascii="Times New Roman" w:hAnsi="Times New Roman" w:cs="Times New Roman"/>
        </w:rPr>
      </w:pPr>
      <w:r w:rsidRPr="00DF564E">
        <w:rPr>
          <w:rFonts w:ascii="Times New Roman" w:hAnsi="Times New Roman" w:cs="Times New Roman"/>
          <w:i/>
        </w:rPr>
        <w:lastRenderedPageBreak/>
        <w:t>Keywords:</w:t>
      </w:r>
      <w:r w:rsidRPr="00DF564E">
        <w:rPr>
          <w:rFonts w:ascii="Times New Roman" w:hAnsi="Times New Roman" w:cs="Times New Roman"/>
        </w:rPr>
        <w:t xml:space="preserve"> Traffic accidents; Accident severity; fatality rate; driving safety; vulnerable road user; China;</w:t>
      </w:r>
    </w:p>
    <w:p w:rsidR="00CA5CB1" w:rsidRPr="00DF564E" w:rsidRDefault="00CA5CB1" w:rsidP="00CA5CB1">
      <w:pPr>
        <w:rPr>
          <w:rFonts w:ascii="Times New Roman" w:hAnsi="Times New Roman" w:cs="Times New Roman"/>
        </w:rPr>
      </w:pPr>
    </w:p>
    <w:p w:rsidR="00CA5CB1" w:rsidRPr="00DF564E" w:rsidRDefault="00CA5CB1" w:rsidP="00CA5CB1">
      <w:pPr>
        <w:rPr>
          <w:rFonts w:ascii="Times New Roman" w:hAnsi="Times New Roman" w:cs="Times New Roman"/>
          <w:sz w:val="28"/>
          <w:szCs w:val="48"/>
        </w:rPr>
      </w:pPr>
      <w:r w:rsidRPr="00DF564E">
        <w:rPr>
          <w:rFonts w:ascii="Times New Roman" w:hAnsi="Times New Roman" w:cs="Times New Roman"/>
          <w:sz w:val="28"/>
          <w:szCs w:val="48"/>
        </w:rPr>
        <w:br w:type="page"/>
      </w:r>
    </w:p>
    <w:p w:rsidR="001C680C" w:rsidRDefault="00CA5CB1" w:rsidP="00015E4B">
      <w:pPr>
        <w:pStyle w:val="1"/>
        <w:spacing w:before="0" w:afterLines="50" w:line="240" w:lineRule="auto"/>
        <w:ind w:left="284" w:hangingChars="118" w:hanging="284"/>
        <w:rPr>
          <w:rFonts w:ascii="Times New Roman" w:hAnsi="Times New Roman" w:cs="Times New Roman"/>
          <w:sz w:val="24"/>
        </w:rPr>
        <w:pPrChange w:id="38" w:author="WANG" w:date="2014-10-03T09:16:00Z">
          <w:pPr>
            <w:pStyle w:val="1"/>
            <w:spacing w:before="0" w:after="0" w:line="240" w:lineRule="auto"/>
            <w:ind w:left="284" w:hangingChars="118" w:hanging="284"/>
          </w:pPr>
        </w:pPrChange>
      </w:pPr>
      <w:r w:rsidRPr="00DF564E">
        <w:rPr>
          <w:rFonts w:ascii="Times New Roman" w:hAnsi="Times New Roman" w:cs="Times New Roman"/>
          <w:sz w:val="24"/>
        </w:rPr>
        <w:lastRenderedPageBreak/>
        <w:t>Introduction</w:t>
      </w:r>
    </w:p>
    <w:p w:rsidR="00CA5CB1" w:rsidRPr="00DF564E" w:rsidDel="00E10355" w:rsidRDefault="00CA5CB1" w:rsidP="001C680C">
      <w:pPr>
        <w:spacing w:afterLines="50"/>
        <w:rPr>
          <w:del w:id="39" w:author="Woody Wang" w:date="2014-05-16T09:11:00Z"/>
          <w:rFonts w:ascii="Times New Roman" w:hAnsi="Times New Roman" w:cs="Times New Roman"/>
        </w:rPr>
      </w:pPr>
    </w:p>
    <w:p w:rsidR="00D63749" w:rsidRDefault="00CA5CB1" w:rsidP="00671D15">
      <w:pPr>
        <w:spacing w:afterLines="50"/>
        <w:rPr>
          <w:rFonts w:ascii="Times New Roman" w:hAnsi="Times New Roman" w:cs="Times New Roman"/>
        </w:rPr>
        <w:pPrChange w:id="40" w:author="WANG" w:date="2014-10-03T11:11:00Z">
          <w:pPr>
            <w:spacing w:afterLines="50"/>
          </w:pPr>
        </w:pPrChange>
      </w:pPr>
      <w:del w:id="41" w:author="Woody Wang" w:date="2014-05-16T08:41:00Z">
        <w:r w:rsidRPr="00DF564E" w:rsidDel="00E0431F">
          <w:rPr>
            <w:rFonts w:ascii="Times New Roman" w:hAnsi="Times New Roman" w:cs="Times New Roman"/>
          </w:rPr>
          <w:delText>Passenger car market in China has become the largest in the world. With an increasing number of motor vehicles on road, traffic volume in China has been growing in a near exponential way since 2000.</w:delText>
        </w:r>
      </w:del>
      <w:ins w:id="42" w:author="WANG" w:date="2014-01-14T08:18:00Z">
        <w:del w:id="43" w:author="Woody Wang" w:date="2014-05-16T08:41:00Z">
          <w:r w:rsidR="00027E07" w:rsidDel="00E0431F">
            <w:rPr>
              <w:rFonts w:ascii="Times New Roman" w:hAnsi="Times New Roman" w:cs="Times New Roman" w:hint="eastAsia"/>
            </w:rPr>
            <w:delText xml:space="preserve"> </w:delText>
          </w:r>
        </w:del>
      </w:ins>
      <w:commentRangeStart w:id="44"/>
      <w:del w:id="45" w:author="Woody Wang" w:date="2014-05-16T08:41:00Z">
        <w:r w:rsidR="0009076A" w:rsidRPr="00DF564E" w:rsidDel="00E0431F">
          <w:rPr>
            <w:rFonts w:ascii="Times New Roman" w:hAnsi="Times New Roman" w:cs="Times New Roman"/>
          </w:rPr>
          <w:delText>T</w:delText>
        </w:r>
        <w:r w:rsidRPr="00DF564E" w:rsidDel="00E0431F">
          <w:rPr>
            <w:rFonts w:ascii="Times New Roman" w:hAnsi="Times New Roman" w:cs="Times New Roman"/>
          </w:rPr>
          <w:delText>raffic accidents have become the most significant leading cause of death for citizens and become the first important issue for public safety</w:delText>
        </w:r>
        <w:commentRangeEnd w:id="44"/>
        <w:r w:rsidR="00BC35B6" w:rsidDel="00E0431F">
          <w:rPr>
            <w:rStyle w:val="af"/>
          </w:rPr>
          <w:commentReference w:id="44"/>
        </w:r>
        <w:r w:rsidRPr="00DF564E" w:rsidDel="00E0431F">
          <w:rPr>
            <w:rFonts w:ascii="Times New Roman" w:hAnsi="Times New Roman" w:cs="Times New Roman"/>
          </w:rPr>
          <w:delText xml:space="preserve">. </w:delText>
        </w:r>
      </w:del>
      <w:r w:rsidR="00F67141" w:rsidRPr="005E6EE1">
        <w:rPr>
          <w:rFonts w:ascii="Times New Roman" w:hAnsi="Times New Roman" w:cs="Times New Roman"/>
          <w:color w:val="FF0000"/>
        </w:rPr>
        <w:t>Since 2004, when the new Law of Road Traffic Safety was enacted</w:t>
      </w:r>
      <w:ins w:id="46" w:author="Liang Ma" w:date="2014-05-16T21:25:00Z">
        <w:r w:rsidR="00B30B24">
          <w:rPr>
            <w:rFonts w:ascii="Times New Roman" w:hAnsi="Times New Roman" w:cs="Times New Roman"/>
            <w:color w:val="FF0000"/>
          </w:rPr>
          <w:t xml:space="preserve"> in China</w:t>
        </w:r>
      </w:ins>
      <w:r w:rsidR="00F67141" w:rsidRPr="005E6EE1">
        <w:rPr>
          <w:rFonts w:ascii="Times New Roman" w:hAnsi="Times New Roman" w:cs="Times New Roman"/>
          <w:color w:val="FF0000"/>
        </w:rPr>
        <w:t xml:space="preserve">, traffic accident and fatality numbers have both been declining. However, traffic accidents are actually becoming more severe and fatal in recent years </w:t>
      </w:r>
      <w:r w:rsidR="00F13C5C">
        <w:rPr>
          <w:rFonts w:ascii="Times New Roman" w:hAnsi="Times New Roman" w:cs="Times New Roman" w:hint="eastAsia"/>
          <w:color w:val="FF0000"/>
        </w:rPr>
        <w:t xml:space="preserve">by comparing the number of injuries and fatalities over the number of traffic </w:t>
      </w:r>
      <w:del w:id="47" w:author="WANG" w:date="2014-01-07T07:53:00Z">
        <w:r w:rsidR="00F13C5C" w:rsidDel="00C12CB3">
          <w:rPr>
            <w:rFonts w:ascii="Times New Roman" w:hAnsi="Times New Roman" w:cs="Times New Roman" w:hint="eastAsia"/>
            <w:color w:val="FF0000"/>
          </w:rPr>
          <w:delText xml:space="preserve">of </w:delText>
        </w:r>
      </w:del>
      <w:r w:rsidR="00F13C5C">
        <w:rPr>
          <w:rFonts w:ascii="Times New Roman" w:hAnsi="Times New Roman" w:cs="Times New Roman" w:hint="eastAsia"/>
          <w:color w:val="FF0000"/>
        </w:rPr>
        <w:t>accidents</w:t>
      </w:r>
      <w:ins w:id="48" w:author="WANG" w:date="2014-01-07T07:44:00Z">
        <w:r w:rsidR="000179D2">
          <w:rPr>
            <w:rFonts w:ascii="Times New Roman" w:hAnsi="Times New Roman" w:cs="Times New Roman" w:hint="eastAsia"/>
            <w:color w:val="FF0000"/>
          </w:rPr>
          <w:t xml:space="preserve"> </w:t>
        </w:r>
      </w:ins>
      <w:r w:rsidR="00F67141" w:rsidRPr="005E6EE1">
        <w:rPr>
          <w:rFonts w:ascii="Times New Roman" w:hAnsi="Times New Roman" w:cs="Times New Roman"/>
          <w:color w:val="FF0000"/>
        </w:rPr>
        <w:t>(see Figure 1).</w:t>
      </w:r>
      <w:ins w:id="49" w:author="Woody Wang" w:date="2014-05-16T08:46:00Z">
        <w:r w:rsidR="00E0431F">
          <w:rPr>
            <w:rFonts w:ascii="Times New Roman" w:hAnsi="Times New Roman" w:cs="Times New Roman"/>
            <w:color w:val="FF0000"/>
          </w:rPr>
          <w:t xml:space="preserve"> In this study, we propose</w:t>
        </w:r>
      </w:ins>
      <w:ins w:id="50" w:author="Woody Wang" w:date="2014-05-16T08:57:00Z">
        <w:r w:rsidR="007B43AB">
          <w:rPr>
            <w:rFonts w:ascii="Times New Roman" w:hAnsi="Times New Roman" w:cs="Times New Roman"/>
            <w:color w:val="FF0000"/>
          </w:rPr>
          <w:t xml:space="preserve"> to</w:t>
        </w:r>
      </w:ins>
      <w:ins w:id="51" w:author="Woody Wang" w:date="2014-05-16T08:46:00Z">
        <w:r w:rsidR="00E0431F">
          <w:rPr>
            <w:rFonts w:ascii="Times New Roman" w:hAnsi="Times New Roman" w:cs="Times New Roman"/>
            <w:color w:val="FF0000"/>
          </w:rPr>
          <w:t xml:space="preserve"> measure the severity of road traffic accid</w:t>
        </w:r>
        <w:r w:rsidR="007B43AB">
          <w:rPr>
            <w:rFonts w:ascii="Times New Roman" w:hAnsi="Times New Roman" w:cs="Times New Roman"/>
            <w:color w:val="FF0000"/>
          </w:rPr>
          <w:t xml:space="preserve">ents </w:t>
        </w:r>
      </w:ins>
      <w:ins w:id="52" w:author="Woody Wang" w:date="2014-05-16T08:57:00Z">
        <w:r w:rsidR="007B43AB">
          <w:rPr>
            <w:rFonts w:ascii="Times New Roman" w:hAnsi="Times New Roman" w:cs="Times New Roman"/>
            <w:color w:val="FF0000"/>
          </w:rPr>
          <w:t>by</w:t>
        </w:r>
      </w:ins>
      <w:ins w:id="53" w:author="Woody Wang" w:date="2014-05-16T08:50:00Z">
        <w:r w:rsidR="00DF63E9">
          <w:rPr>
            <w:rFonts w:ascii="Times New Roman" w:hAnsi="Times New Roman" w:cs="Times New Roman"/>
            <w:color w:val="FF0000"/>
          </w:rPr>
          <w:t xml:space="preserve"> average</w:t>
        </w:r>
      </w:ins>
      <w:ins w:id="54" w:author="Woody Wang" w:date="2014-05-16T08:46:00Z">
        <w:r w:rsidR="00DF63E9">
          <w:rPr>
            <w:rFonts w:ascii="Times New Roman" w:hAnsi="Times New Roman" w:cs="Times New Roman"/>
            <w:color w:val="FF0000"/>
          </w:rPr>
          <w:t xml:space="preserve"> human damage</w:t>
        </w:r>
      </w:ins>
      <w:ins w:id="55" w:author="Woody Wang" w:date="2014-05-16T09:12:00Z">
        <w:r w:rsidR="002E3853">
          <w:rPr>
            <w:rFonts w:ascii="Times New Roman" w:hAnsi="Times New Roman" w:cs="Times New Roman"/>
            <w:color w:val="FF0000"/>
          </w:rPr>
          <w:t xml:space="preserve"> (</w:t>
        </w:r>
      </w:ins>
      <w:ins w:id="56" w:author="Woody Wang" w:date="2014-05-16T09:13:00Z">
        <w:r w:rsidR="002E3853">
          <w:rPr>
            <w:rFonts w:ascii="Times New Roman" w:hAnsi="Times New Roman" w:cs="Times New Roman"/>
            <w:color w:val="FF0000"/>
          </w:rPr>
          <w:t xml:space="preserve">number of </w:t>
        </w:r>
      </w:ins>
      <w:ins w:id="57" w:author="Woody Wang" w:date="2014-05-16T09:12:00Z">
        <w:r w:rsidR="002E3853">
          <w:rPr>
            <w:rFonts w:ascii="Times New Roman" w:hAnsi="Times New Roman" w:cs="Times New Roman"/>
            <w:color w:val="FF0000"/>
          </w:rPr>
          <w:t>fatalities and injuries over</w:t>
        </w:r>
      </w:ins>
      <w:ins w:id="58" w:author="Woody Wang" w:date="2014-05-16T09:13:00Z">
        <w:r w:rsidR="002E3853">
          <w:rPr>
            <w:rFonts w:ascii="Times New Roman" w:hAnsi="Times New Roman" w:cs="Times New Roman"/>
            <w:color w:val="FF0000"/>
          </w:rPr>
          <w:t xml:space="preserve"> number of accidents)</w:t>
        </w:r>
      </w:ins>
      <w:ins w:id="59" w:author="Woody Wang" w:date="2014-05-16T08:46:00Z">
        <w:r w:rsidR="00DF63E9">
          <w:rPr>
            <w:rFonts w:ascii="Times New Roman" w:hAnsi="Times New Roman" w:cs="Times New Roman"/>
            <w:color w:val="FF0000"/>
          </w:rPr>
          <w:t xml:space="preserve"> and fatality rate</w:t>
        </w:r>
      </w:ins>
      <w:ins w:id="60" w:author="Woody Wang" w:date="2014-05-16T09:13:00Z">
        <w:r w:rsidR="002E3853">
          <w:rPr>
            <w:rFonts w:ascii="Times New Roman" w:hAnsi="Times New Roman" w:cs="Times New Roman"/>
            <w:color w:val="FF0000"/>
          </w:rPr>
          <w:t xml:space="preserve"> (number of fatalities over number of fatalities and injuries)</w:t>
        </w:r>
      </w:ins>
      <w:ins w:id="61" w:author="Woody Wang" w:date="2014-05-16T08:57:00Z">
        <w:r w:rsidR="007B43AB">
          <w:rPr>
            <w:rFonts w:ascii="Times New Roman" w:hAnsi="Times New Roman" w:cs="Times New Roman"/>
            <w:color w:val="FF0000"/>
          </w:rPr>
          <w:t>. Under the new scheme, the figures</w:t>
        </w:r>
      </w:ins>
      <w:ins w:id="62" w:author="Woody Wang" w:date="2014-05-16T08:50:00Z">
        <w:r w:rsidR="00DF63E9">
          <w:rPr>
            <w:rFonts w:ascii="Times New Roman" w:hAnsi="Times New Roman" w:cs="Times New Roman"/>
            <w:color w:val="FF0000"/>
          </w:rPr>
          <w:t xml:space="preserve"> in China </w:t>
        </w:r>
      </w:ins>
      <w:ins w:id="63" w:author="Woody Wang" w:date="2014-05-16T08:51:00Z">
        <w:r w:rsidR="00DF63E9">
          <w:rPr>
            <w:rFonts w:ascii="Times New Roman" w:hAnsi="Times New Roman" w:cs="Times New Roman"/>
            <w:color w:val="FF0000"/>
          </w:rPr>
          <w:t>are significantly</w:t>
        </w:r>
      </w:ins>
      <w:ins w:id="64" w:author="Woody Wang" w:date="2014-05-16T08:50:00Z">
        <w:r w:rsidR="00DF63E9">
          <w:rPr>
            <w:rFonts w:ascii="Times New Roman" w:hAnsi="Times New Roman" w:cs="Times New Roman"/>
            <w:color w:val="FF0000"/>
          </w:rPr>
          <w:t xml:space="preserve"> hig</w:t>
        </w:r>
        <w:r w:rsidR="007B43AB">
          <w:rPr>
            <w:rFonts w:ascii="Times New Roman" w:hAnsi="Times New Roman" w:cs="Times New Roman"/>
            <w:color w:val="FF0000"/>
          </w:rPr>
          <w:t>her than those in Western world</w:t>
        </w:r>
      </w:ins>
      <w:ins w:id="65" w:author="Woody Wang" w:date="2014-05-16T09:01:00Z">
        <w:r w:rsidR="00212019">
          <w:rPr>
            <w:rFonts w:ascii="Times New Roman" w:hAnsi="Times New Roman" w:cs="Times New Roman"/>
            <w:color w:val="FF0000"/>
          </w:rPr>
          <w:t xml:space="preserve"> (</w:t>
        </w:r>
      </w:ins>
      <w:ins w:id="66" w:author="Woody Wang" w:date="2014-05-16T09:14:00Z">
        <w:r w:rsidR="00C574F1">
          <w:rPr>
            <w:rFonts w:ascii="Times New Roman" w:hAnsi="Times New Roman" w:cs="Times New Roman"/>
            <w:color w:val="FF0000"/>
          </w:rPr>
          <w:t>see Figure 2 and Figure 3</w:t>
        </w:r>
      </w:ins>
      <w:ins w:id="67" w:author="Woody Wang" w:date="2014-05-16T09:01:00Z">
        <w:r w:rsidR="00212019">
          <w:rPr>
            <w:rFonts w:ascii="Times New Roman" w:hAnsi="Times New Roman" w:cs="Times New Roman"/>
            <w:color w:val="FF0000"/>
          </w:rPr>
          <w:t>)</w:t>
        </w:r>
      </w:ins>
      <w:ins w:id="68" w:author="Woody Wang" w:date="2014-05-16T08:50:00Z">
        <w:r w:rsidR="002554F1">
          <w:rPr>
            <w:rFonts w:ascii="Times New Roman" w:hAnsi="Times New Roman" w:cs="Times New Roman"/>
            <w:color w:val="FF0000"/>
          </w:rPr>
          <w:t xml:space="preserve">. </w:t>
        </w:r>
      </w:ins>
      <w:ins w:id="69" w:author="Woody Wang" w:date="2014-05-16T08:59:00Z">
        <w:r w:rsidR="002554F1">
          <w:rPr>
            <w:rFonts w:ascii="Times New Roman" w:hAnsi="Times New Roman" w:cs="Times New Roman"/>
            <w:color w:val="FF0000"/>
          </w:rPr>
          <w:t xml:space="preserve">It is of high priority </w:t>
        </w:r>
      </w:ins>
      <w:ins w:id="70" w:author="Woody Wang" w:date="2014-05-16T09:00:00Z">
        <w:r w:rsidR="002554F1">
          <w:rPr>
            <w:rFonts w:ascii="Times New Roman" w:hAnsi="Times New Roman" w:cs="Times New Roman"/>
            <w:color w:val="FF0000"/>
          </w:rPr>
          <w:t>to find out</w:t>
        </w:r>
      </w:ins>
      <w:ins w:id="71" w:author="Woody Wang" w:date="2014-05-16T08:59:00Z">
        <w:r w:rsidR="002554F1">
          <w:rPr>
            <w:rFonts w:ascii="Times New Roman" w:hAnsi="Times New Roman" w:cs="Times New Roman"/>
            <w:color w:val="FF0000"/>
          </w:rPr>
          <w:t xml:space="preserve"> methods to lower the risk in </w:t>
        </w:r>
      </w:ins>
      <w:ins w:id="72" w:author="Woody Wang" w:date="2014-05-16T09:00:00Z">
        <w:r w:rsidR="002554F1">
          <w:rPr>
            <w:rFonts w:ascii="Times New Roman" w:hAnsi="Times New Roman" w:cs="Times New Roman"/>
            <w:color w:val="FF0000"/>
          </w:rPr>
          <w:t xml:space="preserve">any single </w:t>
        </w:r>
      </w:ins>
      <w:ins w:id="73" w:author="Woody Wang" w:date="2014-05-16T08:59:00Z">
        <w:r w:rsidR="002554F1">
          <w:rPr>
            <w:rFonts w:ascii="Times New Roman" w:hAnsi="Times New Roman" w:cs="Times New Roman"/>
            <w:color w:val="FF0000"/>
          </w:rPr>
          <w:t>accident.</w:t>
        </w:r>
      </w:ins>
      <w:del w:id="74" w:author="WANG" w:date="2014-01-14T08:25:00Z">
        <w:r w:rsidR="00F67141" w:rsidRPr="005E6EE1" w:rsidDel="00027E07">
          <w:rPr>
            <w:rFonts w:ascii="Times New Roman" w:hAnsi="Times New Roman" w:cs="Times New Roman"/>
            <w:color w:val="FF0000"/>
          </w:rPr>
          <w:delText xml:space="preserve"> </w:delText>
        </w:r>
      </w:del>
    </w:p>
    <w:p w:rsidR="00D63749" w:rsidRPr="002554F1" w:rsidDel="00E10355" w:rsidRDefault="001C680C" w:rsidP="005D024C">
      <w:pPr>
        <w:spacing w:afterLines="50"/>
        <w:rPr>
          <w:del w:id="75" w:author="Woody Wang" w:date="2014-05-16T09:01:00Z"/>
          <w:rFonts w:ascii="Times New Roman" w:hAnsi="Times New Roman" w:cs="Times New Roman"/>
        </w:rPr>
        <w:pPrChange w:id="76" w:author="WANG" w:date="2014-10-03T11:45:00Z">
          <w:pPr>
            <w:spacing w:afterLines="50"/>
          </w:pPr>
        </w:pPrChange>
      </w:pPr>
      <w:ins w:id="77" w:author="WANG" w:date="2014-10-03T09:19:00Z">
        <w:r>
          <w:rPr>
            <w:rFonts w:ascii="Times New Roman" w:hAnsi="Times New Roman" w:cs="Times New Roman"/>
            <w:noProof/>
          </w:rPr>
          <w:drawing>
            <wp:inline distT="0" distB="0" distL="0" distR="0">
              <wp:extent cx="4933270" cy="1764000"/>
              <wp:effectExtent l="19050" t="0" r="680" b="0"/>
              <wp:docPr id="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4933270" cy="1764000"/>
                      </a:xfrm>
                      <a:prstGeom prst="rect">
                        <a:avLst/>
                      </a:prstGeom>
                      <a:noFill/>
                    </pic:spPr>
                  </pic:pic>
                </a:graphicData>
              </a:graphic>
            </wp:inline>
          </w:drawing>
        </w:r>
      </w:ins>
    </w:p>
    <w:p w:rsidR="00D63749" w:rsidDel="00E10355" w:rsidRDefault="00CA5CB1" w:rsidP="00671D15">
      <w:pPr>
        <w:spacing w:afterLines="50"/>
        <w:rPr>
          <w:del w:id="78" w:author="Woody Wang" w:date="2014-05-16T09:01:00Z"/>
          <w:rFonts w:ascii="Times New Roman" w:hAnsi="Times New Roman" w:cs="Times New Roman"/>
          <w:color w:val="000000" w:themeColor="text1"/>
        </w:rPr>
        <w:pPrChange w:id="79" w:author="WANG" w:date="2014-10-03T11:11:00Z">
          <w:pPr>
            <w:spacing w:afterLines="50"/>
          </w:pPr>
        </w:pPrChange>
      </w:pPr>
      <w:del w:id="80" w:author="Woody Wang" w:date="2014-05-16T09:00:00Z">
        <w:r w:rsidRPr="00DF564E" w:rsidDel="002554F1">
          <w:rPr>
            <w:rFonts w:ascii="Times New Roman" w:hAnsi="Times New Roman" w:cs="Times New Roman"/>
            <w:color w:val="000000" w:themeColor="text1"/>
          </w:rPr>
          <w:delText>G</w:delText>
        </w:r>
      </w:del>
      <w:del w:id="81" w:author="Woody Wang" w:date="2014-05-16T09:01:00Z">
        <w:r w:rsidRPr="00DF564E" w:rsidDel="00E10355">
          <w:rPr>
            <w:rFonts w:ascii="Times New Roman" w:hAnsi="Times New Roman" w:cs="Times New Roman"/>
            <w:color w:val="000000" w:themeColor="text1"/>
          </w:rPr>
          <w:delText>iven the continuing fast development of road traffic in China, the traffic volume is projected to keep increasing in the near future. Highway mileage is projected to increase by 12% from 2010 to 2015. Other types of road traffic infrastructure are also targeted to be improved and expanded significantly in next five years (National Development and Reform Commission, 2012). Therefore, it is of significance to know the influential factors on the severity of traffic accidents</w:delText>
        </w:r>
        <w:r w:rsidR="000A4AB5" w:rsidRPr="00DF564E" w:rsidDel="00E10355">
          <w:rPr>
            <w:rFonts w:ascii="Times New Roman" w:hAnsi="Times New Roman" w:cs="Times New Roman"/>
            <w:color w:val="000000" w:themeColor="text1"/>
          </w:rPr>
          <w:delText xml:space="preserve"> to reduce </w:delText>
        </w:r>
        <w:r w:rsidR="00C73C88" w:rsidDel="00E10355">
          <w:rPr>
            <w:rFonts w:ascii="Times New Roman" w:hAnsi="Times New Roman" w:cs="Times New Roman" w:hint="eastAsia"/>
            <w:color w:val="000000" w:themeColor="text1"/>
          </w:rPr>
          <w:delText xml:space="preserve">more </w:delText>
        </w:r>
        <w:r w:rsidR="000A4AB5" w:rsidRPr="00DF564E" w:rsidDel="00E10355">
          <w:rPr>
            <w:rFonts w:ascii="Times New Roman" w:hAnsi="Times New Roman" w:cs="Times New Roman"/>
            <w:color w:val="000000" w:themeColor="text1"/>
          </w:rPr>
          <w:delText>fatalities caused by traffic accidents</w:delText>
        </w:r>
        <w:r w:rsidRPr="00DF564E" w:rsidDel="00E10355">
          <w:rPr>
            <w:rFonts w:ascii="Times New Roman" w:hAnsi="Times New Roman" w:cs="Times New Roman"/>
            <w:color w:val="000000" w:themeColor="text1"/>
          </w:rPr>
          <w:delText>.</w:delText>
        </w:r>
      </w:del>
    </w:p>
    <w:p w:rsidR="001C680C" w:rsidRDefault="001C680C" w:rsidP="005D024C">
      <w:pPr>
        <w:spacing w:after="156"/>
        <w:jc w:val="center"/>
        <w:rPr>
          <w:rFonts w:ascii="Times New Roman" w:hAnsi="Times New Roman" w:cs="Times New Roman"/>
          <w:color w:val="FF0000"/>
        </w:rPr>
        <w:pPrChange w:id="82" w:author="WANG" w:date="2014-10-03T11:45:00Z">
          <w:pPr>
            <w:spacing w:afterLines="50"/>
          </w:pPr>
        </w:pPrChange>
      </w:pPr>
      <w:del w:id="83" w:author="WANG" w:date="2014-01-07T08:04:00Z">
        <w:r>
          <w:rPr>
            <w:rFonts w:ascii="Times New Roman" w:hAnsi="Times New Roman" w:cs="Times New Roman"/>
            <w:noProof/>
            <w:color w:val="FF0000"/>
            <w:rPrChange w:id="84" w:author="Unknown">
              <w:rPr>
                <w:noProof/>
              </w:rPr>
            </w:rPrChange>
          </w:rPr>
          <w:drawing>
            <wp:inline distT="0" distB="0" distL="0" distR="0">
              <wp:extent cx="5040000" cy="1872000"/>
              <wp:effectExtent l="19050" t="0" r="27300" b="0"/>
              <wp:docPr id="29"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del>
    </w:p>
    <w:p w:rsidR="0034334A" w:rsidRDefault="0034334A" w:rsidP="001C680C">
      <w:pPr>
        <w:spacing w:afterLines="50"/>
        <w:jc w:val="center"/>
        <w:rPr>
          <w:del w:id="85" w:author="WANG" w:date="2014-01-07T07:37:00Z"/>
          <w:rFonts w:ascii="Times New Roman" w:hAnsi="Times New Roman" w:cs="Times New Roman"/>
        </w:rPr>
      </w:pPr>
    </w:p>
    <w:p w:rsidR="001C680C" w:rsidRDefault="00F67141" w:rsidP="00015E4B">
      <w:pPr>
        <w:spacing w:afterLines="50"/>
        <w:jc w:val="center"/>
        <w:rPr>
          <w:rFonts w:ascii="Times New Roman" w:hAnsi="Times New Roman" w:cs="Times New Roman"/>
          <w:color w:val="FF0000"/>
        </w:rPr>
        <w:pPrChange w:id="86" w:author="WANG" w:date="2014-10-03T09:16:00Z">
          <w:pPr>
            <w:jc w:val="center"/>
          </w:pPr>
        </w:pPrChange>
      </w:pPr>
      <w:proofErr w:type="gramStart"/>
      <w:r w:rsidRPr="005E6EE1">
        <w:rPr>
          <w:rFonts w:ascii="Times New Roman" w:hAnsi="Times New Roman" w:cs="Times New Roman"/>
          <w:color w:val="FF0000"/>
        </w:rPr>
        <w:t>Figure 1.</w:t>
      </w:r>
      <w:proofErr w:type="gramEnd"/>
      <w:r w:rsidRPr="005E6EE1">
        <w:rPr>
          <w:rFonts w:ascii="Times New Roman" w:hAnsi="Times New Roman" w:cs="Times New Roman"/>
          <w:color w:val="FF0000"/>
        </w:rPr>
        <w:t xml:space="preserve"> The number of traffic </w:t>
      </w:r>
      <w:r w:rsidR="00344C38">
        <w:rPr>
          <w:rFonts w:ascii="Times New Roman" w:hAnsi="Times New Roman" w:cs="Times New Roman" w:hint="eastAsia"/>
          <w:color w:val="FF0000"/>
        </w:rPr>
        <w:t>fatalities and fatalities per accident (F/A)</w:t>
      </w:r>
      <w:r w:rsidRPr="005E6EE1">
        <w:rPr>
          <w:rFonts w:ascii="Times New Roman" w:hAnsi="Times New Roman" w:cs="Times New Roman"/>
          <w:color w:val="FF0000"/>
        </w:rPr>
        <w:t xml:space="preserve"> in China</w:t>
      </w:r>
    </w:p>
    <w:p w:rsidR="001C680C" w:rsidRDefault="001C680C" w:rsidP="005D024C">
      <w:pPr>
        <w:spacing w:after="156"/>
        <w:jc w:val="center"/>
        <w:rPr>
          <w:ins w:id="87" w:author="Woody Wang" w:date="2014-05-16T09:11:00Z"/>
          <w:rFonts w:ascii="Times New Roman" w:hAnsi="Times New Roman" w:cs="Times New Roman"/>
          <w:color w:val="FF0000"/>
        </w:rPr>
        <w:pPrChange w:id="88" w:author="WANG" w:date="2014-10-03T11:45:00Z">
          <w:pPr>
            <w:spacing w:afterLines="50"/>
          </w:pPr>
        </w:pPrChange>
      </w:pPr>
      <w:commentRangeStart w:id="89"/>
      <w:ins w:id="90" w:author="WANG" w:date="2014-10-03T09:24:00Z">
        <w:r>
          <w:rPr>
            <w:rFonts w:ascii="Times New Roman" w:hAnsi="Times New Roman" w:cs="Times New Roman"/>
            <w:noProof/>
            <w:color w:val="FF0000"/>
          </w:rPr>
          <w:drawing>
            <wp:inline distT="0" distB="0" distL="0" distR="0">
              <wp:extent cx="4882630" cy="1764000"/>
              <wp:effectExtent l="19050" t="0" r="0" b="0"/>
              <wp:docPr id="7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4882630" cy="1764000"/>
                      </a:xfrm>
                      <a:prstGeom prst="rect">
                        <a:avLst/>
                      </a:prstGeom>
                      <a:noFill/>
                    </pic:spPr>
                  </pic:pic>
                </a:graphicData>
              </a:graphic>
            </wp:inline>
          </w:drawing>
        </w:r>
      </w:ins>
      <w:ins w:id="91" w:author="Woody Wang" w:date="2014-05-16T09:11:00Z">
        <w:del w:id="92" w:author="WANG" w:date="2014-10-03T09:20:00Z">
          <w:r w:rsidDel="001C680C">
            <w:rPr>
              <w:rFonts w:ascii="Times New Roman" w:hAnsi="Times New Roman" w:cs="Times New Roman"/>
              <w:noProof/>
              <w:color w:val="FF0000"/>
              <w:rPrChange w:id="93" w:author="Unknown">
                <w:rPr>
                  <w:noProof/>
                </w:rPr>
              </w:rPrChange>
            </w:rPr>
            <w:drawing>
              <wp:inline distT="0" distB="0" distL="0" distR="0">
                <wp:extent cx="4942003" cy="1764000"/>
                <wp:effectExtent l="0" t="0" r="0" b="0"/>
                <wp:docPr id="7" name="Picture 7" descr="D:\Git Projects\MyWorkZone\China Traffic Accident Analysis\Figure 2 Average Human Damage of accidents in China and Western Count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 Projects\MyWorkZone\China Traffic Accident Analysis\Figure 2 Average Human Damage of accidents in China and Western Countries.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42003" cy="1764000"/>
                        </a:xfrm>
                        <a:prstGeom prst="rect">
                          <a:avLst/>
                        </a:prstGeom>
                        <a:noFill/>
                        <a:ln>
                          <a:noFill/>
                        </a:ln>
                      </pic:spPr>
                    </pic:pic>
                  </a:graphicData>
                </a:graphic>
              </wp:inline>
            </w:drawing>
          </w:r>
        </w:del>
      </w:ins>
    </w:p>
    <w:p w:rsidR="001C680C" w:rsidRDefault="00E10355" w:rsidP="005D024C">
      <w:pPr>
        <w:spacing w:afterLines="50"/>
        <w:jc w:val="center"/>
        <w:rPr>
          <w:ins w:id="94" w:author="Woody Wang" w:date="2014-05-16T09:11:00Z"/>
          <w:rFonts w:ascii="Times New Roman" w:hAnsi="Times New Roman" w:cs="Times New Roman"/>
          <w:color w:val="FF0000"/>
        </w:rPr>
        <w:pPrChange w:id="95" w:author="WANG" w:date="2014-10-03T11:45:00Z">
          <w:pPr>
            <w:spacing w:afterLines="50"/>
          </w:pPr>
        </w:pPrChange>
      </w:pPr>
      <w:proofErr w:type="gramStart"/>
      <w:ins w:id="96" w:author="Woody Wang" w:date="2014-05-16T09:11:00Z">
        <w:r w:rsidRPr="00E10355">
          <w:rPr>
            <w:rFonts w:ascii="Times New Roman" w:hAnsi="Times New Roman" w:cs="Times New Roman"/>
            <w:color w:val="FF0000"/>
          </w:rPr>
          <w:t xml:space="preserve">Figure </w:t>
        </w:r>
        <w:r>
          <w:rPr>
            <w:rFonts w:ascii="Times New Roman" w:hAnsi="Times New Roman" w:cs="Times New Roman"/>
            <w:color w:val="FF0000"/>
          </w:rPr>
          <w:t>2</w:t>
        </w:r>
        <w:r w:rsidRPr="00E10355">
          <w:rPr>
            <w:rFonts w:ascii="Times New Roman" w:hAnsi="Times New Roman" w:cs="Times New Roman"/>
            <w:color w:val="FF0000"/>
          </w:rPr>
          <w:t>.</w:t>
        </w:r>
        <w:proofErr w:type="gramEnd"/>
        <w:r w:rsidRPr="00E10355">
          <w:rPr>
            <w:rFonts w:ascii="Times New Roman" w:hAnsi="Times New Roman" w:cs="Times New Roman"/>
            <w:color w:val="FF0000"/>
          </w:rPr>
          <w:t xml:space="preserve"> Average Human Damage of accidents in China and Western Countries</w:t>
        </w:r>
      </w:ins>
      <w:ins w:id="97" w:author="Woody Wang" w:date="2014-05-16T09:16:00Z">
        <w:r w:rsidR="000F5DF9" w:rsidRPr="000F5DF9">
          <w:rPr>
            <w:rFonts w:ascii="Times New Roman" w:hAnsi="Times New Roman" w:cs="Times New Roman"/>
            <w:color w:val="FF0000"/>
          </w:rPr>
          <w:t xml:space="preserve"> (CN: China, US: United States of America, UK: United Kingdom, IT: Italy, FR: France, DE: Germany)</w:t>
        </w:r>
      </w:ins>
      <w:commentRangeEnd w:id="89"/>
      <w:r w:rsidR="00821C8B">
        <w:rPr>
          <w:rStyle w:val="af"/>
        </w:rPr>
        <w:commentReference w:id="89"/>
      </w:r>
    </w:p>
    <w:p w:rsidR="001C680C" w:rsidRDefault="001C680C" w:rsidP="005D024C">
      <w:pPr>
        <w:spacing w:after="156"/>
        <w:jc w:val="center"/>
        <w:rPr>
          <w:ins w:id="98" w:author="Woody Wang" w:date="2014-05-16T09:11:00Z"/>
          <w:rFonts w:ascii="Times New Roman" w:hAnsi="Times New Roman" w:cs="Times New Roman"/>
          <w:color w:val="FF0000"/>
        </w:rPr>
        <w:pPrChange w:id="99" w:author="WANG" w:date="2014-10-03T11:45:00Z">
          <w:pPr>
            <w:spacing w:afterLines="50"/>
          </w:pPr>
        </w:pPrChange>
      </w:pPr>
      <w:ins w:id="100" w:author="WANG" w:date="2014-10-03T09:24:00Z">
        <w:r>
          <w:rPr>
            <w:rFonts w:ascii="Times New Roman" w:hAnsi="Times New Roman" w:cs="Times New Roman"/>
            <w:noProof/>
            <w:color w:val="FF0000"/>
          </w:rPr>
          <w:drawing>
            <wp:inline distT="0" distB="0" distL="0" distR="0">
              <wp:extent cx="5016198" cy="1764000"/>
              <wp:effectExtent l="19050" t="0" r="0" b="0"/>
              <wp:docPr id="7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srcRect/>
                      <a:stretch>
                        <a:fillRect/>
                      </a:stretch>
                    </pic:blipFill>
                    <pic:spPr bwMode="auto">
                      <a:xfrm>
                        <a:off x="0" y="0"/>
                        <a:ext cx="5016198" cy="1764000"/>
                      </a:xfrm>
                      <a:prstGeom prst="rect">
                        <a:avLst/>
                      </a:prstGeom>
                      <a:noFill/>
                    </pic:spPr>
                  </pic:pic>
                </a:graphicData>
              </a:graphic>
            </wp:inline>
          </w:drawing>
        </w:r>
      </w:ins>
      <w:ins w:id="101" w:author="Woody Wang" w:date="2014-05-16T09:11:00Z">
        <w:del w:id="102" w:author="WANG" w:date="2014-10-03T09:22:00Z">
          <w:r w:rsidDel="001C680C">
            <w:rPr>
              <w:rFonts w:ascii="Times New Roman" w:hAnsi="Times New Roman" w:cs="Times New Roman"/>
              <w:noProof/>
              <w:color w:val="FF0000"/>
              <w:rPrChange w:id="103" w:author="Unknown">
                <w:rPr>
                  <w:noProof/>
                </w:rPr>
              </w:rPrChange>
            </w:rPr>
            <w:drawing>
              <wp:inline distT="0" distB="0" distL="0" distR="0">
                <wp:extent cx="4942000" cy="1764000"/>
                <wp:effectExtent l="0" t="0" r="0" b="0"/>
                <wp:docPr id="13" name="Picture 13" descr="D:\Git Projects\MyWorkZone\China Traffic Accident Analysis\Figure 3 Fatality Rate of accidents in China and Western Count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 Projects\MyWorkZone\China Traffic Accident Analysis\Figure 3 Fatality Rate of accidents in China and Western Countries.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42000" cy="1764000"/>
                        </a:xfrm>
                        <a:prstGeom prst="rect">
                          <a:avLst/>
                        </a:prstGeom>
                        <a:noFill/>
                        <a:ln>
                          <a:noFill/>
                        </a:ln>
                      </pic:spPr>
                    </pic:pic>
                  </a:graphicData>
                </a:graphic>
              </wp:inline>
            </w:drawing>
          </w:r>
        </w:del>
      </w:ins>
    </w:p>
    <w:p w:rsidR="001C680C" w:rsidRDefault="00E10355" w:rsidP="00671D15">
      <w:pPr>
        <w:spacing w:afterLines="50"/>
        <w:jc w:val="center"/>
        <w:rPr>
          <w:ins w:id="104" w:author="Woody Wang" w:date="2014-05-16T09:02:00Z"/>
          <w:rFonts w:ascii="Times New Roman" w:hAnsi="Times New Roman" w:cs="Times New Roman"/>
          <w:color w:val="FF0000"/>
        </w:rPr>
        <w:pPrChange w:id="105" w:author="WANG" w:date="2014-10-03T11:11:00Z">
          <w:pPr>
            <w:spacing w:afterLines="50"/>
          </w:pPr>
        </w:pPrChange>
      </w:pPr>
      <w:proofErr w:type="gramStart"/>
      <w:ins w:id="106" w:author="Woody Wang" w:date="2014-05-16T09:12:00Z">
        <w:r w:rsidRPr="00E10355">
          <w:rPr>
            <w:rFonts w:ascii="Times New Roman" w:hAnsi="Times New Roman" w:cs="Times New Roman"/>
            <w:color w:val="FF0000"/>
          </w:rPr>
          <w:t>Figure 3</w:t>
        </w:r>
        <w:r>
          <w:rPr>
            <w:rFonts w:ascii="Times New Roman" w:hAnsi="Times New Roman" w:cs="Times New Roman"/>
            <w:color w:val="FF0000"/>
          </w:rPr>
          <w:t>.</w:t>
        </w:r>
        <w:proofErr w:type="gramEnd"/>
        <w:r w:rsidRPr="00E10355">
          <w:rPr>
            <w:rFonts w:ascii="Times New Roman" w:hAnsi="Times New Roman" w:cs="Times New Roman"/>
            <w:color w:val="FF0000"/>
          </w:rPr>
          <w:t xml:space="preserve"> Fatality Rate of accidents in China and Western Countries</w:t>
        </w:r>
      </w:ins>
      <w:ins w:id="107" w:author="Woody Wang" w:date="2014-05-16T09:17:00Z">
        <w:r w:rsidR="00673ADD" w:rsidRPr="00673ADD">
          <w:rPr>
            <w:rFonts w:ascii="Times New Roman" w:hAnsi="Times New Roman" w:cs="Times New Roman"/>
            <w:color w:val="FF0000"/>
          </w:rPr>
          <w:t xml:space="preserve"> (CN: China, US: United States of America, UK: United Kingdom, IT: Italy, FR: France, DE: Germany)</w:t>
        </w:r>
      </w:ins>
    </w:p>
    <w:p w:rsidR="00E10355" w:rsidRDefault="00E10355" w:rsidP="001C680C">
      <w:pPr>
        <w:spacing w:afterLines="50"/>
        <w:rPr>
          <w:ins w:id="108" w:author="Woody Wang" w:date="2014-05-16T09:01:00Z"/>
          <w:rFonts w:ascii="Times New Roman" w:hAnsi="Times New Roman" w:cs="Times New Roman"/>
          <w:color w:val="FF0000"/>
        </w:rPr>
      </w:pPr>
      <w:ins w:id="109" w:author="Woody Wang" w:date="2014-05-16T09:01:00Z">
        <w:r w:rsidRPr="00E10355">
          <w:rPr>
            <w:rFonts w:ascii="Times New Roman" w:hAnsi="Times New Roman" w:cs="Times New Roman"/>
            <w:color w:val="FF0000"/>
          </w:rPr>
          <w:t>As for the total number of accidents, given the continuing fast development of road traffic in China, the traffic volume is projected to keep increasing in the near future. Highway mileage is projected to increase by 12% from 2010 to 2015. Other types of road traffic infrastructure are also targeted to be improved and expanded significantly in next five years (National Development and Reform Commission, 2012). Therefore, it is of significance to know the influential factors on the severity of traffic accidents to reduce more fatalities caused by traffic accidents.</w:t>
        </w:r>
      </w:ins>
    </w:p>
    <w:p w:rsidR="00CA5CB1" w:rsidRPr="00DF564E" w:rsidRDefault="00027E07" w:rsidP="00671D15">
      <w:pPr>
        <w:spacing w:afterLines="50"/>
        <w:rPr>
          <w:rFonts w:ascii="Times New Roman" w:hAnsi="Times New Roman" w:cs="Times New Roman"/>
        </w:rPr>
        <w:pPrChange w:id="110" w:author="WANG" w:date="2014-10-03T11:11:00Z">
          <w:pPr>
            <w:spacing w:afterLines="50"/>
          </w:pPr>
        </w:pPrChange>
      </w:pPr>
      <w:ins w:id="111" w:author="WANG" w:date="2014-01-14T08:27:00Z">
        <w:r>
          <w:rPr>
            <w:rFonts w:ascii="Times New Roman" w:hAnsi="Times New Roman" w:cs="Times New Roman" w:hint="eastAsia"/>
            <w:color w:val="FF0000"/>
          </w:rPr>
          <w:t xml:space="preserve">Understanding </w:t>
        </w:r>
      </w:ins>
      <w:ins w:id="112" w:author="WANG" w:date="2014-01-14T08:28:00Z">
        <w:r>
          <w:rPr>
            <w:rFonts w:ascii="Times New Roman" w:hAnsi="Times New Roman" w:cs="Times New Roman" w:hint="eastAsia"/>
            <w:color w:val="FF0000"/>
          </w:rPr>
          <w:t xml:space="preserve">traffic accidents in terms of their severity is important. </w:t>
        </w:r>
        <w:r w:rsidR="008A2586">
          <w:rPr>
            <w:rFonts w:ascii="Times New Roman" w:hAnsi="Times New Roman" w:cs="Times New Roman" w:hint="eastAsia"/>
            <w:color w:val="FF0000"/>
          </w:rPr>
          <w:t>For any road transport participants, it is vital to avert</w:t>
        </w:r>
      </w:ins>
      <w:ins w:id="113" w:author="WANG" w:date="2014-01-14T08:29:00Z">
        <w:r w:rsidR="008A2586">
          <w:rPr>
            <w:rFonts w:ascii="Times New Roman" w:hAnsi="Times New Roman" w:cs="Times New Roman" w:hint="eastAsia"/>
            <w:color w:val="FF0000"/>
          </w:rPr>
          <w:t xml:space="preserve"> accident in any situation.</w:t>
        </w:r>
      </w:ins>
      <w:ins w:id="114" w:author="WANG" w:date="2014-01-14T08:30:00Z">
        <w:r w:rsidR="008A2586">
          <w:rPr>
            <w:rFonts w:ascii="Times New Roman" w:hAnsi="Times New Roman" w:cs="Times New Roman" w:hint="eastAsia"/>
            <w:color w:val="FF0000"/>
          </w:rPr>
          <w:t xml:space="preserve"> Meanwhile,</w:t>
        </w:r>
      </w:ins>
      <w:ins w:id="115" w:author="WANG" w:date="2014-01-14T08:28:00Z">
        <w:r w:rsidR="008A2586">
          <w:rPr>
            <w:rFonts w:ascii="Times New Roman" w:hAnsi="Times New Roman" w:cs="Times New Roman" w:hint="eastAsia"/>
            <w:color w:val="FF0000"/>
          </w:rPr>
          <w:t xml:space="preserve"> </w:t>
        </w:r>
      </w:ins>
      <w:ins w:id="116" w:author="WANG" w:date="2014-01-14T08:30:00Z">
        <w:r w:rsidR="008A2586">
          <w:rPr>
            <w:rFonts w:ascii="Times New Roman" w:hAnsi="Times New Roman" w:cs="Times New Roman" w:hint="eastAsia"/>
            <w:color w:val="FF0000"/>
          </w:rPr>
          <w:t>o</w:t>
        </w:r>
      </w:ins>
      <w:ins w:id="117" w:author="WANG" w:date="2014-01-14T08:26:00Z">
        <w:r>
          <w:rPr>
            <w:rFonts w:ascii="Times New Roman" w:hAnsi="Times New Roman" w:cs="Times New Roman" w:hint="eastAsia"/>
            <w:color w:val="FF0000"/>
          </w:rPr>
          <w:t xml:space="preserve">n condition of an accident involving injuries or fatalities, the odd of death is </w:t>
        </w:r>
        <w:r w:rsidR="008A2586">
          <w:rPr>
            <w:rFonts w:ascii="Times New Roman" w:hAnsi="Times New Roman" w:cs="Times New Roman" w:hint="eastAsia"/>
            <w:color w:val="FF0000"/>
          </w:rPr>
          <w:t>a</w:t>
        </w:r>
      </w:ins>
      <w:ins w:id="118" w:author="WANG" w:date="2014-01-14T08:30:00Z">
        <w:r w:rsidR="008A2586">
          <w:rPr>
            <w:rFonts w:ascii="Times New Roman" w:hAnsi="Times New Roman" w:cs="Times New Roman" w:hint="eastAsia"/>
            <w:color w:val="FF0000"/>
          </w:rPr>
          <w:t xml:space="preserve"> more</w:t>
        </w:r>
      </w:ins>
      <w:ins w:id="119" w:author="WANG" w:date="2014-01-14T08:26:00Z">
        <w:r>
          <w:rPr>
            <w:rFonts w:ascii="Times New Roman" w:hAnsi="Times New Roman" w:cs="Times New Roman" w:hint="eastAsia"/>
            <w:color w:val="FF0000"/>
          </w:rPr>
          <w:t xml:space="preserve"> important indicator that represent</w:t>
        </w:r>
      </w:ins>
      <w:ins w:id="120" w:author="WANG" w:date="2014-01-14T08:30:00Z">
        <w:r w:rsidR="008A2586">
          <w:rPr>
            <w:rFonts w:ascii="Times New Roman" w:hAnsi="Times New Roman" w:cs="Times New Roman" w:hint="eastAsia"/>
            <w:color w:val="FF0000"/>
          </w:rPr>
          <w:t>s</w:t>
        </w:r>
      </w:ins>
      <w:ins w:id="121" w:author="WANG" w:date="2014-01-14T08:26:00Z">
        <w:r>
          <w:rPr>
            <w:rFonts w:ascii="Times New Roman" w:hAnsi="Times New Roman" w:cs="Times New Roman" w:hint="eastAsia"/>
            <w:color w:val="FF0000"/>
          </w:rPr>
          <w:t xml:space="preserve"> the severity of accidents under certain circumstances.</w:t>
        </w:r>
      </w:ins>
      <w:ins w:id="122" w:author="WANG" w:date="2014-01-14T08:30:00Z">
        <w:r w:rsidR="008A2586">
          <w:rPr>
            <w:rFonts w:ascii="Times New Roman" w:hAnsi="Times New Roman" w:cs="Times New Roman" w:hint="eastAsia"/>
            <w:color w:val="FF0000"/>
          </w:rPr>
          <w:t xml:space="preserve"> Knowing the underlying reasons that lead to fatalit</w:t>
        </w:r>
      </w:ins>
      <w:ins w:id="123" w:author="WANG" w:date="2014-01-14T08:32:00Z">
        <w:r w:rsidR="008A2586">
          <w:rPr>
            <w:rFonts w:ascii="Times New Roman" w:hAnsi="Times New Roman" w:cs="Times New Roman" w:hint="eastAsia"/>
            <w:color w:val="FF0000"/>
          </w:rPr>
          <w:t>ies</w:t>
        </w:r>
      </w:ins>
      <w:ins w:id="124" w:author="WANG" w:date="2014-01-14T08:30:00Z">
        <w:r w:rsidR="008A2586">
          <w:rPr>
            <w:rFonts w:ascii="Times New Roman" w:hAnsi="Times New Roman" w:cs="Times New Roman" w:hint="eastAsia"/>
            <w:color w:val="FF0000"/>
          </w:rPr>
          <w:t xml:space="preserve"> in accidents, road users </w:t>
        </w:r>
      </w:ins>
      <w:ins w:id="125" w:author="WANG" w:date="2014-01-14T08:32:00Z">
        <w:r w:rsidR="008A2586">
          <w:rPr>
            <w:rFonts w:ascii="Times New Roman" w:hAnsi="Times New Roman" w:cs="Times New Roman" w:hint="eastAsia"/>
            <w:color w:val="FF0000"/>
          </w:rPr>
          <w:t>could</w:t>
        </w:r>
      </w:ins>
      <w:ins w:id="126" w:author="WANG" w:date="2014-01-14T08:30:00Z">
        <w:r w:rsidR="00C4122F">
          <w:rPr>
            <w:rFonts w:ascii="Times New Roman" w:hAnsi="Times New Roman" w:cs="Times New Roman" w:hint="eastAsia"/>
            <w:color w:val="FF0000"/>
          </w:rPr>
          <w:t xml:space="preserve"> manage their </w:t>
        </w:r>
      </w:ins>
      <w:ins w:id="127" w:author="WANG" w:date="2014-01-14T08:42:00Z">
        <w:r w:rsidR="00C4122F">
          <w:rPr>
            <w:rFonts w:ascii="Times New Roman" w:hAnsi="Times New Roman" w:cs="Times New Roman" w:hint="eastAsia"/>
            <w:color w:val="FF0000"/>
          </w:rPr>
          <w:t>travel</w:t>
        </w:r>
      </w:ins>
      <w:ins w:id="128" w:author="WANG" w:date="2014-01-14T08:30:00Z">
        <w:r w:rsidR="008A2586">
          <w:rPr>
            <w:rFonts w:ascii="Times New Roman" w:hAnsi="Times New Roman" w:cs="Times New Roman" w:hint="eastAsia"/>
            <w:color w:val="FF0000"/>
          </w:rPr>
          <w:t xml:space="preserve"> more wisely</w:t>
        </w:r>
      </w:ins>
      <w:ins w:id="129" w:author="WANG" w:date="2014-01-14T08:42:00Z">
        <w:r w:rsidR="00C4122F">
          <w:rPr>
            <w:rFonts w:ascii="Times New Roman" w:hAnsi="Times New Roman" w:cs="Times New Roman" w:hint="eastAsia"/>
            <w:color w:val="FF0000"/>
          </w:rPr>
          <w:t xml:space="preserve">, and traffic administrative offices could take more effective measures to promote a safer </w:t>
        </w:r>
      </w:ins>
      <w:ins w:id="130" w:author="WANG" w:date="2014-01-14T08:43:00Z">
        <w:r w:rsidR="00C4122F">
          <w:rPr>
            <w:rFonts w:ascii="Times New Roman" w:hAnsi="Times New Roman" w:cs="Times New Roman"/>
            <w:color w:val="FF0000"/>
          </w:rPr>
          <w:t>transporting environment.</w:t>
        </w:r>
      </w:ins>
    </w:p>
    <w:p w:rsidR="0034334A" w:rsidRDefault="00BD12FE" w:rsidP="00671D15">
      <w:pPr>
        <w:spacing w:afterLines="50"/>
        <w:rPr>
          <w:rFonts w:ascii="Times New Roman" w:hAnsi="Times New Roman" w:cs="Times New Roman"/>
        </w:rPr>
        <w:pPrChange w:id="131" w:author="WANG" w:date="2014-10-03T11:11:00Z">
          <w:pPr>
            <w:spacing w:afterLines="50"/>
          </w:pPr>
        </w:pPrChange>
      </w:pPr>
      <w:r w:rsidRPr="00DF564E">
        <w:rPr>
          <w:rFonts w:ascii="Times New Roman" w:hAnsi="Times New Roman" w:cs="Times New Roman"/>
        </w:rPr>
        <w:t xml:space="preserve">Fatalities in an accident are the result of a series of causes including people, vehicle, road, and environment (Sha, 2006). Traffic accidents, especially fatal ones, should always be avoided under </w:t>
      </w:r>
      <w:r w:rsidRPr="00DF564E">
        <w:rPr>
          <w:rFonts w:ascii="Times New Roman" w:hAnsi="Times New Roman" w:cs="Times New Roman"/>
        </w:rPr>
        <w:lastRenderedPageBreak/>
        <w:t>any circumstances by controlling these factors.</w:t>
      </w:r>
      <w:ins w:id="132" w:author="WANG" w:date="2014-01-07T07:37:00Z">
        <w:r w:rsidR="00AE59E9">
          <w:rPr>
            <w:rFonts w:ascii="Times New Roman" w:hAnsi="Times New Roman" w:cs="Times New Roman" w:hint="eastAsia"/>
          </w:rPr>
          <w:t xml:space="preserve"> </w:t>
        </w:r>
      </w:ins>
      <w:r w:rsidR="00CA5CB1" w:rsidRPr="00DF564E">
        <w:rPr>
          <w:rFonts w:ascii="Times New Roman" w:hAnsi="Times New Roman" w:cs="Times New Roman"/>
        </w:rPr>
        <w:t xml:space="preserve">Before a collision, driving behavior and vehicle features determine the </w:t>
      </w:r>
      <w:r w:rsidR="00044F56">
        <w:rPr>
          <w:rFonts w:ascii="Times New Roman" w:hAnsi="Times New Roman" w:cs="Times New Roman" w:hint="eastAsia"/>
        </w:rPr>
        <w:t>impact</w:t>
      </w:r>
      <w:r w:rsidR="00CA5CB1" w:rsidRPr="00DF564E">
        <w:rPr>
          <w:rFonts w:ascii="Times New Roman" w:hAnsi="Times New Roman" w:cs="Times New Roman"/>
        </w:rPr>
        <w:t xml:space="preserve"> energy during the accident and the way in which the energy is released. After the collision, the chance of survival depends on the vehicle structure</w:t>
      </w:r>
      <w:r w:rsidR="00044F56">
        <w:rPr>
          <w:rFonts w:ascii="Times New Roman" w:hAnsi="Times New Roman" w:cs="Times New Roman" w:hint="eastAsia"/>
        </w:rPr>
        <w:t>,</w:t>
      </w:r>
      <w:ins w:id="133" w:author="WANG" w:date="2014-01-07T07:37:00Z">
        <w:r w:rsidR="00AE59E9">
          <w:rPr>
            <w:rFonts w:ascii="Times New Roman" w:hAnsi="Times New Roman" w:cs="Times New Roman" w:hint="eastAsia"/>
          </w:rPr>
          <w:t xml:space="preserve"> </w:t>
        </w:r>
      </w:ins>
      <w:r w:rsidR="00CA5CB1" w:rsidRPr="00DF564E">
        <w:rPr>
          <w:rFonts w:ascii="Times New Roman" w:hAnsi="Times New Roman" w:cs="Times New Roman"/>
        </w:rPr>
        <w:t>the restraint system</w:t>
      </w:r>
      <w:r w:rsidR="00044F56">
        <w:rPr>
          <w:rFonts w:ascii="Times New Roman" w:hAnsi="Times New Roman" w:cs="Times New Roman" w:hint="eastAsia"/>
        </w:rPr>
        <w:t xml:space="preserve"> and the protection equipment</w:t>
      </w:r>
      <w:r w:rsidR="00CA5CB1" w:rsidRPr="00DF564E">
        <w:rPr>
          <w:rFonts w:ascii="Times New Roman" w:hAnsi="Times New Roman" w:cs="Times New Roman"/>
        </w:rPr>
        <w:t xml:space="preserve"> for </w:t>
      </w:r>
      <w:r w:rsidR="00516C96">
        <w:rPr>
          <w:rFonts w:ascii="Times New Roman" w:hAnsi="Times New Roman" w:cs="Times New Roman" w:hint="eastAsia"/>
        </w:rPr>
        <w:t>people involved in the accident</w:t>
      </w:r>
      <w:r w:rsidR="00CA5CB1" w:rsidRPr="00DF564E">
        <w:rPr>
          <w:rFonts w:ascii="Times New Roman" w:hAnsi="Times New Roman" w:cs="Times New Roman"/>
        </w:rPr>
        <w:t xml:space="preserve">, together with the level of medical treatment (Sánchez-Mangas, 2010). </w:t>
      </w:r>
    </w:p>
    <w:p w:rsidR="00D63749" w:rsidRDefault="00CA5CB1" w:rsidP="00671D15">
      <w:pPr>
        <w:spacing w:afterLines="50"/>
        <w:rPr>
          <w:rFonts w:ascii="Times New Roman" w:hAnsi="Times New Roman" w:cs="Times New Roman"/>
          <w:color w:val="000000" w:themeColor="text1"/>
        </w:rPr>
        <w:pPrChange w:id="134" w:author="WANG" w:date="2014-10-03T11:11:00Z">
          <w:pPr>
            <w:spacing w:afterLines="50"/>
          </w:pPr>
        </w:pPrChange>
      </w:pPr>
      <w:r w:rsidRPr="00DF564E">
        <w:rPr>
          <w:rFonts w:ascii="Times New Roman" w:hAnsi="Times New Roman" w:cs="Times New Roman"/>
          <w:color w:val="000000" w:themeColor="text1"/>
        </w:rPr>
        <w:t>Traffic participants</w:t>
      </w:r>
      <w:r w:rsidR="00275E7B">
        <w:rPr>
          <w:rFonts w:ascii="Times New Roman" w:hAnsi="Times New Roman" w:cs="Times New Roman" w:hint="eastAsia"/>
          <w:color w:val="000000" w:themeColor="text1"/>
        </w:rPr>
        <w:t xml:space="preserve">, including </w:t>
      </w:r>
      <w:r w:rsidR="00275E7B" w:rsidRPr="00DF564E">
        <w:rPr>
          <w:rFonts w:ascii="Times New Roman" w:hAnsi="Times New Roman" w:cs="Times New Roman"/>
          <w:color w:val="000000" w:themeColor="text1"/>
        </w:rPr>
        <w:t>motor vehicle drivers, non-motor vehicle drivers, pedestrians and passengers</w:t>
      </w:r>
      <w:r w:rsidR="00275E7B">
        <w:rPr>
          <w:rFonts w:ascii="Times New Roman" w:hAnsi="Times New Roman" w:cs="Times New Roman" w:hint="eastAsia"/>
          <w:color w:val="000000" w:themeColor="text1"/>
        </w:rPr>
        <w:t xml:space="preserve">, </w:t>
      </w:r>
      <w:r w:rsidRPr="00DF564E">
        <w:rPr>
          <w:rFonts w:ascii="Times New Roman" w:hAnsi="Times New Roman" w:cs="Times New Roman"/>
          <w:color w:val="000000" w:themeColor="text1"/>
        </w:rPr>
        <w:t>are victims of traffic accidents</w:t>
      </w:r>
      <w:r w:rsidR="003A53E8">
        <w:rPr>
          <w:rFonts w:ascii="Times New Roman" w:hAnsi="Times New Roman" w:cs="Times New Roman" w:hint="eastAsia"/>
          <w:color w:val="000000" w:themeColor="text1"/>
        </w:rPr>
        <w:t>. T</w:t>
      </w:r>
      <w:r w:rsidR="003A53E8" w:rsidRPr="00DF564E">
        <w:rPr>
          <w:rFonts w:ascii="Times New Roman" w:hAnsi="Times New Roman" w:cs="Times New Roman"/>
          <w:color w:val="000000" w:themeColor="text1"/>
        </w:rPr>
        <w:t xml:space="preserve">heir </w:t>
      </w:r>
      <w:r w:rsidRPr="00DF564E">
        <w:rPr>
          <w:rFonts w:ascii="Times New Roman" w:hAnsi="Times New Roman" w:cs="Times New Roman"/>
          <w:color w:val="000000" w:themeColor="text1"/>
        </w:rPr>
        <w:t>behaviors</w:t>
      </w:r>
      <w:r w:rsidR="002A6420">
        <w:rPr>
          <w:rFonts w:ascii="Times New Roman" w:hAnsi="Times New Roman" w:cs="Times New Roman" w:hint="eastAsia"/>
          <w:color w:val="000000" w:themeColor="text1"/>
        </w:rPr>
        <w:t>,</w:t>
      </w:r>
      <w:ins w:id="135" w:author="WANG" w:date="2014-01-07T07:38:00Z">
        <w:r w:rsidR="00AE59E9">
          <w:rPr>
            <w:rFonts w:ascii="Times New Roman" w:hAnsi="Times New Roman" w:cs="Times New Roman" w:hint="eastAsia"/>
            <w:color w:val="000000" w:themeColor="text1"/>
          </w:rPr>
          <w:t xml:space="preserve"> </w:t>
        </w:r>
      </w:ins>
      <w:r w:rsidR="002A6420" w:rsidRPr="00DF564E">
        <w:rPr>
          <w:rFonts w:ascii="Times New Roman" w:hAnsi="Times New Roman" w:cs="Times New Roman"/>
          <w:color w:val="000000" w:themeColor="text1"/>
        </w:rPr>
        <w:t>such as risky driving behavior</w:t>
      </w:r>
      <w:r w:rsidR="002A6420">
        <w:rPr>
          <w:rFonts w:ascii="Times New Roman" w:hAnsi="Times New Roman" w:cs="Times New Roman" w:hint="eastAsia"/>
          <w:color w:val="000000" w:themeColor="text1"/>
        </w:rPr>
        <w:t>,</w:t>
      </w:r>
      <w:r w:rsidRPr="00DF564E">
        <w:rPr>
          <w:rFonts w:ascii="Times New Roman" w:hAnsi="Times New Roman" w:cs="Times New Roman"/>
          <w:color w:val="000000" w:themeColor="text1"/>
        </w:rPr>
        <w:t xml:space="preserve"> determine the motion of the collision and the human damage level in an accident (Parker et al. 1995; Ren, 2010). Some personal factors may imply some potential differences in driving behavior, such as age, driving experience, and other natural characteristics (Yan et al, 2013). Regarding non-drivers, violations of traffic rules and laws are potentially dangerous to themselves and </w:t>
      </w:r>
      <w:r w:rsidR="005D4AEF" w:rsidRPr="00DF564E">
        <w:rPr>
          <w:rFonts w:ascii="Times New Roman" w:hAnsi="Times New Roman" w:cs="Times New Roman"/>
          <w:color w:val="000000" w:themeColor="text1"/>
        </w:rPr>
        <w:t xml:space="preserve">the </w:t>
      </w:r>
      <w:r w:rsidRPr="00DF564E">
        <w:rPr>
          <w:rFonts w:ascii="Times New Roman" w:hAnsi="Times New Roman" w:cs="Times New Roman"/>
          <w:color w:val="000000" w:themeColor="text1"/>
        </w:rPr>
        <w:t xml:space="preserve">other traffic participants. Road characteristics and the related facilities can also generate influences on the behavior of traffic participants (Pei, 2003). Vehicle factors are also important determinant factors to the severity of an accident. The discrepancies between parties of collision may also determine the overall energy released and the energy taken by each party during the accident. Besides that, the so-called passive safety characteristics are influential when a collision is unavoidable.  </w:t>
      </w:r>
    </w:p>
    <w:p w:rsidR="00D63749" w:rsidRDefault="00CA5CB1" w:rsidP="00671D15">
      <w:pPr>
        <w:spacing w:afterLines="50"/>
        <w:rPr>
          <w:ins w:id="136" w:author="WANG" w:date="2014-01-14T08:55:00Z"/>
          <w:rFonts w:ascii="Times New Roman" w:hAnsi="Times New Roman" w:cs="Times New Roman"/>
          <w:color w:val="FF0000"/>
        </w:rPr>
        <w:pPrChange w:id="137" w:author="WANG" w:date="2014-10-03T11:11:00Z">
          <w:pPr>
            <w:spacing w:afterLines="50"/>
          </w:pPr>
        </w:pPrChange>
      </w:pPr>
      <w:r w:rsidRPr="00DF564E">
        <w:rPr>
          <w:rFonts w:ascii="Times New Roman" w:hAnsi="Times New Roman" w:cs="Times New Roman"/>
          <w:color w:val="FF0000"/>
        </w:rPr>
        <w:t>Regarding the severity of accidents, p</w:t>
      </w:r>
      <w:r w:rsidRPr="00DF564E">
        <w:rPr>
          <w:rFonts w:ascii="Times New Roman" w:hAnsi="Times New Roman" w:cs="Times New Roman"/>
        </w:rPr>
        <w:t xml:space="preserve">revious studies well investigated the micro-level mechanisms and statistics of fatal accidents. Savolainen, et al (2011) provided a review of traffic accident data characteristics as well as methodological alternatives and approaches for crash-severity data analysis. The study highlights the strengths and weaknesses of various methods mainly on statistical analysis of samples of individual accidents. Besides the studies reviewed by Savolainen, Ao (2010) discussed about the correlation between driver factors and accident hazard. Yong et al. (2011) investigated the accidents and related injuries with proper categorization and established the relation between injury and three aspects including vehicle type, safety device, and accident type. By distinguishing accidents under different conditions and investigating the mechanism behind, Wang (2009) produced similar conclusions </w:t>
      </w:r>
      <w:r w:rsidRPr="00DF564E">
        <w:rPr>
          <w:rFonts w:ascii="Times New Roman" w:hAnsi="Times New Roman" w:cs="Times New Roman"/>
          <w:color w:val="FF0000"/>
        </w:rPr>
        <w:t>as Yong et al. (2011)</w:t>
      </w:r>
      <w:r w:rsidRPr="00DF564E">
        <w:rPr>
          <w:rFonts w:ascii="Times New Roman" w:hAnsi="Times New Roman" w:cs="Times New Roman"/>
        </w:rPr>
        <w:t>. A more recent study on accidents in Guangdong province in China (Zhang (2013)) investigated into the correlations between risk factors and traffic violations and accident severity, but failed to distinguish severities of accidents with various characteristics.</w:t>
      </w:r>
    </w:p>
    <w:p w:rsidR="00D63749" w:rsidRDefault="00CA5CB1" w:rsidP="00671D15">
      <w:pPr>
        <w:spacing w:afterLines="50"/>
        <w:rPr>
          <w:del w:id="138" w:author="WANG" w:date="2014-01-14T08:55:00Z"/>
          <w:rFonts w:ascii="Times New Roman" w:hAnsi="Times New Roman" w:cs="Times New Roman"/>
        </w:rPr>
        <w:pPrChange w:id="139" w:author="WANG" w:date="2014-10-03T11:11:00Z">
          <w:pPr>
            <w:spacing w:afterLines="50"/>
          </w:pPr>
        </w:pPrChange>
      </w:pPr>
      <w:del w:id="140" w:author="WANG" w:date="2014-01-14T08:47:00Z">
        <w:r w:rsidRPr="00DF564E" w:rsidDel="0093730F">
          <w:rPr>
            <w:rFonts w:ascii="Times New Roman" w:hAnsi="Times New Roman" w:cs="Times New Roman"/>
          </w:rPr>
          <w:delText xml:space="preserve"> </w:delText>
        </w:r>
      </w:del>
    </w:p>
    <w:p w:rsidR="00D63749" w:rsidRDefault="00D63749" w:rsidP="00671D15">
      <w:pPr>
        <w:spacing w:afterLines="50"/>
        <w:rPr>
          <w:del w:id="141" w:author="WANG" w:date="2014-01-14T08:44:00Z"/>
          <w:rFonts w:ascii="Times New Roman" w:hAnsi="Times New Roman" w:cs="Times New Roman"/>
        </w:rPr>
        <w:pPrChange w:id="142" w:author="WANG" w:date="2014-10-03T11:11:00Z">
          <w:pPr>
            <w:spacing w:afterLines="50"/>
          </w:pPr>
        </w:pPrChange>
      </w:pPr>
    </w:p>
    <w:p w:rsidR="00D63749" w:rsidRDefault="00CA5CB1" w:rsidP="00671D15">
      <w:pPr>
        <w:spacing w:afterLines="50"/>
        <w:rPr>
          <w:rFonts w:ascii="Times New Roman" w:hAnsi="Times New Roman" w:cs="Times New Roman"/>
          <w:color w:val="FF0000"/>
        </w:rPr>
        <w:pPrChange w:id="143" w:author="WANG" w:date="2014-10-03T11:11:00Z">
          <w:pPr>
            <w:spacing w:afterLines="50"/>
          </w:pPr>
        </w:pPrChange>
      </w:pPr>
      <w:r w:rsidRPr="00DF564E">
        <w:rPr>
          <w:rFonts w:ascii="Times New Roman" w:hAnsi="Times New Roman" w:cs="Times New Roman"/>
        </w:rPr>
        <w:t>In those studies, analysis about traffic accidents was more focusing on the quantities of accidents and fatalities</w:t>
      </w:r>
      <w:r w:rsidR="003C1DC0">
        <w:rPr>
          <w:rFonts w:ascii="Times New Roman" w:hAnsi="Times New Roman" w:cs="Times New Roman" w:hint="eastAsia"/>
        </w:rPr>
        <w:t xml:space="preserve">, but </w:t>
      </w:r>
      <w:r w:rsidR="003C1DC0">
        <w:rPr>
          <w:rFonts w:ascii="Times New Roman" w:hAnsi="Times New Roman" w:cs="Times New Roman"/>
        </w:rPr>
        <w:t>f</w:t>
      </w:r>
      <w:r w:rsidR="003C1DC0" w:rsidRPr="00DF564E">
        <w:rPr>
          <w:rFonts w:ascii="Times New Roman" w:hAnsi="Times New Roman" w:cs="Times New Roman"/>
        </w:rPr>
        <w:t>ew studies were conducted to analyze the severity of traffic accidents from a macro viewpoint.</w:t>
      </w:r>
      <w:ins w:id="144" w:author="WANG" w:date="2014-01-07T07:44:00Z">
        <w:r w:rsidR="000179D2">
          <w:rPr>
            <w:rFonts w:ascii="Times New Roman" w:hAnsi="Times New Roman" w:cs="Times New Roman" w:hint="eastAsia"/>
          </w:rPr>
          <w:t xml:space="preserve"> </w:t>
        </w:r>
      </w:ins>
      <w:r w:rsidRPr="00DF564E">
        <w:rPr>
          <w:rFonts w:ascii="Times New Roman" w:hAnsi="Times New Roman" w:cs="Times New Roman"/>
        </w:rPr>
        <w:t>Evaluation indices commonly used include total quantity, quantity per unit of population, quantity per unit of registered vehicle, quantity per unit of vehicle miles traveled (VMT), and so on (Zhao, 2005). These indices are used to make time-series analysis or cross-country comparisons and to estimate overall traffic safety level on road.</w:t>
      </w:r>
      <w:ins w:id="145" w:author="WANG" w:date="2014-01-07T07:44:00Z">
        <w:r w:rsidR="000179D2">
          <w:rPr>
            <w:rFonts w:ascii="Times New Roman" w:hAnsi="Times New Roman" w:cs="Times New Roman" w:hint="eastAsia"/>
          </w:rPr>
          <w:t xml:space="preserve"> </w:t>
        </w:r>
      </w:ins>
      <w:r w:rsidRPr="00DF564E">
        <w:rPr>
          <w:rFonts w:ascii="Times New Roman" w:hAnsi="Times New Roman" w:cs="Times New Roman"/>
        </w:rPr>
        <w:t>However, little is known about the severity of the accidents and its changes over time, since the index of fatalities per population is an indicator combining accidents per population and fatalities per accident. Even for fatalities per vehicle miles travelled (VMT)</w:t>
      </w:r>
      <w:proofErr w:type="gramStart"/>
      <w:r w:rsidRPr="00DF564E">
        <w:rPr>
          <w:rFonts w:ascii="Times New Roman" w:hAnsi="Times New Roman" w:cs="Times New Roman"/>
        </w:rPr>
        <w:t>,</w:t>
      </w:r>
      <w:proofErr w:type="gramEnd"/>
      <w:r w:rsidRPr="00DF564E">
        <w:rPr>
          <w:rFonts w:ascii="Times New Roman" w:hAnsi="Times New Roman" w:cs="Times New Roman"/>
        </w:rPr>
        <w:t xml:space="preserve"> still it does not separate the severity of accidents from the probability of accident per VMT.</w:t>
      </w:r>
    </w:p>
    <w:p w:rsidR="00D63749" w:rsidRDefault="00CA5CB1" w:rsidP="00671D15">
      <w:pPr>
        <w:spacing w:afterLines="50"/>
        <w:rPr>
          <w:ins w:id="146" w:author="WANG" w:date="2014-01-14T08:55:00Z"/>
          <w:rFonts w:ascii="Times New Roman" w:hAnsi="Times New Roman" w:cs="Times New Roman"/>
        </w:rPr>
        <w:pPrChange w:id="147" w:author="WANG" w:date="2014-10-03T11:11:00Z">
          <w:pPr>
            <w:spacing w:afterLines="50"/>
          </w:pPr>
        </w:pPrChange>
      </w:pPr>
      <w:r w:rsidRPr="00DF564E">
        <w:rPr>
          <w:rFonts w:ascii="Times New Roman" w:hAnsi="Times New Roman" w:cs="Times New Roman"/>
        </w:rPr>
        <w:lastRenderedPageBreak/>
        <w:t xml:space="preserve">Besides the quantity of accidents, injuries and fatalities, the relative ratios of death over injury and non-injury are important in accident analysis. Valent et al. (2002) studied the accident figures in Udine, Italy and assessed the severity of these accidents by calculating such ratios. For China, although road safety has improved since 2004 in terms of total number of fatalities caused by accidents, we </w:t>
      </w:r>
      <w:r w:rsidR="00E7398B">
        <w:rPr>
          <w:rFonts w:ascii="Times New Roman" w:hAnsi="Times New Roman" w:cs="Times New Roman" w:hint="eastAsia"/>
        </w:rPr>
        <w:t>could</w:t>
      </w:r>
      <w:ins w:id="148" w:author="WANG" w:date="2014-01-07T07:44:00Z">
        <w:r w:rsidR="000179D2">
          <w:rPr>
            <w:rFonts w:ascii="Times New Roman" w:hAnsi="Times New Roman" w:cs="Times New Roman" w:hint="eastAsia"/>
          </w:rPr>
          <w:t xml:space="preserve"> </w:t>
        </w:r>
      </w:ins>
      <w:r w:rsidR="00E7398B">
        <w:rPr>
          <w:rFonts w:ascii="Times New Roman" w:hAnsi="Times New Roman" w:cs="Times New Roman" w:hint="eastAsia"/>
        </w:rPr>
        <w:t>still improve the road safety from a detailed perspective by evaluating</w:t>
      </w:r>
      <w:r w:rsidRPr="00DF564E">
        <w:rPr>
          <w:rFonts w:ascii="Times New Roman" w:hAnsi="Times New Roman" w:cs="Times New Roman"/>
        </w:rPr>
        <w:t xml:space="preserve"> the road safety in China in terms of fatalities and injuries per accident. </w:t>
      </w:r>
      <w:ins w:id="149" w:author="WANG" w:date="2014-01-14T08:55:00Z">
        <w:del w:id="150" w:author="Liang Ma" w:date="2014-05-16T21:31:00Z">
          <w:r w:rsidR="00C3114E" w:rsidDel="001C6A6E">
            <w:rPr>
              <w:rFonts w:ascii="Times New Roman" w:hAnsi="Times New Roman" w:cs="Times New Roman" w:hint="eastAsia"/>
              <w:color w:val="FF0000"/>
            </w:rPr>
            <w:delText>In this study, traffic accident severity under different conditions is measured by the proportion of total death among total human damages already happened in accidents in each year</w:delText>
          </w:r>
        </w:del>
      </w:ins>
      <w:ins w:id="151" w:author="WANG" w:date="2014-01-14T08:56:00Z">
        <w:del w:id="152" w:author="Liang Ma" w:date="2014-05-16T21:31:00Z">
          <w:r w:rsidR="00C3114E" w:rsidDel="001C6A6E">
            <w:rPr>
              <w:rFonts w:ascii="Times New Roman" w:hAnsi="Times New Roman" w:cs="Times New Roman" w:hint="eastAsia"/>
              <w:color w:val="FF0000"/>
            </w:rPr>
            <w:delText xml:space="preserve">, which </w:delText>
          </w:r>
          <w:r w:rsidR="00C3114E" w:rsidDel="003E6495">
            <w:rPr>
              <w:rFonts w:ascii="Times New Roman" w:hAnsi="Times New Roman" w:cs="Times New Roman" w:hint="eastAsia"/>
              <w:color w:val="FF0000"/>
            </w:rPr>
            <w:delText>is</w:delText>
          </w:r>
          <w:r w:rsidR="00C3114E" w:rsidDel="001C6A6E">
            <w:rPr>
              <w:rFonts w:ascii="Times New Roman" w:hAnsi="Times New Roman" w:cs="Times New Roman" w:hint="eastAsia"/>
              <w:color w:val="FF0000"/>
            </w:rPr>
            <w:delText xml:space="preserve"> a more precise representation of </w:delText>
          </w:r>
        </w:del>
      </w:ins>
      <w:ins w:id="153" w:author="WANG" w:date="2014-01-14T08:57:00Z">
        <w:del w:id="154" w:author="Liang Ma" w:date="2014-05-16T21:31:00Z">
          <w:r w:rsidR="00C3114E" w:rsidDel="001C6A6E">
            <w:rPr>
              <w:rFonts w:ascii="Times New Roman" w:hAnsi="Times New Roman" w:cs="Times New Roman" w:hint="eastAsia"/>
              <w:color w:val="FF0000"/>
            </w:rPr>
            <w:delText>actual damage to accident victims</w:delText>
          </w:r>
        </w:del>
      </w:ins>
      <w:ins w:id="155" w:author="WANG" w:date="2014-01-14T08:55:00Z">
        <w:del w:id="156" w:author="Liang Ma" w:date="2014-05-16T21:31:00Z">
          <w:r w:rsidR="00C3114E" w:rsidDel="001C6A6E">
            <w:rPr>
              <w:rFonts w:ascii="Times New Roman" w:hAnsi="Times New Roman" w:cs="Times New Roman" w:hint="eastAsia"/>
              <w:color w:val="FF0000"/>
            </w:rPr>
            <w:delText>.</w:delText>
          </w:r>
        </w:del>
      </w:ins>
    </w:p>
    <w:p w:rsidR="00D63749" w:rsidRDefault="00D63749" w:rsidP="00671D15">
      <w:pPr>
        <w:spacing w:afterLines="50"/>
        <w:rPr>
          <w:del w:id="157" w:author="WANG" w:date="2014-01-14T08:55:00Z"/>
          <w:rFonts w:ascii="Times New Roman" w:hAnsi="Times New Roman" w:cs="Times New Roman"/>
        </w:rPr>
        <w:pPrChange w:id="158" w:author="WANG" w:date="2014-10-03T11:11:00Z">
          <w:pPr>
            <w:spacing w:afterLines="50"/>
          </w:pPr>
        </w:pPrChange>
      </w:pPr>
    </w:p>
    <w:p w:rsidR="00D63749" w:rsidRDefault="00CA5CB1" w:rsidP="00671D15">
      <w:pPr>
        <w:spacing w:afterLines="50"/>
        <w:rPr>
          <w:rFonts w:ascii="Times New Roman" w:hAnsi="Times New Roman" w:cs="Times New Roman"/>
        </w:rPr>
        <w:pPrChange w:id="159" w:author="WANG" w:date="2014-10-03T11:11:00Z">
          <w:pPr>
            <w:spacing w:afterLines="50"/>
          </w:pPr>
        </w:pPrChange>
      </w:pPr>
      <w:r w:rsidRPr="00DF564E">
        <w:rPr>
          <w:rFonts w:ascii="Times New Roman" w:hAnsi="Times New Roman" w:cs="Times New Roman"/>
        </w:rPr>
        <w:t>The purpose of this paper is to assess the severity of traffic accidents in China from a macro perspective and to find effective measures to reduce fatalities in traffic accident. Two</w:t>
      </w:r>
      <w:r w:rsidR="00D1150D" w:rsidRPr="00DF564E">
        <w:rPr>
          <w:rFonts w:ascii="Times New Roman" w:hAnsi="Times New Roman" w:cs="Times New Roman"/>
        </w:rPr>
        <w:t xml:space="preserve"> new</w:t>
      </w:r>
      <w:ins w:id="160" w:author="WANG" w:date="2014-01-07T07:44:00Z">
        <w:r w:rsidR="000179D2">
          <w:rPr>
            <w:rFonts w:ascii="Times New Roman" w:hAnsi="Times New Roman" w:cs="Times New Roman" w:hint="eastAsia"/>
          </w:rPr>
          <w:t xml:space="preserve"> </w:t>
        </w:r>
      </w:ins>
      <w:r w:rsidRPr="00DF564E">
        <w:rPr>
          <w:rFonts w:ascii="Times New Roman" w:hAnsi="Times New Roman" w:cs="Times New Roman"/>
        </w:rPr>
        <w:t xml:space="preserve">indicators are proposed to describe the severity of accidents and analyze the statistics </w:t>
      </w:r>
      <w:del w:id="161" w:author="WANG" w:date="2014-01-14T08:58:00Z">
        <w:r w:rsidRPr="00DF564E" w:rsidDel="003F21C2">
          <w:rPr>
            <w:rFonts w:ascii="Times New Roman" w:hAnsi="Times New Roman" w:cs="Times New Roman"/>
          </w:rPr>
          <w:delText xml:space="preserve">primarily </w:delText>
        </w:r>
      </w:del>
      <w:ins w:id="162" w:author="WANG" w:date="2014-01-14T08:58:00Z">
        <w:r w:rsidR="003F21C2">
          <w:rPr>
            <w:rFonts w:ascii="Times New Roman" w:hAnsi="Times New Roman" w:cs="Times New Roman" w:hint="eastAsia"/>
          </w:rPr>
          <w:t>according to</w:t>
        </w:r>
      </w:ins>
      <w:del w:id="163" w:author="WANG" w:date="2014-01-14T08:58:00Z">
        <w:r w:rsidRPr="00DF564E" w:rsidDel="003F21C2">
          <w:rPr>
            <w:rFonts w:ascii="Times New Roman" w:hAnsi="Times New Roman" w:cs="Times New Roman"/>
          </w:rPr>
          <w:delText>in</w:delText>
        </w:r>
      </w:del>
      <w:ins w:id="164" w:author="WANG" w:date="2014-01-14T08:58:00Z">
        <w:r w:rsidR="003F21C2">
          <w:rPr>
            <w:rFonts w:ascii="Times New Roman" w:hAnsi="Times New Roman" w:cs="Times New Roman" w:hint="eastAsia"/>
          </w:rPr>
          <w:t xml:space="preserve"> </w:t>
        </w:r>
        <w:r w:rsidR="003F21C2" w:rsidRPr="00DF564E">
          <w:rPr>
            <w:rFonts w:ascii="Times New Roman" w:hAnsi="Times New Roman" w:cs="Times New Roman"/>
          </w:rPr>
          <w:t>categoriz</w:t>
        </w:r>
        <w:r w:rsidR="003F21C2">
          <w:rPr>
            <w:rFonts w:ascii="Times New Roman" w:hAnsi="Times New Roman" w:cs="Times New Roman" w:hint="eastAsia"/>
          </w:rPr>
          <w:t>ation of accident conditions</w:t>
        </w:r>
      </w:ins>
      <w:del w:id="165" w:author="WANG" w:date="2014-01-14T08:58:00Z">
        <w:r w:rsidRPr="00DF564E" w:rsidDel="003F21C2">
          <w:rPr>
            <w:rFonts w:ascii="Times New Roman" w:hAnsi="Times New Roman" w:cs="Times New Roman"/>
          </w:rPr>
          <w:delText xml:space="preserve"> categorized manner</w:delText>
        </w:r>
      </w:del>
      <w:r w:rsidR="009A7BF9">
        <w:rPr>
          <w:rFonts w:ascii="Times New Roman" w:hAnsi="Times New Roman" w:cs="Times New Roman" w:hint="eastAsia"/>
        </w:rPr>
        <w:t>.</w:t>
      </w:r>
      <w:r w:rsidRPr="00DF564E">
        <w:rPr>
          <w:rFonts w:ascii="Times New Roman" w:hAnsi="Times New Roman" w:cs="Times New Roman"/>
        </w:rPr>
        <w:t xml:space="preserve"> The time-series data of two indicators are used to spot the factors that contribute to the changes in accident severity over time.</w:t>
      </w:r>
      <w:del w:id="166" w:author="WANG" w:date="2014-01-14T08:58:00Z">
        <w:r w:rsidRPr="00DF564E" w:rsidDel="003F21C2">
          <w:rPr>
            <w:rFonts w:ascii="Times New Roman" w:hAnsi="Times New Roman" w:cs="Times New Roman"/>
          </w:rPr>
          <w:delText xml:space="preserve"> </w:delText>
        </w:r>
      </w:del>
    </w:p>
    <w:p w:rsidR="00D63749" w:rsidRDefault="00D63749" w:rsidP="00671D15">
      <w:pPr>
        <w:spacing w:afterLines="50"/>
        <w:rPr>
          <w:rFonts w:ascii="Times New Roman" w:hAnsi="Times New Roman" w:cs="Times New Roman"/>
        </w:rPr>
        <w:pPrChange w:id="167" w:author="WANG" w:date="2014-10-03T11:11:00Z">
          <w:pPr>
            <w:spacing w:afterLines="50"/>
          </w:pPr>
        </w:pPrChange>
      </w:pPr>
    </w:p>
    <w:p w:rsidR="009E65BC" w:rsidRDefault="00CA5CB1" w:rsidP="00FD2D23">
      <w:pPr>
        <w:pStyle w:val="1"/>
        <w:spacing w:before="0" w:after="0" w:line="240" w:lineRule="auto"/>
        <w:ind w:left="284" w:hangingChars="118" w:hanging="284"/>
        <w:rPr>
          <w:rFonts w:ascii="Times New Roman" w:hAnsi="Times New Roman" w:cs="Times New Roman"/>
          <w:sz w:val="24"/>
        </w:rPr>
      </w:pPr>
      <w:r w:rsidRPr="00DF564E">
        <w:rPr>
          <w:rFonts w:ascii="Times New Roman" w:hAnsi="Times New Roman" w:cs="Times New Roman"/>
          <w:sz w:val="24"/>
        </w:rPr>
        <w:t>Material and Methods</w:t>
      </w:r>
    </w:p>
    <w:p w:rsidR="00CA5CB1" w:rsidRPr="00DF564E" w:rsidRDefault="00CA5CB1" w:rsidP="00CA5CB1">
      <w:pPr>
        <w:ind w:left="249" w:hanging="249"/>
        <w:rPr>
          <w:rFonts w:ascii="Times New Roman" w:hAnsi="Times New Roman" w:cs="Times New Roman"/>
        </w:rPr>
      </w:pPr>
    </w:p>
    <w:p w:rsidR="00CA5CB1" w:rsidRPr="00DF564E" w:rsidRDefault="00CA5CB1" w:rsidP="00BF7211">
      <w:pPr>
        <w:pStyle w:val="2"/>
        <w:spacing w:before="0" w:after="0" w:line="240" w:lineRule="auto"/>
        <w:ind w:left="578" w:hangingChars="275" w:hanging="578"/>
        <w:rPr>
          <w:rFonts w:ascii="Times New Roman" w:hAnsi="Times New Roman" w:cs="Times New Roman"/>
          <w:b w:val="0"/>
          <w:i/>
          <w:sz w:val="21"/>
        </w:rPr>
      </w:pPr>
      <w:r w:rsidRPr="00DF564E">
        <w:rPr>
          <w:rFonts w:ascii="Times New Roman" w:hAnsi="Times New Roman" w:cs="Times New Roman"/>
          <w:b w:val="0"/>
          <w:i/>
          <w:sz w:val="21"/>
        </w:rPr>
        <w:t>Data Source</w:t>
      </w:r>
    </w:p>
    <w:p w:rsidR="00CA5CB1" w:rsidRPr="00DF564E" w:rsidRDefault="00CA5CB1" w:rsidP="001C680C">
      <w:pPr>
        <w:spacing w:afterLines="50"/>
        <w:rPr>
          <w:rFonts w:ascii="Times New Roman" w:hAnsi="Times New Roman" w:cs="Times New Roman"/>
        </w:rPr>
      </w:pPr>
      <w:r w:rsidRPr="00DF564E">
        <w:rPr>
          <w:rFonts w:ascii="Times New Roman" w:hAnsi="Times New Roman" w:cs="Times New Roman"/>
        </w:rPr>
        <w:t>Traffic accident data are obtained from the following databases provided by the target countries (Germany, UK, USA, Italy, France, and Chi</w:t>
      </w:r>
      <w:r w:rsidR="004660AA" w:rsidRPr="004660AA">
        <w:rPr>
          <w:rFonts w:ascii="Times New Roman" w:hAnsi="Times New Roman" w:cs="Times New Roman"/>
          <w:szCs w:val="21"/>
        </w:rPr>
        <w:t xml:space="preserve">na) </w:t>
      </w:r>
      <w:r w:rsidR="005512E9" w:rsidRPr="005512E9">
        <w:rPr>
          <w:rFonts w:ascii="Times New Roman" w:hAnsi="Times New Roman" w:cs="Times New Roman"/>
          <w:color w:val="FF0000"/>
          <w:szCs w:val="21"/>
        </w:rPr>
        <w:t>(Eurostat</w:t>
      </w:r>
      <w:ins w:id="168" w:author="WANG" w:date="2014-01-07T08:40:00Z">
        <w:r w:rsidR="00B64964">
          <w:rPr>
            <w:rFonts w:ascii="Times New Roman" w:hAnsi="Times New Roman" w:cs="Times New Roman" w:hint="eastAsia"/>
            <w:color w:val="FF0000"/>
            <w:szCs w:val="21"/>
          </w:rPr>
          <w:t>, 20</w:t>
        </w:r>
      </w:ins>
      <w:ins w:id="169" w:author="WANG" w:date="2014-01-07T08:41:00Z">
        <w:r w:rsidR="00B64964">
          <w:rPr>
            <w:rFonts w:ascii="Times New Roman" w:hAnsi="Times New Roman" w:cs="Times New Roman" w:hint="eastAsia"/>
            <w:color w:val="FF0000"/>
            <w:szCs w:val="21"/>
          </w:rPr>
          <w:t>00</w:t>
        </w:r>
      </w:ins>
      <w:ins w:id="170" w:author="WANG" w:date="2014-01-07T08:40:00Z">
        <w:r w:rsidR="00B64964">
          <w:rPr>
            <w:rFonts w:ascii="Times New Roman" w:hAnsi="Times New Roman" w:cs="Times New Roman" w:hint="eastAsia"/>
            <w:color w:val="FF0000"/>
            <w:szCs w:val="21"/>
          </w:rPr>
          <w:t>-20</w:t>
        </w:r>
      </w:ins>
      <w:ins w:id="171" w:author="WANG" w:date="2014-01-07T08:41:00Z">
        <w:r w:rsidR="00B64964">
          <w:rPr>
            <w:rFonts w:ascii="Times New Roman" w:hAnsi="Times New Roman" w:cs="Times New Roman" w:hint="eastAsia"/>
            <w:color w:val="FF0000"/>
            <w:szCs w:val="21"/>
          </w:rPr>
          <w:t>11</w:t>
        </w:r>
      </w:ins>
      <w:r w:rsidR="004660AA" w:rsidRPr="004660AA">
        <w:rPr>
          <w:rFonts w:ascii="Times New Roman" w:hAnsi="Times New Roman" w:cs="Times New Roman"/>
          <w:color w:val="FF0000"/>
          <w:szCs w:val="21"/>
        </w:rPr>
        <w:t>, NHTSA</w:t>
      </w:r>
      <w:ins w:id="172" w:author="WANG" w:date="2014-01-07T08:41:00Z">
        <w:r w:rsidR="00B64964">
          <w:rPr>
            <w:rFonts w:ascii="Times New Roman" w:hAnsi="Times New Roman" w:cs="Times New Roman" w:hint="eastAsia"/>
            <w:color w:val="FF0000"/>
            <w:szCs w:val="21"/>
          </w:rPr>
          <w:t xml:space="preserve"> 2000-2010</w:t>
        </w:r>
      </w:ins>
      <w:r w:rsidR="004660AA" w:rsidRPr="004660AA">
        <w:rPr>
          <w:rFonts w:ascii="Times New Roman" w:hAnsi="Times New Roman" w:cs="Times New Roman"/>
          <w:color w:val="FF0000"/>
          <w:szCs w:val="21"/>
        </w:rPr>
        <w:t>, NBSC</w:t>
      </w:r>
      <w:ins w:id="173" w:author="WANG" w:date="2014-01-07T08:41:00Z">
        <w:r w:rsidR="00B64964">
          <w:rPr>
            <w:rFonts w:ascii="Times New Roman" w:hAnsi="Times New Roman" w:cs="Times New Roman" w:hint="eastAsia"/>
            <w:color w:val="FF0000"/>
            <w:szCs w:val="21"/>
          </w:rPr>
          <w:t>, 2000-2010</w:t>
        </w:r>
      </w:ins>
      <w:r w:rsidR="00015E4B" w:rsidRPr="00015E4B">
        <w:rPr>
          <w:rFonts w:ascii="Times New Roman" w:hAnsi="Times New Roman" w:cs="Times New Roman"/>
          <w:color w:val="FF0000"/>
          <w:szCs w:val="21"/>
          <w:rPrChange w:id="174" w:author="WANG" w:date="2014-01-07T08:38:00Z">
            <w:rPr>
              <w:rFonts w:ascii="Times New Roman" w:hAnsi="Times New Roman" w:cs="Times New Roman"/>
              <w:color w:val="FF0000"/>
              <w:sz w:val="18"/>
            </w:rPr>
          </w:rPrChange>
        </w:rPr>
        <w:t>).</w:t>
      </w:r>
      <w:r w:rsidR="004660AA" w:rsidRPr="004660AA">
        <w:rPr>
          <w:rFonts w:ascii="Times New Roman" w:hAnsi="Times New Roman" w:cs="Times New Roman"/>
          <w:szCs w:val="21"/>
        </w:rPr>
        <w:t xml:space="preserve"> The</w:t>
      </w:r>
      <w:r w:rsidRPr="00DF564E">
        <w:rPr>
          <w:rFonts w:ascii="Times New Roman" w:hAnsi="Times New Roman" w:cs="Times New Roman"/>
        </w:rPr>
        <w:t xml:space="preserve">se databases provide yearly traffic accident numbers and categorizations. </w:t>
      </w:r>
    </w:p>
    <w:p w:rsidR="00D63749" w:rsidRDefault="00CA5CB1" w:rsidP="00671D15">
      <w:pPr>
        <w:spacing w:afterLines="50"/>
        <w:rPr>
          <w:rFonts w:ascii="Times New Roman" w:hAnsi="Times New Roman" w:cs="Times New Roman"/>
        </w:rPr>
        <w:pPrChange w:id="175" w:author="WANG" w:date="2014-10-03T11:11:00Z">
          <w:pPr>
            <w:spacing w:afterLines="50"/>
          </w:pPr>
        </w:pPrChange>
      </w:pPr>
      <w:r w:rsidRPr="00DF564E">
        <w:rPr>
          <w:rFonts w:ascii="Times New Roman" w:hAnsi="Times New Roman" w:cs="Times New Roman"/>
        </w:rPr>
        <w:t>Data about China are from the National Statistics Bureau</w:t>
      </w:r>
      <w:del w:id="176" w:author="WANG" w:date="2014-01-09T19:13:00Z">
        <w:r w:rsidRPr="00DF564E" w:rsidDel="00D90A94">
          <w:rPr>
            <w:rFonts w:ascii="Times New Roman" w:hAnsi="Times New Roman" w:cs="Times New Roman"/>
          </w:rPr>
          <w:delText>, as well as local statistics bureaus,</w:delText>
        </w:r>
      </w:del>
      <w:r w:rsidRPr="00DF564E">
        <w:rPr>
          <w:rFonts w:ascii="Times New Roman" w:hAnsi="Times New Roman" w:cs="Times New Roman"/>
        </w:rPr>
        <w:t xml:space="preserve"> and </w:t>
      </w:r>
      <w:del w:id="177" w:author="WANG" w:date="2014-01-09T19:13:00Z">
        <w:r w:rsidRPr="00DF564E" w:rsidDel="00D90A94">
          <w:rPr>
            <w:rFonts w:ascii="Times New Roman" w:hAnsi="Times New Roman" w:cs="Times New Roman"/>
          </w:rPr>
          <w:delText xml:space="preserve">from the </w:delText>
        </w:r>
      </w:del>
      <w:r w:rsidRPr="00DF564E">
        <w:rPr>
          <w:rFonts w:ascii="Times New Roman" w:hAnsi="Times New Roman" w:cs="Times New Roman"/>
        </w:rPr>
        <w:t>Traffic Administration Bureau of Ministry of Public Security of</w:t>
      </w:r>
      <w:r w:rsidR="004660AA" w:rsidRPr="004660AA">
        <w:rPr>
          <w:rFonts w:ascii="Times New Roman" w:hAnsi="Times New Roman" w:cs="Times New Roman"/>
          <w:szCs w:val="21"/>
        </w:rPr>
        <w:t xml:space="preserve"> PRC</w:t>
      </w:r>
      <w:ins w:id="178" w:author="WANG" w:date="2014-01-07T07:44:00Z">
        <w:r w:rsidR="005512E9" w:rsidRPr="005512E9">
          <w:rPr>
            <w:rFonts w:ascii="Times New Roman" w:hAnsi="Times New Roman" w:cs="Times New Roman"/>
            <w:szCs w:val="21"/>
          </w:rPr>
          <w:t xml:space="preserve"> </w:t>
        </w:r>
      </w:ins>
      <w:r w:rsidR="00830716" w:rsidRPr="00830716">
        <w:rPr>
          <w:rFonts w:ascii="Times New Roman" w:hAnsi="Times New Roman" w:cs="Times New Roman"/>
          <w:color w:val="FF0000"/>
          <w:szCs w:val="21"/>
        </w:rPr>
        <w:t>(</w:t>
      </w:r>
      <w:ins w:id="179" w:author="WANG" w:date="2014-01-07T08:39:00Z">
        <w:r w:rsidR="00015E4B" w:rsidRPr="00015E4B">
          <w:rPr>
            <w:rFonts w:ascii="Times New Roman" w:hAnsi="Times New Roman" w:cs="Times New Roman"/>
            <w:szCs w:val="21"/>
            <w:rPrChange w:id="180" w:author="WANG" w:date="2014-01-07T08:39:00Z">
              <w:rPr>
                <w:rFonts w:ascii="Times New Roman" w:hAnsi="Times New Roman" w:cs="Times New Roman"/>
                <w:sz w:val="18"/>
              </w:rPr>
            </w:rPrChange>
          </w:rPr>
          <w:t>TAB</w:t>
        </w:r>
        <w:r w:rsidR="00B64964">
          <w:rPr>
            <w:rFonts w:ascii="Times New Roman" w:hAnsi="Times New Roman" w:cs="Times New Roman" w:hint="eastAsia"/>
            <w:szCs w:val="21"/>
          </w:rPr>
          <w:t>, 2000-</w:t>
        </w:r>
      </w:ins>
      <w:ins w:id="181" w:author="Liang Ma" w:date="2014-05-16T21:32:00Z">
        <w:r w:rsidR="001C6A6E">
          <w:rPr>
            <w:rFonts w:ascii="Times New Roman" w:hAnsi="Times New Roman" w:cs="Times New Roman"/>
            <w:szCs w:val="21"/>
          </w:rPr>
          <w:t>2012</w:t>
        </w:r>
      </w:ins>
      <w:ins w:id="182" w:author="WANG" w:date="2014-01-07T08:39:00Z">
        <w:del w:id="183" w:author="Liang Ma" w:date="2014-05-16T21:32:00Z">
          <w:r w:rsidR="00B64964" w:rsidDel="001C6A6E">
            <w:rPr>
              <w:rFonts w:ascii="Times New Roman" w:hAnsi="Times New Roman" w:cs="Times New Roman" w:hint="eastAsia"/>
              <w:szCs w:val="21"/>
            </w:rPr>
            <w:delText>2010</w:delText>
          </w:r>
        </w:del>
      </w:ins>
      <w:del w:id="184" w:author="WANG" w:date="2014-01-07T08:39:00Z">
        <w:r w:rsidR="004660AA" w:rsidRPr="004660AA">
          <w:rPr>
            <w:rFonts w:ascii="Times New Roman" w:hAnsi="Times New Roman" w:cs="Times New Roman"/>
            <w:color w:val="FF0000"/>
            <w:szCs w:val="21"/>
          </w:rPr>
          <w:delText>Reference</w:delText>
        </w:r>
      </w:del>
      <w:r w:rsidR="005512E9" w:rsidRPr="005512E9">
        <w:rPr>
          <w:rFonts w:ascii="Times New Roman" w:hAnsi="Times New Roman" w:cs="Times New Roman"/>
          <w:color w:val="FF0000"/>
          <w:szCs w:val="21"/>
        </w:rPr>
        <w:t>)</w:t>
      </w:r>
      <w:r w:rsidR="00830716" w:rsidRPr="00830716">
        <w:rPr>
          <w:rFonts w:ascii="Times New Roman" w:hAnsi="Times New Roman" w:cs="Times New Roman"/>
          <w:szCs w:val="21"/>
        </w:rPr>
        <w:t>.</w:t>
      </w:r>
      <w:ins w:id="185" w:author="WANG" w:date="2014-01-09T19:13:00Z">
        <w:r w:rsidR="00D90A94">
          <w:rPr>
            <w:rFonts w:ascii="Times New Roman" w:hAnsi="Times New Roman" w:cs="Times New Roman" w:hint="eastAsia"/>
            <w:szCs w:val="21"/>
          </w:rPr>
          <w:t xml:space="preserve"> Local data are from provincial or municipal bureau</w:t>
        </w:r>
      </w:ins>
      <w:ins w:id="186" w:author="WANG" w:date="2014-01-09T19:14:00Z">
        <w:r w:rsidR="00D90A94">
          <w:rPr>
            <w:rFonts w:ascii="Times New Roman" w:hAnsi="Times New Roman" w:cs="Times New Roman" w:hint="eastAsia"/>
            <w:szCs w:val="21"/>
          </w:rPr>
          <w:t>s</w:t>
        </w:r>
      </w:ins>
      <w:ins w:id="187" w:author="WANG" w:date="2014-01-09T19:13:00Z">
        <w:r w:rsidR="00D90A94">
          <w:rPr>
            <w:rFonts w:ascii="Times New Roman" w:hAnsi="Times New Roman" w:cs="Times New Roman" w:hint="eastAsia"/>
            <w:szCs w:val="21"/>
          </w:rPr>
          <w:t xml:space="preserve"> of statistics</w:t>
        </w:r>
      </w:ins>
      <w:ins w:id="188" w:author="WANG" w:date="2014-01-09T19:14:00Z">
        <w:r w:rsidR="00D90A94">
          <w:rPr>
            <w:rFonts w:ascii="Times New Roman" w:hAnsi="Times New Roman" w:cs="Times New Roman" w:hint="eastAsia"/>
            <w:szCs w:val="21"/>
          </w:rPr>
          <w:t xml:space="preserve"> (AHPBS, 2000-2010; BJMBS, 2003-2010; </w:t>
        </w:r>
      </w:ins>
      <w:ins w:id="189" w:author="WANG" w:date="2014-01-09T19:24:00Z">
        <w:r w:rsidR="00734979">
          <w:rPr>
            <w:rFonts w:ascii="Times New Roman" w:hAnsi="Times New Roman" w:cs="Times New Roman" w:hint="eastAsia"/>
            <w:szCs w:val="21"/>
          </w:rPr>
          <w:t xml:space="preserve">FJPBS, 2003-2009; </w:t>
        </w:r>
      </w:ins>
      <w:ins w:id="190" w:author="WANG" w:date="2014-01-09T19:25:00Z">
        <w:r w:rsidR="00734979">
          <w:rPr>
            <w:rFonts w:ascii="Times New Roman" w:hAnsi="Times New Roman" w:cs="Times New Roman" w:hint="eastAsia"/>
            <w:szCs w:val="21"/>
          </w:rPr>
          <w:t>SB</w:t>
        </w:r>
      </w:ins>
      <w:ins w:id="191" w:author="WANG" w:date="2014-01-09T19:24:00Z">
        <w:r w:rsidR="00734979">
          <w:rPr>
            <w:rFonts w:ascii="Times New Roman" w:hAnsi="Times New Roman" w:cs="Times New Roman" w:hint="eastAsia"/>
            <w:szCs w:val="21"/>
          </w:rPr>
          <w:t>GD</w:t>
        </w:r>
      </w:ins>
      <w:ins w:id="192" w:author="WANG" w:date="2014-01-09T19:25:00Z">
        <w:r w:rsidR="00734979">
          <w:rPr>
            <w:rFonts w:ascii="Times New Roman" w:hAnsi="Times New Roman" w:cs="Times New Roman" w:hint="eastAsia"/>
            <w:szCs w:val="21"/>
          </w:rPr>
          <w:t>P, 2005-2010; HNPBS, 2005-2010; JSPBS, 2000-2009; SHMBS, 2002-2010; SCPBS, 2004-2010</w:t>
        </w:r>
      </w:ins>
      <w:ins w:id="193" w:author="WANG" w:date="2014-01-09T19:14:00Z">
        <w:r w:rsidR="00D90A94">
          <w:rPr>
            <w:rFonts w:ascii="Times New Roman" w:hAnsi="Times New Roman" w:cs="Times New Roman" w:hint="eastAsia"/>
            <w:szCs w:val="21"/>
          </w:rPr>
          <w:t>)</w:t>
        </w:r>
      </w:ins>
      <w:ins w:id="194" w:author="WANG" w:date="2014-01-09T19:13:00Z">
        <w:r w:rsidR="00D90A94">
          <w:rPr>
            <w:rFonts w:ascii="Times New Roman" w:hAnsi="Times New Roman" w:cs="Times New Roman" w:hint="eastAsia"/>
            <w:szCs w:val="21"/>
          </w:rPr>
          <w:t>.</w:t>
        </w:r>
      </w:ins>
      <w:r w:rsidR="005512E9" w:rsidRPr="005512E9">
        <w:rPr>
          <w:rFonts w:ascii="Times New Roman" w:hAnsi="Times New Roman" w:cs="Times New Roman"/>
          <w:szCs w:val="21"/>
        </w:rPr>
        <w:t xml:space="preserve"> Annua</w:t>
      </w:r>
      <w:r w:rsidRPr="00DF564E">
        <w:rPr>
          <w:rFonts w:ascii="Times New Roman" w:hAnsi="Times New Roman" w:cs="Times New Roman"/>
        </w:rPr>
        <w:t>l figures of the number and categorization of traffic accidents from 2000 to 2010 are archived in details and taken for the severity analysis.</w:t>
      </w:r>
    </w:p>
    <w:p w:rsidR="00D63749" w:rsidRDefault="00DB61D8" w:rsidP="00671D15">
      <w:pPr>
        <w:spacing w:afterLines="50"/>
        <w:rPr>
          <w:ins w:id="195" w:author="WANG" w:date="2014-01-10T09:22:00Z"/>
          <w:rFonts w:ascii="Times New Roman" w:hAnsi="Times New Roman" w:cs="Times New Roman"/>
        </w:rPr>
        <w:pPrChange w:id="196" w:author="WANG" w:date="2014-10-03T11:11:00Z">
          <w:pPr>
            <w:spacing w:afterLines="50"/>
          </w:pPr>
        </w:pPrChange>
      </w:pPr>
      <w:r w:rsidRPr="00DF564E">
        <w:rPr>
          <w:rFonts w:ascii="Times New Roman" w:hAnsi="Times New Roman" w:cs="Times New Roman"/>
          <w:color w:val="FF0000"/>
        </w:rPr>
        <w:t xml:space="preserve">According to the data provided in Traffic Accident Yearly Reports, </w:t>
      </w:r>
      <w:commentRangeStart w:id="197"/>
      <w:r w:rsidRPr="00DF564E">
        <w:rPr>
          <w:rFonts w:ascii="Times New Roman" w:hAnsi="Times New Roman" w:cs="Times New Roman"/>
          <w:color w:val="FF0000"/>
        </w:rPr>
        <w:t xml:space="preserve">causal factors are classified into various categories (see </w:t>
      </w:r>
      <w:ins w:id="198" w:author="WANG" w:date="2014-01-10T09:18:00Z">
        <w:r w:rsidR="00CC1F22">
          <w:rPr>
            <w:rFonts w:ascii="Times New Roman" w:hAnsi="Times New Roman" w:cs="Times New Roman" w:hint="eastAsia"/>
            <w:color w:val="FF0000"/>
          </w:rPr>
          <w:t>Table 1</w:t>
        </w:r>
      </w:ins>
      <w:del w:id="199" w:author="WANG" w:date="2014-01-10T09:16:00Z">
        <w:r w:rsidRPr="00DF564E" w:rsidDel="00CC1F22">
          <w:rPr>
            <w:rFonts w:ascii="Times New Roman" w:hAnsi="Times New Roman" w:cs="Times New Roman"/>
            <w:color w:val="FF0000"/>
          </w:rPr>
          <w:delText>Table 1</w:delText>
        </w:r>
      </w:del>
      <w:r w:rsidRPr="00DF564E">
        <w:rPr>
          <w:rFonts w:ascii="Times New Roman" w:hAnsi="Times New Roman" w:cs="Times New Roman"/>
          <w:color w:val="FF0000"/>
        </w:rPr>
        <w:t xml:space="preserve">) to identify key factors </w:t>
      </w:r>
      <w:del w:id="200" w:author="Liang Ma" w:date="2014-05-16T21:32:00Z">
        <w:r w:rsidRPr="00DF564E" w:rsidDel="001C6A6E">
          <w:rPr>
            <w:rFonts w:ascii="Times New Roman" w:hAnsi="Times New Roman" w:cs="Times New Roman"/>
            <w:color w:val="FF0000"/>
          </w:rPr>
          <w:delText xml:space="preserve">determining </w:delText>
        </w:r>
      </w:del>
      <w:ins w:id="201" w:author="Liang Ma" w:date="2014-05-16T21:32:00Z">
        <w:r w:rsidR="001C6A6E">
          <w:rPr>
            <w:rFonts w:ascii="Times New Roman" w:hAnsi="Times New Roman" w:cs="Times New Roman"/>
            <w:color w:val="FF0000"/>
          </w:rPr>
          <w:t>influencing</w:t>
        </w:r>
        <w:r w:rsidR="001C6A6E" w:rsidRPr="00DF564E">
          <w:rPr>
            <w:rFonts w:ascii="Times New Roman" w:hAnsi="Times New Roman" w:cs="Times New Roman"/>
            <w:color w:val="FF0000"/>
          </w:rPr>
          <w:t xml:space="preserve"> </w:t>
        </w:r>
      </w:ins>
      <w:r w:rsidRPr="00DF564E">
        <w:rPr>
          <w:rFonts w:ascii="Times New Roman" w:hAnsi="Times New Roman" w:cs="Times New Roman"/>
          <w:color w:val="FF0000"/>
        </w:rPr>
        <w:t>the severity of an accident.</w:t>
      </w:r>
      <w:commentRangeEnd w:id="197"/>
      <w:r w:rsidRPr="00DF564E">
        <w:rPr>
          <w:rStyle w:val="af"/>
          <w:rFonts w:ascii="Times New Roman" w:hAnsi="Times New Roman" w:cs="Times New Roman"/>
          <w:color w:val="FF0000"/>
        </w:rPr>
        <w:commentReference w:id="197"/>
      </w:r>
      <w:r w:rsidRPr="00DF564E">
        <w:rPr>
          <w:rFonts w:ascii="Times New Roman" w:hAnsi="Times New Roman" w:cs="Times New Roman"/>
          <w:color w:val="FF0000"/>
        </w:rPr>
        <w:t xml:space="preserve"> Those factors are selected </w:t>
      </w:r>
      <w:r w:rsidR="00E43E29">
        <w:rPr>
          <w:rFonts w:ascii="Times New Roman" w:hAnsi="Times New Roman" w:cs="Times New Roman" w:hint="eastAsia"/>
          <w:color w:val="FF0000"/>
        </w:rPr>
        <w:t>according to previous</w:t>
      </w:r>
      <w:r w:rsidRPr="00DF564E">
        <w:rPr>
          <w:rFonts w:ascii="Times New Roman" w:hAnsi="Times New Roman" w:cs="Times New Roman"/>
          <w:color w:val="FF0000"/>
        </w:rPr>
        <w:t xml:space="preserve"> literature concerning traffic accident analysis.</w:t>
      </w:r>
      <w:ins w:id="202" w:author="WANG" w:date="2014-01-10T09:22:00Z">
        <w:r w:rsidR="00CC1F22" w:rsidRPr="00CC1F22">
          <w:rPr>
            <w:rFonts w:ascii="Times New Roman" w:hAnsi="Times New Roman" w:cs="Times New Roman"/>
          </w:rPr>
          <w:t xml:space="preserve"> </w:t>
        </w:r>
        <w:r w:rsidR="00CC1F22" w:rsidRPr="00DF564E">
          <w:rPr>
            <w:rFonts w:ascii="Times New Roman" w:hAnsi="Times New Roman" w:cs="Times New Roman"/>
          </w:rPr>
          <w:t>Traffic accidents data for several provinces or municipals are collected to compare the conclusion of national</w:t>
        </w:r>
      </w:ins>
      <w:ins w:id="203" w:author="WANG" w:date="2014-01-10T09:23:00Z">
        <w:r w:rsidR="00CC1F22">
          <w:rPr>
            <w:rFonts w:ascii="Times New Roman" w:hAnsi="Times New Roman" w:cs="Times New Roman" w:hint="eastAsia"/>
          </w:rPr>
          <w:t xml:space="preserve"> level</w:t>
        </w:r>
      </w:ins>
      <w:ins w:id="204" w:author="WANG" w:date="2014-01-10T09:22:00Z">
        <w:r w:rsidR="00CC1F22" w:rsidRPr="00DF564E">
          <w:rPr>
            <w:rFonts w:ascii="Times New Roman" w:hAnsi="Times New Roman" w:cs="Times New Roman"/>
          </w:rPr>
          <w:t xml:space="preserve"> </w:t>
        </w:r>
      </w:ins>
      <w:ins w:id="205" w:author="WANG" w:date="2014-01-10T09:23:00Z">
        <w:r w:rsidR="00CC1F22">
          <w:rPr>
            <w:rFonts w:ascii="Times New Roman" w:hAnsi="Times New Roman" w:cs="Times New Roman" w:hint="eastAsia"/>
          </w:rPr>
          <w:t xml:space="preserve">with that </w:t>
        </w:r>
      </w:ins>
      <w:ins w:id="206" w:author="WANG" w:date="2014-01-10T09:22:00Z">
        <w:r w:rsidR="00CC1F22" w:rsidRPr="00DF564E">
          <w:rPr>
            <w:rFonts w:ascii="Times New Roman" w:hAnsi="Times New Roman" w:cs="Times New Roman"/>
          </w:rPr>
          <w:t>in a local contex</w:t>
        </w:r>
      </w:ins>
      <w:ins w:id="207" w:author="WANG" w:date="2014-01-10T09:23:00Z">
        <w:r w:rsidR="00CC1F22">
          <w:rPr>
            <w:rFonts w:ascii="Times New Roman" w:hAnsi="Times New Roman" w:cs="Times New Roman" w:hint="eastAsia"/>
          </w:rPr>
          <w:t>t</w:t>
        </w:r>
      </w:ins>
      <w:ins w:id="208" w:author="WANG" w:date="2014-01-10T09:22:00Z">
        <w:r w:rsidR="00CC1F22" w:rsidRPr="00DF564E">
          <w:rPr>
            <w:rFonts w:ascii="Times New Roman" w:hAnsi="Times New Roman" w:cs="Times New Roman"/>
          </w:rPr>
          <w:t xml:space="preserve">. Though local statistics data provide less categorized data, it is expected that the congregated local accident figures should not deviate from national data. </w:t>
        </w:r>
      </w:ins>
    </w:p>
    <w:p w:rsidR="00D63749" w:rsidRDefault="00CC1F22" w:rsidP="00671D15">
      <w:pPr>
        <w:spacing w:afterLines="50"/>
        <w:rPr>
          <w:del w:id="209" w:author="WANG" w:date="2014-01-10T09:17:00Z"/>
          <w:rFonts w:ascii="Times New Roman" w:hAnsi="Times New Roman" w:cs="Times New Roman"/>
        </w:rPr>
        <w:pPrChange w:id="210" w:author="WANG" w:date="2014-10-03T11:11:00Z">
          <w:pPr>
            <w:spacing w:afterLines="50"/>
          </w:pPr>
        </w:pPrChange>
      </w:pPr>
      <w:ins w:id="211" w:author="WANG" w:date="2014-01-10T09:17:00Z">
        <w:r w:rsidRPr="00DF564E">
          <w:rPr>
            <w:rFonts w:ascii="Times New Roman" w:hAnsi="Times New Roman" w:cs="Times New Roman"/>
            <w:sz w:val="18"/>
          </w:rPr>
          <w:t xml:space="preserve">Table </w:t>
        </w:r>
      </w:ins>
      <w:ins w:id="212" w:author="WANG" w:date="2014-01-10T09:18:00Z">
        <w:r>
          <w:rPr>
            <w:rFonts w:ascii="Times New Roman" w:hAnsi="Times New Roman" w:cs="Times New Roman" w:hint="eastAsia"/>
            <w:sz w:val="18"/>
          </w:rPr>
          <w:t>1</w:t>
        </w:r>
      </w:ins>
      <w:ins w:id="213" w:author="WANG" w:date="2014-01-10T09:17:00Z">
        <w:r w:rsidRPr="00DF564E">
          <w:rPr>
            <w:rFonts w:ascii="Times New Roman" w:hAnsi="Times New Roman" w:cs="Times New Roman"/>
            <w:sz w:val="18"/>
          </w:rPr>
          <w:t xml:space="preserve"> </w:t>
        </w:r>
      </w:ins>
      <w:ins w:id="214" w:author="WANG" w:date="2014-01-10T09:18:00Z">
        <w:r w:rsidRPr="00DF564E">
          <w:rPr>
            <w:rFonts w:ascii="Times New Roman" w:hAnsi="Times New Roman" w:cs="Times New Roman"/>
            <w:sz w:val="18"/>
          </w:rPr>
          <w:t>Proportion of various means of transportation for victims upon accident (</w:t>
        </w:r>
        <w:r w:rsidRPr="00DF564E">
          <w:rPr>
            <w:rFonts w:ascii="Times New Roman" w:hAnsi="Times New Roman" w:cs="Times New Roman"/>
            <w:sz w:val="18"/>
            <w:vertAlign w:val="superscript"/>
          </w:rPr>
          <w:t xml:space="preserve">a </w:t>
        </w:r>
        <w:r w:rsidRPr="00DF564E">
          <w:rPr>
            <w:rFonts w:ascii="Times New Roman" w:hAnsi="Times New Roman" w:cs="Times New Roman"/>
            <w:sz w:val="18"/>
          </w:rPr>
          <w:t>Primary causal factor of a category is the direct context of the accident categorization.)</w:t>
        </w:r>
      </w:ins>
    </w:p>
    <w:p w:rsidR="00027E07" w:rsidDel="007C2D03" w:rsidRDefault="00DB61D8">
      <w:pPr>
        <w:pStyle w:val="a9"/>
        <w:rPr>
          <w:del w:id="215" w:author="Woody Wang" w:date="2014-05-16T09:23:00Z"/>
          <w:rFonts w:ascii="Times New Roman" w:hAnsi="Times New Roman" w:cs="Times New Roman"/>
          <w:sz w:val="18"/>
        </w:rPr>
      </w:pPr>
      <w:del w:id="216" w:author="WANG" w:date="2014-01-10T09:16:00Z">
        <w:r w:rsidRPr="00DF564E" w:rsidDel="007C1A56">
          <w:rPr>
            <w:rFonts w:ascii="Times New Roman" w:hAnsi="Times New Roman" w:cs="Times New Roman"/>
            <w:sz w:val="18"/>
          </w:rPr>
          <w:delText xml:space="preserve">Table </w:delText>
        </w:r>
        <w:r w:rsidR="00015E4B" w:rsidRPr="00DF564E" w:rsidDel="007C1A56">
          <w:rPr>
            <w:rFonts w:ascii="Times New Roman" w:hAnsi="Times New Roman" w:cs="Times New Roman"/>
            <w:sz w:val="18"/>
          </w:rPr>
          <w:fldChar w:fldCharType="begin"/>
        </w:r>
        <w:r w:rsidRPr="00DF564E" w:rsidDel="007C1A56">
          <w:rPr>
            <w:rFonts w:ascii="Times New Roman" w:hAnsi="Times New Roman" w:cs="Times New Roman"/>
            <w:sz w:val="18"/>
          </w:rPr>
          <w:delInstrText xml:space="preserve"> SEQ Table \* ARABIC </w:delInstrText>
        </w:r>
        <w:r w:rsidR="00015E4B" w:rsidRPr="00DF564E" w:rsidDel="007C1A56">
          <w:rPr>
            <w:rFonts w:ascii="Times New Roman" w:hAnsi="Times New Roman" w:cs="Times New Roman"/>
            <w:sz w:val="18"/>
          </w:rPr>
          <w:fldChar w:fldCharType="separate"/>
        </w:r>
        <w:r w:rsidRPr="00DF564E" w:rsidDel="007C1A56">
          <w:rPr>
            <w:rFonts w:ascii="Times New Roman" w:hAnsi="Times New Roman" w:cs="Times New Roman"/>
            <w:noProof/>
            <w:sz w:val="18"/>
          </w:rPr>
          <w:delText>1</w:delText>
        </w:r>
        <w:r w:rsidR="00015E4B" w:rsidRPr="00DF564E" w:rsidDel="007C1A56">
          <w:rPr>
            <w:rFonts w:ascii="Times New Roman" w:hAnsi="Times New Roman" w:cs="Times New Roman"/>
            <w:sz w:val="18"/>
          </w:rPr>
          <w:fldChar w:fldCharType="end"/>
        </w:r>
        <w:r w:rsidRPr="00DF564E" w:rsidDel="007C1A56">
          <w:rPr>
            <w:rFonts w:ascii="Times New Roman" w:hAnsi="Times New Roman" w:cs="Times New Roman"/>
            <w:sz w:val="18"/>
          </w:rPr>
          <w:delText xml:space="preserve"> </w:delText>
        </w:r>
      </w:del>
      <w:del w:id="217" w:author="WANG" w:date="2014-01-10T09:18:00Z">
        <w:r w:rsidRPr="00DF564E" w:rsidDel="00CC1F22">
          <w:rPr>
            <w:rFonts w:ascii="Times New Roman" w:hAnsi="Times New Roman" w:cs="Times New Roman"/>
            <w:sz w:val="18"/>
          </w:rPr>
          <w:delText>Proportion of various means of transportation for victims upon accident (</w:delText>
        </w:r>
        <w:r w:rsidRPr="00DF564E" w:rsidDel="00CC1F22">
          <w:rPr>
            <w:rFonts w:ascii="Times New Roman" w:hAnsi="Times New Roman" w:cs="Times New Roman"/>
            <w:sz w:val="18"/>
            <w:vertAlign w:val="superscript"/>
          </w:rPr>
          <w:delText xml:space="preserve">a </w:delText>
        </w:r>
        <w:r w:rsidRPr="00DF564E" w:rsidDel="00CC1F22">
          <w:rPr>
            <w:rFonts w:ascii="Times New Roman" w:hAnsi="Times New Roman" w:cs="Times New Roman"/>
            <w:sz w:val="18"/>
          </w:rPr>
          <w:delText xml:space="preserve">Primary causal factor of a </w:delText>
        </w:r>
        <w:r w:rsidRPr="00DF564E" w:rsidDel="00CC1F22">
          <w:rPr>
            <w:rFonts w:ascii="Times New Roman" w:hAnsi="Times New Roman" w:cs="Times New Roman"/>
            <w:sz w:val="18"/>
          </w:rPr>
          <w:lastRenderedPageBreak/>
          <w:delText>category is the direct context of the accident categorization.)</w:delText>
        </w:r>
      </w:del>
    </w:p>
    <w:p w:rsidR="001C680C" w:rsidRDefault="001C680C">
      <w:pPr>
        <w:pStyle w:val="a9"/>
        <w:pPrChange w:id="218" w:author="Woody Wang" w:date="2014-05-16T09:23:00Z">
          <w:pPr/>
        </w:pPrChange>
      </w:pPr>
    </w:p>
    <w:tbl>
      <w:tblPr>
        <w:tblStyle w:val="10"/>
        <w:tblW w:w="3037" w:type="dxa"/>
        <w:jc w:val="center"/>
        <w:tblLook w:val="06A0"/>
      </w:tblPr>
      <w:tblGrid>
        <w:gridCol w:w="546"/>
        <w:gridCol w:w="2491"/>
      </w:tblGrid>
      <w:tr w:rsidR="00447D17" w:rsidRPr="00DF564E" w:rsidTr="005E6EE1">
        <w:trPr>
          <w:cnfStyle w:val="100000000000"/>
          <w:trHeight w:val="288"/>
          <w:jc w:val="center"/>
        </w:trPr>
        <w:tc>
          <w:tcPr>
            <w:cnfStyle w:val="001000000000"/>
            <w:tcW w:w="546" w:type="dxa"/>
          </w:tcPr>
          <w:p w:rsidR="00447D17" w:rsidRPr="00DF564E" w:rsidRDefault="00447D17" w:rsidP="001301CD">
            <w:pPr>
              <w:widowControl/>
              <w:rPr>
                <w:rFonts w:ascii="Times New Roman" w:eastAsia="宋体" w:hAnsi="Times New Roman" w:cs="Times New Roman"/>
                <w:b w:val="0"/>
                <w:color w:val="000000"/>
                <w:kern w:val="0"/>
                <w:sz w:val="18"/>
                <w:szCs w:val="18"/>
              </w:rPr>
            </w:pPr>
            <w:r w:rsidRPr="00DF564E">
              <w:rPr>
                <w:rFonts w:ascii="Times New Roman" w:eastAsia="宋体" w:hAnsi="Times New Roman" w:cs="Times New Roman"/>
                <w:b w:val="0"/>
                <w:color w:val="000000"/>
                <w:kern w:val="0"/>
                <w:sz w:val="18"/>
                <w:szCs w:val="18"/>
              </w:rPr>
              <w:t>Item</w:t>
            </w:r>
          </w:p>
        </w:tc>
        <w:tc>
          <w:tcPr>
            <w:tcW w:w="2491" w:type="dxa"/>
            <w:noWrap/>
            <w:hideMark/>
          </w:tcPr>
          <w:p w:rsidR="00447D17" w:rsidRPr="00DF564E" w:rsidRDefault="00447D17" w:rsidP="001301CD">
            <w:pPr>
              <w:widowControl/>
              <w:cnfStyle w:val="100000000000"/>
              <w:rPr>
                <w:rFonts w:ascii="Times New Roman" w:eastAsia="宋体" w:hAnsi="Times New Roman" w:cs="Times New Roman"/>
                <w:b w:val="0"/>
                <w:color w:val="000000"/>
                <w:kern w:val="0"/>
                <w:sz w:val="18"/>
                <w:szCs w:val="18"/>
              </w:rPr>
            </w:pPr>
            <w:r w:rsidRPr="00DF564E">
              <w:rPr>
                <w:rFonts w:ascii="Times New Roman" w:eastAsia="宋体" w:hAnsi="Times New Roman" w:cs="Times New Roman"/>
                <w:b w:val="0"/>
                <w:color w:val="000000"/>
                <w:kern w:val="0"/>
                <w:sz w:val="18"/>
                <w:szCs w:val="18"/>
              </w:rPr>
              <w:t>Category</w:t>
            </w:r>
          </w:p>
        </w:tc>
      </w:tr>
      <w:tr w:rsidR="00447D17" w:rsidRPr="00DF564E" w:rsidTr="005E6EE1">
        <w:trPr>
          <w:trHeight w:val="288"/>
          <w:jc w:val="center"/>
        </w:trPr>
        <w:tc>
          <w:tcPr>
            <w:cnfStyle w:val="001000000000"/>
            <w:tcW w:w="546" w:type="dxa"/>
          </w:tcPr>
          <w:p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rPr>
            </w:pPr>
            <w:r w:rsidRPr="00DF564E">
              <w:rPr>
                <w:rFonts w:ascii="Times New Roman" w:eastAsia="宋体" w:hAnsi="Times New Roman" w:cs="Times New Roman"/>
                <w:b w:val="0"/>
                <w:kern w:val="0"/>
                <w:sz w:val="18"/>
                <w:szCs w:val="18"/>
              </w:rPr>
              <w:t>A</w:t>
            </w:r>
          </w:p>
        </w:tc>
        <w:tc>
          <w:tcPr>
            <w:tcW w:w="2491" w:type="dxa"/>
            <w:noWrap/>
          </w:tcPr>
          <w:p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Road class</w:t>
            </w:r>
          </w:p>
        </w:tc>
      </w:tr>
      <w:tr w:rsidR="00447D17" w:rsidRPr="00DF564E" w:rsidTr="005E6EE1">
        <w:trPr>
          <w:trHeight w:val="288"/>
          <w:jc w:val="center"/>
        </w:trPr>
        <w:tc>
          <w:tcPr>
            <w:cnfStyle w:val="001000000000"/>
            <w:tcW w:w="546" w:type="dxa"/>
          </w:tcPr>
          <w:p w:rsidR="00447D17" w:rsidRPr="00DF564E" w:rsidRDefault="00447D17" w:rsidP="001301CD">
            <w:pPr>
              <w:tabs>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bCs w:val="0"/>
                <w:color w:val="auto"/>
                <w:kern w:val="0"/>
                <w:sz w:val="18"/>
                <w:szCs w:val="18"/>
              </w:rPr>
            </w:pPr>
            <w:r w:rsidRPr="00DF564E">
              <w:rPr>
                <w:rFonts w:ascii="Times New Roman" w:eastAsia="宋体" w:hAnsi="Times New Roman" w:cs="Times New Roman"/>
                <w:b w:val="0"/>
                <w:kern w:val="0"/>
                <w:sz w:val="18"/>
                <w:szCs w:val="18"/>
              </w:rPr>
              <w:t>B</w:t>
            </w:r>
          </w:p>
        </w:tc>
        <w:tc>
          <w:tcPr>
            <w:tcW w:w="2491" w:type="dxa"/>
            <w:noWrap/>
            <w:hideMark/>
          </w:tcPr>
          <w:p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Vehicle usage property</w:t>
            </w:r>
          </w:p>
        </w:tc>
      </w:tr>
      <w:tr w:rsidR="00447D17" w:rsidRPr="00DF564E" w:rsidTr="005E6EE1">
        <w:trPr>
          <w:trHeight w:val="288"/>
          <w:jc w:val="center"/>
        </w:trPr>
        <w:tc>
          <w:tcPr>
            <w:cnfStyle w:val="001000000000"/>
            <w:tcW w:w="546" w:type="dxa"/>
          </w:tcPr>
          <w:p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rPr>
            </w:pPr>
            <w:r w:rsidRPr="00DF564E">
              <w:rPr>
                <w:rFonts w:ascii="Times New Roman" w:eastAsia="宋体" w:hAnsi="Times New Roman" w:cs="Times New Roman"/>
                <w:b w:val="0"/>
                <w:kern w:val="0"/>
                <w:sz w:val="18"/>
                <w:szCs w:val="18"/>
              </w:rPr>
              <w:t>C</w:t>
            </w:r>
          </w:p>
        </w:tc>
        <w:tc>
          <w:tcPr>
            <w:tcW w:w="2491" w:type="dxa"/>
            <w:noWrap/>
            <w:hideMark/>
          </w:tcPr>
          <w:p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Geometric aspects of crashes</w:t>
            </w:r>
          </w:p>
        </w:tc>
      </w:tr>
      <w:tr w:rsidR="00447D17" w:rsidRPr="00DF564E" w:rsidTr="005E6EE1">
        <w:trPr>
          <w:trHeight w:val="288"/>
          <w:jc w:val="center"/>
        </w:trPr>
        <w:tc>
          <w:tcPr>
            <w:cnfStyle w:val="001000000000"/>
            <w:tcW w:w="546" w:type="dxa"/>
          </w:tcPr>
          <w:p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rPr>
            </w:pPr>
            <w:r w:rsidRPr="00DF564E">
              <w:rPr>
                <w:rFonts w:ascii="Times New Roman" w:eastAsia="宋体" w:hAnsi="Times New Roman" w:cs="Times New Roman"/>
                <w:b w:val="0"/>
                <w:kern w:val="0"/>
                <w:sz w:val="18"/>
                <w:szCs w:val="18"/>
              </w:rPr>
              <w:t>D</w:t>
            </w:r>
          </w:p>
        </w:tc>
        <w:tc>
          <w:tcPr>
            <w:tcW w:w="2491" w:type="dxa"/>
            <w:noWrap/>
          </w:tcPr>
          <w:p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Traffic separation</w:t>
            </w:r>
          </w:p>
        </w:tc>
      </w:tr>
      <w:tr w:rsidR="00447D17" w:rsidRPr="00DF564E" w:rsidTr="005E6EE1">
        <w:trPr>
          <w:trHeight w:val="288"/>
          <w:jc w:val="center"/>
        </w:trPr>
        <w:tc>
          <w:tcPr>
            <w:cnfStyle w:val="001000000000"/>
            <w:tcW w:w="546" w:type="dxa"/>
          </w:tcPr>
          <w:p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rPr>
            </w:pPr>
            <w:r w:rsidRPr="00DF564E">
              <w:rPr>
                <w:rFonts w:ascii="Times New Roman" w:eastAsia="宋体" w:hAnsi="Times New Roman" w:cs="Times New Roman"/>
                <w:b w:val="0"/>
                <w:kern w:val="0"/>
                <w:sz w:val="18"/>
                <w:szCs w:val="18"/>
              </w:rPr>
              <w:t>E</w:t>
            </w:r>
          </w:p>
        </w:tc>
        <w:tc>
          <w:tcPr>
            <w:tcW w:w="2491" w:type="dxa"/>
            <w:noWrap/>
          </w:tcPr>
          <w:p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Accident location</w:t>
            </w:r>
          </w:p>
        </w:tc>
      </w:tr>
      <w:tr w:rsidR="00447D17" w:rsidRPr="00DF564E" w:rsidTr="005E6EE1">
        <w:trPr>
          <w:trHeight w:val="288"/>
          <w:jc w:val="center"/>
        </w:trPr>
        <w:tc>
          <w:tcPr>
            <w:cnfStyle w:val="001000000000"/>
            <w:tcW w:w="546" w:type="dxa"/>
          </w:tcPr>
          <w:p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rPr>
            </w:pPr>
            <w:r w:rsidRPr="00DF564E">
              <w:rPr>
                <w:rFonts w:ascii="Times New Roman" w:eastAsia="宋体" w:hAnsi="Times New Roman" w:cs="Times New Roman"/>
                <w:b w:val="0"/>
                <w:kern w:val="0"/>
                <w:sz w:val="18"/>
                <w:szCs w:val="18"/>
              </w:rPr>
              <w:t>F</w:t>
            </w:r>
          </w:p>
        </w:tc>
        <w:tc>
          <w:tcPr>
            <w:tcW w:w="2491" w:type="dxa"/>
            <w:noWrap/>
          </w:tcPr>
          <w:p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Accident time of the day</w:t>
            </w:r>
          </w:p>
        </w:tc>
      </w:tr>
      <w:tr w:rsidR="00447D17" w:rsidRPr="00DF564E" w:rsidTr="005E6EE1">
        <w:trPr>
          <w:trHeight w:val="288"/>
          <w:jc w:val="center"/>
        </w:trPr>
        <w:tc>
          <w:tcPr>
            <w:cnfStyle w:val="001000000000"/>
            <w:tcW w:w="546" w:type="dxa"/>
          </w:tcPr>
          <w:p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rPr>
            </w:pPr>
            <w:r w:rsidRPr="00DF564E">
              <w:rPr>
                <w:rFonts w:ascii="Times New Roman" w:eastAsia="宋体" w:hAnsi="Times New Roman" w:cs="Times New Roman"/>
                <w:b w:val="0"/>
                <w:kern w:val="0"/>
                <w:sz w:val="18"/>
                <w:szCs w:val="18"/>
              </w:rPr>
              <w:t>G</w:t>
            </w:r>
          </w:p>
        </w:tc>
        <w:tc>
          <w:tcPr>
            <w:tcW w:w="2491" w:type="dxa"/>
            <w:noWrap/>
          </w:tcPr>
          <w:p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Primary cause</w:t>
            </w:r>
          </w:p>
        </w:tc>
      </w:tr>
      <w:tr w:rsidR="00447D17" w:rsidRPr="00DF564E" w:rsidTr="005E6EE1">
        <w:trPr>
          <w:trHeight w:val="288"/>
          <w:jc w:val="center"/>
        </w:trPr>
        <w:tc>
          <w:tcPr>
            <w:cnfStyle w:val="001000000000"/>
            <w:tcW w:w="546" w:type="dxa"/>
          </w:tcPr>
          <w:p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rPr>
            </w:pPr>
            <w:r w:rsidRPr="00DF564E">
              <w:rPr>
                <w:rFonts w:ascii="Times New Roman" w:eastAsia="宋体" w:hAnsi="Times New Roman" w:cs="Times New Roman"/>
                <w:b w:val="0"/>
                <w:kern w:val="0"/>
                <w:sz w:val="18"/>
                <w:szCs w:val="18"/>
              </w:rPr>
              <w:t>H</w:t>
            </w:r>
          </w:p>
        </w:tc>
        <w:tc>
          <w:tcPr>
            <w:tcW w:w="2491" w:type="dxa"/>
            <w:noWrap/>
          </w:tcPr>
          <w:p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Intersection control</w:t>
            </w:r>
          </w:p>
        </w:tc>
      </w:tr>
      <w:tr w:rsidR="00447D17" w:rsidRPr="00DF564E" w:rsidTr="005E6EE1">
        <w:trPr>
          <w:trHeight w:val="288"/>
          <w:jc w:val="center"/>
        </w:trPr>
        <w:tc>
          <w:tcPr>
            <w:cnfStyle w:val="001000000000"/>
            <w:tcW w:w="546" w:type="dxa"/>
          </w:tcPr>
          <w:p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rPr>
            </w:pPr>
            <w:r w:rsidRPr="00DF564E">
              <w:rPr>
                <w:rFonts w:ascii="Times New Roman" w:eastAsia="宋体" w:hAnsi="Times New Roman" w:cs="Times New Roman"/>
                <w:b w:val="0"/>
                <w:kern w:val="0"/>
                <w:sz w:val="18"/>
                <w:szCs w:val="18"/>
              </w:rPr>
              <w:t>I</w:t>
            </w:r>
          </w:p>
        </w:tc>
        <w:tc>
          <w:tcPr>
            <w:tcW w:w="2491" w:type="dxa"/>
            <w:noWrap/>
          </w:tcPr>
          <w:p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Driving experience</w:t>
            </w:r>
          </w:p>
        </w:tc>
      </w:tr>
    </w:tbl>
    <w:p w:rsidR="00D63749" w:rsidRDefault="00D63749" w:rsidP="00671D15">
      <w:pPr>
        <w:spacing w:afterLines="50"/>
        <w:rPr>
          <w:rFonts w:ascii="Times New Roman" w:hAnsi="Times New Roman" w:cs="Times New Roman"/>
          <w:sz w:val="18"/>
          <w:szCs w:val="18"/>
        </w:rPr>
        <w:pPrChange w:id="219" w:author="WANG" w:date="2014-10-03T11:11:00Z">
          <w:pPr>
            <w:spacing w:afterLines="50"/>
          </w:pPr>
        </w:pPrChange>
      </w:pPr>
    </w:p>
    <w:p w:rsidR="00D63749" w:rsidRDefault="00CA5CB1" w:rsidP="00671D15">
      <w:pPr>
        <w:spacing w:afterLines="50"/>
        <w:rPr>
          <w:del w:id="220" w:author="WANG" w:date="2014-01-10T09:22:00Z"/>
          <w:rFonts w:ascii="Times New Roman" w:hAnsi="Times New Roman" w:cs="Times New Roman"/>
        </w:rPr>
        <w:pPrChange w:id="221" w:author="WANG" w:date="2014-10-03T11:11:00Z">
          <w:pPr>
            <w:spacing w:afterLines="50"/>
          </w:pPr>
        </w:pPrChange>
      </w:pPr>
      <w:del w:id="222" w:author="WANG" w:date="2014-01-10T09:22:00Z">
        <w:r w:rsidRPr="00DF564E" w:rsidDel="00CC1F22">
          <w:rPr>
            <w:rFonts w:ascii="Times New Roman" w:hAnsi="Times New Roman" w:cs="Times New Roman"/>
          </w:rPr>
          <w:delText>Traffic accidents data for several provinces or municipals are also collected to compare the conclusion of national in a local context</w:delText>
        </w:r>
        <w:r w:rsidR="0031148C" w:rsidRPr="005E6EE1" w:rsidDel="00CC1F22">
          <w:rPr>
            <w:rFonts w:ascii="Times New Roman" w:hAnsi="Times New Roman" w:cs="Times New Roman"/>
            <w:color w:val="FF0000"/>
          </w:rPr>
          <w:delText>(Reference)</w:delText>
        </w:r>
        <w:r w:rsidRPr="00DF564E" w:rsidDel="00CC1F22">
          <w:rPr>
            <w:rFonts w:ascii="Times New Roman" w:hAnsi="Times New Roman" w:cs="Times New Roman"/>
          </w:rPr>
          <w:delText xml:space="preserve">. Though local statistics data provide less categorized data, it is expected that the congregated local accident figures should not deviate from national data. </w:delText>
        </w:r>
      </w:del>
    </w:p>
    <w:p w:rsidR="001263D5" w:rsidRPr="00DF564E" w:rsidRDefault="001263D5" w:rsidP="001263D5">
      <w:pPr>
        <w:pStyle w:val="2"/>
        <w:spacing w:before="0" w:after="0" w:line="240" w:lineRule="auto"/>
        <w:ind w:left="578" w:hangingChars="275" w:hanging="578"/>
        <w:rPr>
          <w:rFonts w:ascii="Times New Roman" w:hAnsi="Times New Roman" w:cs="Times New Roman"/>
          <w:b w:val="0"/>
          <w:i/>
          <w:sz w:val="21"/>
        </w:rPr>
      </w:pPr>
      <w:r w:rsidRPr="00DF564E">
        <w:rPr>
          <w:rFonts w:ascii="Times New Roman" w:hAnsi="Times New Roman" w:cs="Times New Roman"/>
          <w:b w:val="0"/>
          <w:i/>
          <w:sz w:val="21"/>
        </w:rPr>
        <w:t>Severity Evaluation Indicators</w:t>
      </w:r>
    </w:p>
    <w:p w:rsidR="00D63749" w:rsidRDefault="001263D5" w:rsidP="00671D15">
      <w:pPr>
        <w:spacing w:afterLines="50"/>
        <w:rPr>
          <w:rFonts w:ascii="Times New Roman" w:hAnsi="Times New Roman" w:cs="Times New Roman"/>
        </w:rPr>
        <w:pPrChange w:id="223" w:author="WANG" w:date="2014-10-03T11:11:00Z">
          <w:pPr>
            <w:spacing w:afterLines="50"/>
          </w:pPr>
        </w:pPrChange>
      </w:pPr>
      <w:r w:rsidRPr="00DF564E">
        <w:rPr>
          <w:rFonts w:ascii="Times New Roman" w:hAnsi="Times New Roman" w:cs="Times New Roman"/>
        </w:rPr>
        <w:t>An injury-death-accident factor is proposed to describe human damage level caused by traffic accidents, as shown in Eq. 1.</w:t>
      </w:r>
    </w:p>
    <w:p w:rsidR="001C680C" w:rsidRDefault="001263D5" w:rsidP="00671D15">
      <w:pPr>
        <w:spacing w:afterLines="50"/>
        <w:jc w:val="center"/>
        <w:rPr>
          <w:rFonts w:ascii="Times New Roman" w:hAnsi="Times New Roman" w:cs="Times New Roman"/>
        </w:rPr>
        <w:pPrChange w:id="224" w:author="WANG" w:date="2014-10-03T11:11:00Z">
          <w:pPr>
            <w:spacing w:afterLines="50"/>
            <w:jc w:val="right"/>
          </w:pPr>
        </w:pPrChange>
      </w:pPr>
      <w:proofErr w:type="gramStart"/>
      <w:r w:rsidRPr="00DF564E">
        <w:rPr>
          <w:rFonts w:ascii="Times New Roman" w:hAnsi="Times New Roman" w:cs="Times New Roman"/>
          <w:i/>
        </w:rPr>
        <w:t>f</w:t>
      </w:r>
      <w:r w:rsidRPr="00DF564E">
        <w:rPr>
          <w:rFonts w:ascii="Times New Roman" w:hAnsi="Times New Roman" w:cs="Times New Roman"/>
          <w:vertAlign w:val="subscript"/>
        </w:rPr>
        <w:t>HD</w:t>
      </w:r>
      <w:proofErr w:type="gramEnd"/>
      <w:r w:rsidRPr="00DF564E">
        <w:rPr>
          <w:rFonts w:ascii="Times New Roman" w:hAnsi="Times New Roman" w:cs="Times New Roman"/>
        </w:rPr>
        <w:t>=(</w:t>
      </w:r>
      <w:r w:rsidRPr="00DF564E">
        <w:rPr>
          <w:rFonts w:ascii="Times New Roman" w:hAnsi="Times New Roman" w:cs="Times New Roman"/>
          <w:i/>
        </w:rPr>
        <w:t>F</w:t>
      </w:r>
      <w:r w:rsidRPr="00DF564E">
        <w:rPr>
          <w:rFonts w:ascii="Times New Roman" w:hAnsi="Times New Roman" w:cs="Times New Roman"/>
        </w:rPr>
        <w:t>+</w:t>
      </w:r>
      <w:r w:rsidRPr="00DF564E">
        <w:rPr>
          <w:rFonts w:ascii="Times New Roman" w:hAnsi="Times New Roman" w:cs="Times New Roman"/>
          <w:i/>
        </w:rPr>
        <w:t>I</w:t>
      </w:r>
      <w:r w:rsidRPr="00DF564E">
        <w:rPr>
          <w:rFonts w:ascii="Times New Roman" w:hAnsi="Times New Roman" w:cs="Times New Roman"/>
        </w:rPr>
        <w:t>)/</w:t>
      </w:r>
      <w:r w:rsidRPr="00DF564E">
        <w:rPr>
          <w:rFonts w:ascii="Times New Roman" w:hAnsi="Times New Roman" w:cs="Times New Roman"/>
          <w:i/>
        </w:rPr>
        <w:t>A</w:t>
      </w:r>
      <w:r w:rsidRPr="00DF564E">
        <w:rPr>
          <w:rFonts w:ascii="Times New Roman" w:hAnsi="Times New Roman" w:cs="Times New Roman"/>
          <w:i/>
        </w:rPr>
        <w:tab/>
      </w:r>
      <w:r w:rsidRPr="00DF564E">
        <w:rPr>
          <w:rFonts w:ascii="Times New Roman" w:hAnsi="Times New Roman" w:cs="Times New Roman"/>
          <w:i/>
        </w:rPr>
        <w:tab/>
      </w:r>
      <w:r w:rsidRPr="00DF564E">
        <w:rPr>
          <w:rFonts w:ascii="Times New Roman" w:hAnsi="Times New Roman" w:cs="Times New Roman"/>
          <w:i/>
        </w:rPr>
        <w:tab/>
      </w:r>
      <w:r w:rsidRPr="00DF564E">
        <w:rPr>
          <w:rFonts w:ascii="Times New Roman" w:hAnsi="Times New Roman" w:cs="Times New Roman"/>
          <w:i/>
        </w:rPr>
        <w:tab/>
      </w:r>
      <w:r w:rsidRPr="00DF564E">
        <w:rPr>
          <w:rFonts w:ascii="Times New Roman" w:hAnsi="Times New Roman" w:cs="Times New Roman"/>
          <w:i/>
        </w:rPr>
        <w:tab/>
      </w:r>
      <w:r w:rsidRPr="00DF564E">
        <w:rPr>
          <w:rFonts w:ascii="Times New Roman" w:hAnsi="Times New Roman" w:cs="Times New Roman"/>
          <w:i/>
        </w:rPr>
        <w:tab/>
      </w:r>
      <w:r w:rsidRPr="00DF564E">
        <w:rPr>
          <w:rFonts w:ascii="Times New Roman" w:hAnsi="Times New Roman" w:cs="Times New Roman"/>
          <w:i/>
        </w:rPr>
        <w:tab/>
      </w:r>
      <w:r w:rsidRPr="00DF564E">
        <w:rPr>
          <w:rFonts w:ascii="Times New Roman" w:hAnsi="Times New Roman" w:cs="Times New Roman"/>
          <w:i/>
        </w:rPr>
        <w:tab/>
      </w:r>
      <w:r w:rsidRPr="00DF564E">
        <w:rPr>
          <w:rFonts w:ascii="Times New Roman" w:hAnsi="Times New Roman" w:cs="Times New Roman"/>
          <w:i/>
        </w:rPr>
        <w:tab/>
      </w:r>
      <w:r w:rsidRPr="00DF564E">
        <w:rPr>
          <w:rFonts w:ascii="Times New Roman" w:hAnsi="Times New Roman" w:cs="Times New Roman"/>
          <w:i/>
        </w:rPr>
        <w:tab/>
      </w:r>
      <w:r w:rsidRPr="00DF564E">
        <w:rPr>
          <w:rFonts w:ascii="Times New Roman" w:hAnsi="Times New Roman" w:cs="Times New Roman"/>
        </w:rPr>
        <w:t>(1)</w:t>
      </w:r>
    </w:p>
    <w:p w:rsidR="00D63749" w:rsidRDefault="001263D5" w:rsidP="00671D15">
      <w:pPr>
        <w:spacing w:afterLines="50"/>
        <w:rPr>
          <w:rFonts w:ascii="Times New Roman" w:hAnsi="Times New Roman" w:cs="Times New Roman"/>
        </w:rPr>
        <w:pPrChange w:id="225" w:author="WANG" w:date="2014-10-03T11:11:00Z">
          <w:pPr>
            <w:spacing w:afterLines="50"/>
          </w:pPr>
        </w:pPrChange>
      </w:pPr>
      <w:proofErr w:type="gramStart"/>
      <w:r w:rsidRPr="00DF564E">
        <w:rPr>
          <w:rFonts w:ascii="Times New Roman" w:hAnsi="Times New Roman" w:cs="Times New Roman"/>
        </w:rPr>
        <w:t>where</w:t>
      </w:r>
      <w:proofErr w:type="gramEnd"/>
      <w:r w:rsidRPr="00DF564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f</m:t>
            </m:r>
          </m:e>
          <m:sub>
            <m:r>
              <m:rPr>
                <m:sty m:val="p"/>
              </m:rPr>
              <w:rPr>
                <w:rFonts w:ascii="Cambria Math" w:hAnsi="Cambria Math" w:cs="Times New Roman"/>
              </w:rPr>
              <m:t>HD</m:t>
            </m:r>
          </m:sub>
        </m:sSub>
      </m:oMath>
      <w:r w:rsidRPr="00DF564E">
        <w:rPr>
          <w:rFonts w:ascii="Times New Roman" w:hAnsi="Times New Roman" w:cs="Times New Roman"/>
        </w:rPr>
        <w:t xml:space="preserve"> is human damage level (HD for short), </w:t>
      </w:r>
      <m:oMath>
        <m:r>
          <w:rPr>
            <w:rFonts w:ascii="Cambria Math" w:hAnsi="Cambria Math" w:cs="Times New Roman"/>
          </w:rPr>
          <m:t>F</m:t>
        </m:r>
      </m:oMath>
      <w:r w:rsidRPr="00DF564E">
        <w:rPr>
          <w:rFonts w:ascii="Times New Roman" w:hAnsi="Times New Roman" w:cs="Times New Roman"/>
        </w:rPr>
        <w:t xml:space="preserve"> is the fatalities caused by accidents per year, </w:t>
      </w:r>
      <m:oMath>
        <m:r>
          <w:rPr>
            <w:rFonts w:ascii="Cambria Math" w:hAnsi="Cambria Math" w:cs="Times New Roman"/>
          </w:rPr>
          <m:t>I</m:t>
        </m:r>
      </m:oMath>
      <w:r w:rsidRPr="00DF564E">
        <w:rPr>
          <w:rFonts w:ascii="Times New Roman" w:hAnsi="Times New Roman" w:cs="Times New Roman"/>
        </w:rPr>
        <w:t xml:space="preserve"> is the injuries caused by accidents per year, and </w:t>
      </w:r>
      <m:oMath>
        <m:r>
          <w:rPr>
            <w:rFonts w:ascii="Cambria Math" w:hAnsi="Cambria Math" w:cs="Times New Roman"/>
          </w:rPr>
          <m:t>A</m:t>
        </m:r>
      </m:oMath>
      <w:r w:rsidRPr="00DF564E">
        <w:rPr>
          <w:rFonts w:ascii="Times New Roman" w:hAnsi="Times New Roman" w:cs="Times New Roman"/>
        </w:rPr>
        <w:t xml:space="preserve"> is the total number of road traffic accidents per year.</w:t>
      </w:r>
    </w:p>
    <w:p w:rsidR="00D63749" w:rsidRDefault="001263D5" w:rsidP="00671D15">
      <w:pPr>
        <w:spacing w:afterLines="50"/>
        <w:rPr>
          <w:rFonts w:ascii="Times New Roman" w:hAnsi="Times New Roman" w:cs="Times New Roman"/>
        </w:rPr>
        <w:pPrChange w:id="226" w:author="WANG" w:date="2014-10-03T11:11:00Z">
          <w:pPr>
            <w:spacing w:afterLines="50"/>
          </w:pPr>
        </w:pPrChange>
      </w:pPr>
      <w:r w:rsidRPr="00DF564E">
        <w:rPr>
          <w:rFonts w:ascii="Times New Roman" w:hAnsi="Times New Roman" w:cs="Times New Roman"/>
        </w:rPr>
        <w:t xml:space="preserve">Besides the human damage level, another one to describe the severity of an accident is the fatality rate (FR for short), as shown in Eq. 2. </w:t>
      </w:r>
    </w:p>
    <w:p w:rsidR="00D63749" w:rsidRDefault="001263D5" w:rsidP="00671D15">
      <w:pPr>
        <w:spacing w:afterLines="50"/>
        <w:jc w:val="right"/>
        <w:rPr>
          <w:rFonts w:ascii="Times New Roman" w:hAnsi="Times New Roman" w:cs="Times New Roman"/>
        </w:rPr>
        <w:pPrChange w:id="227" w:author="WANG" w:date="2014-10-03T11:11:00Z">
          <w:pPr>
            <w:spacing w:afterLines="50"/>
            <w:jc w:val="right"/>
          </w:pPr>
        </w:pPrChange>
      </w:pPr>
      <w:proofErr w:type="gramStart"/>
      <w:r w:rsidRPr="00DF564E">
        <w:rPr>
          <w:rFonts w:ascii="Times New Roman" w:hAnsi="Times New Roman" w:cs="Times New Roman"/>
          <w:i/>
        </w:rPr>
        <w:t>f</w:t>
      </w:r>
      <w:r w:rsidRPr="00DF564E">
        <w:rPr>
          <w:rFonts w:ascii="Times New Roman" w:hAnsi="Times New Roman" w:cs="Times New Roman"/>
          <w:vertAlign w:val="subscript"/>
        </w:rPr>
        <w:t>FR</w:t>
      </w:r>
      <w:r w:rsidRPr="00DF564E">
        <w:rPr>
          <w:rFonts w:ascii="Times New Roman" w:hAnsi="Times New Roman" w:cs="Times New Roman"/>
        </w:rPr>
        <w:t>=</w:t>
      </w:r>
      <w:proofErr w:type="gramEnd"/>
      <w:r w:rsidRPr="00DF564E">
        <w:rPr>
          <w:rFonts w:ascii="Times New Roman" w:hAnsi="Times New Roman" w:cs="Times New Roman"/>
          <w:i/>
        </w:rPr>
        <w:t>F</w:t>
      </w:r>
      <w:r w:rsidRPr="00DF564E">
        <w:rPr>
          <w:rFonts w:ascii="Times New Roman" w:hAnsi="Times New Roman" w:cs="Times New Roman"/>
        </w:rPr>
        <w:t>/(</w:t>
      </w:r>
      <w:r w:rsidRPr="00DF564E">
        <w:rPr>
          <w:rFonts w:ascii="Times New Roman" w:hAnsi="Times New Roman" w:cs="Times New Roman"/>
          <w:i/>
        </w:rPr>
        <w:t>F</w:t>
      </w:r>
      <w:r w:rsidRPr="00DF564E">
        <w:rPr>
          <w:rFonts w:ascii="Times New Roman" w:hAnsi="Times New Roman" w:cs="Times New Roman"/>
        </w:rPr>
        <w:t>+</w:t>
      </w:r>
      <w:r w:rsidRPr="00DF564E">
        <w:rPr>
          <w:rFonts w:ascii="Times New Roman" w:hAnsi="Times New Roman" w:cs="Times New Roman"/>
          <w:i/>
        </w:rPr>
        <w:t>I</w:t>
      </w:r>
      <w:r w:rsidRPr="00DF564E">
        <w:rPr>
          <w:rFonts w:ascii="Times New Roman" w:hAnsi="Times New Roman" w:cs="Times New Roman"/>
        </w:rPr>
        <w:t>)</w:t>
      </w:r>
      <w:r w:rsidRPr="00DF564E">
        <w:rPr>
          <w:rFonts w:ascii="Times New Roman" w:hAnsi="Times New Roman" w:cs="Times New Roman"/>
        </w:rPr>
        <w:tab/>
      </w:r>
      <w:r w:rsidRPr="00DF564E">
        <w:rPr>
          <w:rFonts w:ascii="Times New Roman" w:hAnsi="Times New Roman" w:cs="Times New Roman"/>
        </w:rPr>
        <w:tab/>
      </w:r>
      <w:r w:rsidRPr="00DF564E">
        <w:rPr>
          <w:rFonts w:ascii="Times New Roman" w:hAnsi="Times New Roman" w:cs="Times New Roman"/>
        </w:rPr>
        <w:tab/>
      </w:r>
      <w:r w:rsidRPr="00DF564E">
        <w:rPr>
          <w:rFonts w:ascii="Times New Roman" w:hAnsi="Times New Roman" w:cs="Times New Roman"/>
        </w:rPr>
        <w:tab/>
      </w:r>
      <w:r w:rsidRPr="00DF564E">
        <w:rPr>
          <w:rFonts w:ascii="Times New Roman" w:hAnsi="Times New Roman" w:cs="Times New Roman"/>
        </w:rPr>
        <w:tab/>
      </w:r>
      <w:r w:rsidRPr="00DF564E">
        <w:rPr>
          <w:rFonts w:ascii="Times New Roman" w:hAnsi="Times New Roman" w:cs="Times New Roman"/>
        </w:rPr>
        <w:tab/>
      </w:r>
      <w:r w:rsidRPr="00DF564E">
        <w:rPr>
          <w:rFonts w:ascii="Times New Roman" w:hAnsi="Times New Roman" w:cs="Times New Roman"/>
        </w:rPr>
        <w:tab/>
      </w:r>
      <w:r w:rsidRPr="00DF564E">
        <w:rPr>
          <w:rFonts w:ascii="Times New Roman" w:hAnsi="Times New Roman" w:cs="Times New Roman"/>
        </w:rPr>
        <w:tab/>
      </w:r>
      <w:r w:rsidRPr="00DF564E">
        <w:rPr>
          <w:rFonts w:ascii="Times New Roman" w:hAnsi="Times New Roman" w:cs="Times New Roman"/>
        </w:rPr>
        <w:tab/>
      </w:r>
      <w:r w:rsidRPr="00DF564E">
        <w:rPr>
          <w:rFonts w:ascii="Times New Roman" w:hAnsi="Times New Roman" w:cs="Times New Roman"/>
        </w:rPr>
        <w:tab/>
        <w:t>(2)</w:t>
      </w:r>
    </w:p>
    <w:p w:rsidR="00D63749" w:rsidRDefault="001263D5" w:rsidP="00671D15">
      <w:pPr>
        <w:spacing w:afterLines="50"/>
        <w:rPr>
          <w:rFonts w:ascii="Times New Roman" w:hAnsi="Times New Roman" w:cs="Times New Roman"/>
        </w:rPr>
        <w:pPrChange w:id="228" w:author="WANG" w:date="2014-10-03T11:11:00Z">
          <w:pPr>
            <w:spacing w:afterLines="50"/>
          </w:pPr>
        </w:pPrChange>
      </w:pPr>
      <w:r w:rsidRPr="00DF564E">
        <w:rPr>
          <w:rFonts w:ascii="Times New Roman" w:hAnsi="Times New Roman" w:cs="Times New Roman"/>
        </w:rPr>
        <w:t>In this factor, only accidents involving human damage are taken into consideration. Thus minor accidents such as scratches would be neglected, and the average severity of traffic accidents could be more accurately estimated. Similar calculation was used by Hayakawa (2000) to evaluate the lethality of accidents.</w:t>
      </w:r>
    </w:p>
    <w:p w:rsidR="00F723C2" w:rsidRPr="00DF564E" w:rsidRDefault="00F723C2" w:rsidP="00F723C2">
      <w:pPr>
        <w:pStyle w:val="2"/>
        <w:spacing w:before="0" w:after="0" w:line="240" w:lineRule="auto"/>
        <w:ind w:left="578" w:hangingChars="275" w:hanging="578"/>
        <w:rPr>
          <w:rFonts w:ascii="Times New Roman" w:hAnsi="Times New Roman" w:cs="Times New Roman"/>
          <w:b w:val="0"/>
          <w:i/>
          <w:sz w:val="21"/>
        </w:rPr>
      </w:pPr>
      <w:r w:rsidRPr="00DF564E">
        <w:rPr>
          <w:rFonts w:ascii="Times New Roman" w:hAnsi="Times New Roman" w:cs="Times New Roman"/>
          <w:b w:val="0"/>
          <w:i/>
          <w:sz w:val="21"/>
        </w:rPr>
        <w:t>Method</w:t>
      </w:r>
    </w:p>
    <w:p w:rsidR="000D1F65" w:rsidRDefault="00F723C2" w:rsidP="001C680C">
      <w:pPr>
        <w:spacing w:afterLines="50"/>
        <w:rPr>
          <w:ins w:id="229" w:author="WANG" w:date="2014-01-10T08:49:00Z"/>
          <w:rFonts w:ascii="Times New Roman" w:hAnsi="Times New Roman" w:cs="Times New Roman"/>
        </w:rPr>
      </w:pPr>
      <w:r w:rsidRPr="00DF564E">
        <w:rPr>
          <w:rFonts w:ascii="Times New Roman" w:hAnsi="Times New Roman" w:cs="Times New Roman"/>
        </w:rPr>
        <w:t>By comparing the casualty rate indicators in various situations under different categorization methods, we locate the major factors that influence the severity and fatality of traffic accidents. The magnitudes of the indicators as well as the trends of them are assessed both graphically and numerically.</w:t>
      </w:r>
      <w:ins w:id="230" w:author="WANG" w:date="2014-01-07T07:45:00Z">
        <w:r w:rsidR="000179D2">
          <w:rPr>
            <w:rFonts w:ascii="Times New Roman" w:hAnsi="Times New Roman" w:cs="Times New Roman" w:hint="eastAsia"/>
          </w:rPr>
          <w:t xml:space="preserve"> </w:t>
        </w:r>
      </w:ins>
      <w:r w:rsidR="00820DD0" w:rsidRPr="00DF564E">
        <w:rPr>
          <w:rFonts w:ascii="Times New Roman" w:hAnsi="Times New Roman" w:cs="Times New Roman"/>
        </w:rPr>
        <w:t>Under a certain categorization method, i</w:t>
      </w:r>
      <w:r w:rsidR="00AC24B0" w:rsidRPr="00DF564E">
        <w:rPr>
          <w:rFonts w:ascii="Times New Roman" w:hAnsi="Times New Roman" w:cs="Times New Roman"/>
        </w:rPr>
        <w:t>f the difference</w:t>
      </w:r>
      <w:r w:rsidR="00DA092A" w:rsidRPr="00DF564E">
        <w:rPr>
          <w:rFonts w:ascii="Times New Roman" w:hAnsi="Times New Roman" w:cs="Times New Roman"/>
        </w:rPr>
        <w:t xml:space="preserve"> in magnitudes</w:t>
      </w:r>
      <w:r w:rsidR="00AC24B0" w:rsidRPr="00DF564E">
        <w:rPr>
          <w:rFonts w:ascii="Times New Roman" w:hAnsi="Times New Roman" w:cs="Times New Roman"/>
        </w:rPr>
        <w:t xml:space="preserve"> between various data sequences are significant</w:t>
      </w:r>
      <w:r w:rsidR="00820DD0" w:rsidRPr="00DF564E">
        <w:rPr>
          <w:rFonts w:ascii="Times New Roman" w:hAnsi="Times New Roman" w:cs="Times New Roman"/>
        </w:rPr>
        <w:t xml:space="preserve">, </w:t>
      </w:r>
      <w:r w:rsidR="00DA092A" w:rsidRPr="00DF564E">
        <w:rPr>
          <w:rFonts w:ascii="Times New Roman" w:hAnsi="Times New Roman" w:cs="Times New Roman"/>
        </w:rPr>
        <w:t xml:space="preserve">then </w:t>
      </w:r>
      <w:r w:rsidR="00820DD0" w:rsidRPr="00DF564E">
        <w:rPr>
          <w:rFonts w:ascii="Times New Roman" w:hAnsi="Times New Roman" w:cs="Times New Roman"/>
        </w:rPr>
        <w:t xml:space="preserve">the factor, based upon which the data is categorized, is influential for the severity of accidents. </w:t>
      </w:r>
      <w:r w:rsidR="00DA092A" w:rsidRPr="00DF564E">
        <w:rPr>
          <w:rFonts w:ascii="Times New Roman" w:hAnsi="Times New Roman" w:cs="Times New Roman"/>
        </w:rPr>
        <w:t xml:space="preserve">On the other hand, if the trends of two data sequences are different, then </w:t>
      </w:r>
      <w:r w:rsidR="003A62D0" w:rsidRPr="00DF564E">
        <w:rPr>
          <w:rFonts w:ascii="Times New Roman" w:eastAsia="宋体" w:hAnsi="Times New Roman" w:cs="Times New Roman"/>
        </w:rPr>
        <w:t>there exist other factors that affect the severity of accidents and these factors are directly related to the specific category</w:t>
      </w:r>
      <w:r w:rsidR="00DA092A" w:rsidRPr="00DF564E">
        <w:rPr>
          <w:rFonts w:ascii="Times New Roman" w:hAnsi="Times New Roman" w:cs="Times New Roman"/>
        </w:rPr>
        <w:t>.</w:t>
      </w:r>
    </w:p>
    <w:p w:rsidR="00D63749" w:rsidRDefault="00764556" w:rsidP="00671D15">
      <w:pPr>
        <w:spacing w:afterLines="50"/>
        <w:rPr>
          <w:ins w:id="231" w:author="WANG" w:date="2014-01-14T09:25:00Z"/>
          <w:rFonts w:ascii="Times New Roman" w:hAnsi="Times New Roman" w:cs="Times New Roman"/>
        </w:rPr>
        <w:pPrChange w:id="232" w:author="WANG" w:date="2014-10-03T11:11:00Z">
          <w:pPr>
            <w:spacing w:afterLines="50"/>
          </w:pPr>
        </w:pPrChange>
      </w:pPr>
      <w:ins w:id="233" w:author="WANG" w:date="2014-01-10T08:56:00Z">
        <w:r>
          <w:rPr>
            <w:rFonts w:ascii="Times New Roman" w:hAnsi="Times New Roman" w:cs="Times New Roman" w:hint="eastAsia"/>
          </w:rPr>
          <w:lastRenderedPageBreak/>
          <w:t>We use</w:t>
        </w:r>
      </w:ins>
      <w:ins w:id="234" w:author="WANG" w:date="2014-01-15T07:39:00Z">
        <w:r w:rsidR="0034334A">
          <w:rPr>
            <w:rFonts w:ascii="Times New Roman" w:hAnsi="Times New Roman" w:cs="Times New Roman" w:hint="eastAsia"/>
          </w:rPr>
          <w:t>d</w:t>
        </w:r>
      </w:ins>
      <w:ins w:id="235" w:author="WANG" w:date="2014-01-10T08:56:00Z">
        <w:r>
          <w:rPr>
            <w:rFonts w:ascii="Times New Roman" w:hAnsi="Times New Roman" w:cs="Times New Roman" w:hint="eastAsia"/>
          </w:rPr>
          <w:t xml:space="preserve"> </w:t>
        </w:r>
      </w:ins>
      <w:ins w:id="236" w:author="WANG" w:date="2014-01-14T09:05:00Z">
        <w:r w:rsidR="007D06D0">
          <w:rPr>
            <w:rFonts w:ascii="Times New Roman" w:hAnsi="Times New Roman" w:cs="Times New Roman" w:hint="eastAsia"/>
          </w:rPr>
          <w:t xml:space="preserve">non-parametric </w:t>
        </w:r>
      </w:ins>
      <w:ins w:id="237" w:author="WANG" w:date="2014-01-14T09:22:00Z">
        <w:r w:rsidR="006838E5">
          <w:rPr>
            <w:rFonts w:ascii="Times New Roman" w:hAnsi="Times New Roman" w:cs="Times New Roman" w:hint="eastAsia"/>
          </w:rPr>
          <w:t xml:space="preserve">Kruskal-Wallis </w:t>
        </w:r>
      </w:ins>
      <w:ins w:id="238" w:author="Liang Ma" w:date="2014-05-16T21:37:00Z">
        <w:r w:rsidR="00304487">
          <w:rPr>
            <w:rFonts w:ascii="Times New Roman" w:hAnsi="Times New Roman" w:cs="Times New Roman"/>
          </w:rPr>
          <w:t xml:space="preserve">(K-W) </w:t>
        </w:r>
      </w:ins>
      <w:bookmarkStart w:id="239" w:name="_GoBack"/>
      <w:bookmarkEnd w:id="239"/>
      <w:ins w:id="240" w:author="WANG" w:date="2014-01-14T09:22:00Z">
        <w:r w:rsidR="006838E5">
          <w:rPr>
            <w:rFonts w:ascii="Times New Roman" w:hAnsi="Times New Roman" w:cs="Times New Roman" w:hint="eastAsia"/>
          </w:rPr>
          <w:t>test</w:t>
        </w:r>
      </w:ins>
      <w:ins w:id="241" w:author="WANG" w:date="2014-01-10T08:56:00Z">
        <w:r>
          <w:rPr>
            <w:rFonts w:ascii="Times New Roman" w:hAnsi="Times New Roman" w:cs="Times New Roman" w:hint="eastAsia"/>
          </w:rPr>
          <w:t xml:space="preserve"> to assess</w:t>
        </w:r>
      </w:ins>
      <w:ins w:id="242" w:author="WANG" w:date="2014-01-14T09:23:00Z">
        <w:r w:rsidR="006838E5">
          <w:rPr>
            <w:rFonts w:ascii="Times New Roman" w:hAnsi="Times New Roman" w:cs="Times New Roman" w:hint="eastAsia"/>
          </w:rPr>
          <w:t xml:space="preserve"> the equality between </w:t>
        </w:r>
      </w:ins>
      <w:ins w:id="243" w:author="WANG" w:date="2014-01-14T09:24:00Z">
        <w:r w:rsidR="006838E5">
          <w:rPr>
            <w:rFonts w:ascii="Times New Roman" w:hAnsi="Times New Roman" w:cs="Times New Roman" w:hint="eastAsia"/>
          </w:rPr>
          <w:t>groups of time-series data</w:t>
        </w:r>
      </w:ins>
      <w:ins w:id="244" w:author="WANG" w:date="2014-01-14T09:23:00Z">
        <w:r w:rsidR="006838E5">
          <w:rPr>
            <w:rFonts w:ascii="Times New Roman" w:hAnsi="Times New Roman" w:cs="Times New Roman" w:hint="eastAsia"/>
          </w:rPr>
          <w:t>, thus to evaluate</w:t>
        </w:r>
      </w:ins>
      <w:ins w:id="245" w:author="WANG" w:date="2014-01-10T08:56:00Z">
        <w:r>
          <w:rPr>
            <w:rFonts w:ascii="Times New Roman" w:hAnsi="Times New Roman" w:cs="Times New Roman" w:hint="eastAsia"/>
          </w:rPr>
          <w:t xml:space="preserve"> t</w:t>
        </w:r>
      </w:ins>
      <w:ins w:id="246" w:author="WANG" w:date="2014-01-10T08:48:00Z">
        <w:r w:rsidR="000D1F65">
          <w:rPr>
            <w:rFonts w:ascii="Times New Roman" w:hAnsi="Times New Roman" w:cs="Times New Roman" w:hint="eastAsia"/>
          </w:rPr>
          <w:t xml:space="preserve">he effect of categorical factor levels under each types of </w:t>
        </w:r>
      </w:ins>
      <w:ins w:id="247" w:author="WANG" w:date="2014-01-10T08:49:00Z">
        <w:r w:rsidR="000D1F65">
          <w:rPr>
            <w:rFonts w:ascii="Times New Roman" w:hAnsi="Times New Roman" w:cs="Times New Roman" w:hint="eastAsia"/>
          </w:rPr>
          <w:t xml:space="preserve">accident </w:t>
        </w:r>
      </w:ins>
      <w:ins w:id="248" w:author="WANG" w:date="2014-01-10T08:48:00Z">
        <w:r w:rsidR="000D1F65">
          <w:rPr>
            <w:rFonts w:ascii="Times New Roman" w:hAnsi="Times New Roman" w:cs="Times New Roman" w:hint="eastAsia"/>
          </w:rPr>
          <w:t>categorization metho</w:t>
        </w:r>
      </w:ins>
      <w:ins w:id="249" w:author="WANG" w:date="2014-01-10T08:56:00Z">
        <w:r>
          <w:rPr>
            <w:rFonts w:ascii="Times New Roman" w:hAnsi="Times New Roman" w:cs="Times New Roman" w:hint="eastAsia"/>
          </w:rPr>
          <w:t>d.</w:t>
        </w:r>
      </w:ins>
      <w:ins w:id="250" w:author="WANG" w:date="2014-01-10T08:57:00Z">
        <w:r>
          <w:rPr>
            <w:rFonts w:ascii="Times New Roman" w:hAnsi="Times New Roman" w:cs="Times New Roman" w:hint="eastAsia"/>
          </w:rPr>
          <w:t xml:space="preserve"> The categorization type </w:t>
        </w:r>
        <w:del w:id="251" w:author="Liang Ma" w:date="2014-05-16T21:37:00Z">
          <w:r w:rsidDel="00DF0416">
            <w:rPr>
              <w:rFonts w:ascii="Times New Roman" w:hAnsi="Times New Roman" w:cs="Times New Roman" w:hint="eastAsia"/>
            </w:rPr>
            <w:delText>will be</w:delText>
          </w:r>
        </w:del>
      </w:ins>
      <w:ins w:id="252" w:author="Liang Ma" w:date="2014-05-16T21:37:00Z">
        <w:r w:rsidR="00DF0416">
          <w:rPr>
            <w:rFonts w:ascii="Times New Roman" w:hAnsi="Times New Roman" w:cs="Times New Roman"/>
          </w:rPr>
          <w:t>is</w:t>
        </w:r>
      </w:ins>
      <w:ins w:id="253" w:author="WANG" w:date="2014-01-10T08:57:00Z">
        <w:r>
          <w:rPr>
            <w:rFonts w:ascii="Times New Roman" w:hAnsi="Times New Roman" w:cs="Times New Roman" w:hint="eastAsia"/>
          </w:rPr>
          <w:t xml:space="preserve"> treated as </w:t>
        </w:r>
      </w:ins>
      <w:ins w:id="254" w:author="WANG" w:date="2014-01-10T08:58:00Z">
        <w:r>
          <w:rPr>
            <w:rFonts w:ascii="Times New Roman" w:hAnsi="Times New Roman" w:cs="Times New Roman" w:hint="eastAsia"/>
          </w:rPr>
          <w:t xml:space="preserve">a </w:t>
        </w:r>
      </w:ins>
      <w:ins w:id="255" w:author="WANG" w:date="2014-01-10T08:57:00Z">
        <w:r>
          <w:rPr>
            <w:rFonts w:ascii="Times New Roman" w:hAnsi="Times New Roman" w:cs="Times New Roman" w:hint="eastAsia"/>
          </w:rPr>
          <w:t>variable</w:t>
        </w:r>
      </w:ins>
      <w:ins w:id="256" w:author="WANG" w:date="2014-01-10T08:58:00Z">
        <w:r>
          <w:rPr>
            <w:rFonts w:ascii="Times New Roman" w:hAnsi="Times New Roman" w:cs="Times New Roman" w:hint="eastAsia"/>
          </w:rPr>
          <w:t xml:space="preserve"> with multiple levels.</w:t>
        </w:r>
        <w:del w:id="257" w:author="Liang Ma" w:date="2014-05-16T21:37:00Z">
          <w:r w:rsidDel="00304487">
            <w:rPr>
              <w:rFonts w:ascii="Times New Roman" w:hAnsi="Times New Roman" w:cs="Times New Roman" w:hint="eastAsia"/>
            </w:rPr>
            <w:delText xml:space="preserve"> For example, when we categorize the accident data by </w:delText>
          </w:r>
        </w:del>
      </w:ins>
      <w:ins w:id="258" w:author="WANG" w:date="2014-01-10T08:59:00Z">
        <w:del w:id="259" w:author="Liang Ma" w:date="2014-05-16T21:37:00Z">
          <w:r w:rsidR="00015E4B" w:rsidRPr="00015E4B">
            <w:rPr>
              <w:rFonts w:ascii="Times New Roman" w:hAnsi="Times New Roman" w:cs="Times New Roman"/>
              <w:i/>
              <w:rPrChange w:id="260" w:author="WANG" w:date="2014-01-10T08:59:00Z">
                <w:rPr>
                  <w:rFonts w:ascii="Times New Roman" w:hAnsi="Times New Roman" w:cs="Times New Roman"/>
                </w:rPr>
              </w:rPrChange>
            </w:rPr>
            <w:delText>Road Class</w:delText>
          </w:r>
          <w:r w:rsidDel="00304487">
            <w:rPr>
              <w:rFonts w:ascii="Times New Roman" w:hAnsi="Times New Roman" w:cs="Times New Roman" w:hint="eastAsia"/>
            </w:rPr>
            <w:delText xml:space="preserve">, the levels of this variable will be </w:delText>
          </w:r>
          <w:r w:rsidR="00015E4B" w:rsidRPr="00015E4B">
            <w:rPr>
              <w:rFonts w:ascii="Times New Roman" w:hAnsi="Times New Roman" w:cs="Times New Roman"/>
              <w:i/>
              <w:rPrChange w:id="261" w:author="WANG" w:date="2014-01-10T09:01:00Z">
                <w:rPr>
                  <w:rFonts w:ascii="Times New Roman" w:hAnsi="Times New Roman" w:cs="Times New Roman"/>
                </w:rPr>
              </w:rPrChange>
            </w:rPr>
            <w:delText>Expressway</w:delText>
          </w:r>
          <w:r w:rsidDel="00304487">
            <w:rPr>
              <w:rFonts w:ascii="Times New Roman" w:hAnsi="Times New Roman" w:cs="Times New Roman" w:hint="eastAsia"/>
            </w:rPr>
            <w:delText xml:space="preserve">, </w:delText>
          </w:r>
        </w:del>
      </w:ins>
      <w:ins w:id="262" w:author="WANG" w:date="2014-01-10T09:00:00Z">
        <w:del w:id="263" w:author="Liang Ma" w:date="2014-05-16T21:37:00Z">
          <w:r w:rsidR="00015E4B" w:rsidRPr="00015E4B">
            <w:rPr>
              <w:rFonts w:ascii="Times New Roman" w:hAnsi="Times New Roman" w:cs="Times New Roman"/>
              <w:i/>
              <w:rPrChange w:id="264" w:author="WANG" w:date="2014-01-10T09:01:00Z">
                <w:rPr>
                  <w:rFonts w:ascii="Times New Roman" w:hAnsi="Times New Roman" w:cs="Times New Roman"/>
                </w:rPr>
              </w:rPrChange>
            </w:rPr>
            <w:delText>Class I road</w:delText>
          </w:r>
          <w:r w:rsidDel="00304487">
            <w:rPr>
              <w:rFonts w:ascii="Times New Roman" w:hAnsi="Times New Roman" w:cs="Times New Roman" w:hint="eastAsia"/>
            </w:rPr>
            <w:delText xml:space="preserve">, </w:delText>
          </w:r>
          <w:r w:rsidR="00015E4B" w:rsidRPr="00015E4B">
            <w:rPr>
              <w:rFonts w:ascii="Times New Roman" w:hAnsi="Times New Roman" w:cs="Times New Roman"/>
              <w:i/>
              <w:rPrChange w:id="265" w:author="WANG" w:date="2014-01-10T09:01:00Z">
                <w:rPr>
                  <w:rFonts w:ascii="Times New Roman" w:hAnsi="Times New Roman" w:cs="Times New Roman"/>
                </w:rPr>
              </w:rPrChange>
            </w:rPr>
            <w:delText>Urban road</w:delText>
          </w:r>
          <w:r w:rsidDel="00304487">
            <w:rPr>
              <w:rFonts w:ascii="Times New Roman" w:hAnsi="Times New Roman" w:cs="Times New Roman" w:hint="eastAsia"/>
            </w:rPr>
            <w:delText>, etc.</w:delText>
          </w:r>
        </w:del>
      </w:ins>
      <w:ins w:id="266" w:author="WANG" w:date="2014-01-10T08:56:00Z">
        <w:del w:id="267" w:author="Liang Ma" w:date="2014-05-16T21:37:00Z">
          <w:r w:rsidDel="00304487">
            <w:rPr>
              <w:rFonts w:ascii="Times New Roman" w:hAnsi="Times New Roman" w:cs="Times New Roman" w:hint="eastAsia"/>
            </w:rPr>
            <w:delText xml:space="preserve"> Time-series data under each level</w:delText>
          </w:r>
        </w:del>
      </w:ins>
      <w:ins w:id="268" w:author="WANG" w:date="2014-01-10T08:57:00Z">
        <w:del w:id="269" w:author="Liang Ma" w:date="2014-05-16T21:37:00Z">
          <w:r w:rsidDel="00304487">
            <w:rPr>
              <w:rFonts w:ascii="Times New Roman" w:hAnsi="Times New Roman" w:cs="Times New Roman" w:hint="eastAsia"/>
            </w:rPr>
            <w:delText xml:space="preserve"> of categorization</w:delText>
          </w:r>
        </w:del>
      </w:ins>
      <w:ins w:id="270" w:author="WANG" w:date="2014-01-10T08:56:00Z">
        <w:del w:id="271" w:author="Liang Ma" w:date="2014-05-16T21:37:00Z">
          <w:r w:rsidDel="00304487">
            <w:rPr>
              <w:rFonts w:ascii="Times New Roman" w:hAnsi="Times New Roman" w:cs="Times New Roman" w:hint="eastAsia"/>
            </w:rPr>
            <w:delText xml:space="preserve"> will be treated as a group </w:delText>
          </w:r>
        </w:del>
      </w:ins>
      <w:ins w:id="272" w:author="WANG" w:date="2014-01-10T08:57:00Z">
        <w:del w:id="273" w:author="Liang Ma" w:date="2014-05-16T21:37:00Z">
          <w:r w:rsidDel="00304487">
            <w:rPr>
              <w:rFonts w:ascii="Times New Roman" w:hAnsi="Times New Roman" w:cs="Times New Roman" w:hint="eastAsia"/>
            </w:rPr>
            <w:delText>of observations.</w:delText>
          </w:r>
        </w:del>
        <w:r>
          <w:rPr>
            <w:rFonts w:ascii="Times New Roman" w:hAnsi="Times New Roman" w:cs="Times New Roman" w:hint="eastAsia"/>
          </w:rPr>
          <w:t xml:space="preserve"> </w:t>
        </w:r>
      </w:ins>
      <w:ins w:id="274" w:author="WANG" w:date="2014-01-10T08:50:00Z">
        <w:r w:rsidR="000D1F65">
          <w:rPr>
            <w:rFonts w:ascii="Times New Roman" w:hAnsi="Times New Roman" w:cs="Times New Roman" w:hint="eastAsia"/>
          </w:rPr>
          <w:t xml:space="preserve">Quantified results </w:t>
        </w:r>
      </w:ins>
      <w:ins w:id="275" w:author="WANG" w:date="2014-01-10T09:01:00Z">
        <w:r w:rsidR="00EA1157">
          <w:rPr>
            <w:rFonts w:ascii="Times New Roman" w:hAnsi="Times New Roman" w:cs="Times New Roman" w:hint="eastAsia"/>
          </w:rPr>
          <w:t xml:space="preserve">of </w:t>
        </w:r>
      </w:ins>
      <w:ins w:id="276" w:author="WANG" w:date="2014-01-14T09:25:00Z">
        <w:r w:rsidR="006838E5">
          <w:rPr>
            <w:rFonts w:ascii="Times New Roman" w:hAnsi="Times New Roman" w:cs="Times New Roman" w:hint="eastAsia"/>
          </w:rPr>
          <w:t>K-W test</w:t>
        </w:r>
      </w:ins>
      <w:ins w:id="277" w:author="WANG" w:date="2014-01-10T09:01:00Z">
        <w:r w:rsidR="00EA1157">
          <w:rPr>
            <w:rFonts w:ascii="Times New Roman" w:hAnsi="Times New Roman" w:cs="Times New Roman" w:hint="eastAsia"/>
          </w:rPr>
          <w:t xml:space="preserve"> will </w:t>
        </w:r>
      </w:ins>
      <w:ins w:id="278" w:author="WANG" w:date="2014-01-10T08:50:00Z">
        <w:r w:rsidR="000D1F65">
          <w:rPr>
            <w:rFonts w:ascii="Times New Roman" w:hAnsi="Times New Roman" w:cs="Times New Roman" w:hint="eastAsia"/>
          </w:rPr>
          <w:t>indicate the significance of difference between different levels</w:t>
        </w:r>
      </w:ins>
      <w:ins w:id="279" w:author="WANG" w:date="2014-01-10T09:01:00Z">
        <w:r w:rsidR="00EA1157">
          <w:rPr>
            <w:rFonts w:ascii="Times New Roman" w:hAnsi="Times New Roman" w:cs="Times New Roman" w:hint="eastAsia"/>
          </w:rPr>
          <w:t xml:space="preserve"> of </w:t>
        </w:r>
      </w:ins>
      <w:ins w:id="280" w:author="WANG" w:date="2014-01-10T09:02:00Z">
        <w:r w:rsidR="00EA1157">
          <w:rPr>
            <w:rFonts w:ascii="Times New Roman" w:hAnsi="Times New Roman" w:cs="Times New Roman" w:hint="eastAsia"/>
          </w:rPr>
          <w:t xml:space="preserve">that </w:t>
        </w:r>
      </w:ins>
      <w:ins w:id="281" w:author="WANG" w:date="2014-01-10T09:01:00Z">
        <w:r w:rsidR="00EA1157">
          <w:rPr>
            <w:rFonts w:ascii="Times New Roman" w:hAnsi="Times New Roman" w:cs="Times New Roman" w:hint="eastAsia"/>
          </w:rPr>
          <w:t>variable</w:t>
        </w:r>
      </w:ins>
      <w:ins w:id="282" w:author="WANG" w:date="2014-01-10T08:50:00Z">
        <w:r w:rsidR="000D1F65">
          <w:rPr>
            <w:rFonts w:ascii="Times New Roman" w:hAnsi="Times New Roman" w:cs="Times New Roman" w:hint="eastAsia"/>
          </w:rPr>
          <w:t>.</w:t>
        </w:r>
      </w:ins>
    </w:p>
    <w:p w:rsidR="00D63749" w:rsidRDefault="00050DED" w:rsidP="00671D15">
      <w:pPr>
        <w:spacing w:afterLines="50"/>
        <w:rPr>
          <w:ins w:id="283" w:author="WANG" w:date="2014-01-15T07:39:00Z"/>
          <w:rFonts w:ascii="Times New Roman" w:hAnsi="Times New Roman" w:cs="Times New Roman"/>
        </w:rPr>
        <w:pPrChange w:id="284" w:author="WANG" w:date="2014-10-03T11:11:00Z">
          <w:pPr>
            <w:spacing w:afterLines="50"/>
          </w:pPr>
        </w:pPrChange>
      </w:pPr>
      <w:ins w:id="285" w:author="WANG" w:date="2014-01-14T09:26:00Z">
        <w:r>
          <w:rPr>
            <w:rFonts w:ascii="Times New Roman" w:hAnsi="Times New Roman" w:cs="Times New Roman" w:hint="eastAsia"/>
          </w:rPr>
          <w:t>Linear regression</w:t>
        </w:r>
      </w:ins>
      <w:ins w:id="286" w:author="WANG" w:date="2014-01-15T07:39:00Z">
        <w:r w:rsidR="0034334A">
          <w:rPr>
            <w:rFonts w:ascii="Times New Roman" w:hAnsi="Times New Roman" w:cs="Times New Roman" w:hint="eastAsia"/>
          </w:rPr>
          <w:t xml:space="preserve"> was used to inspect the trend of the accident severity under different conditions.</w:t>
        </w:r>
      </w:ins>
      <w:ins w:id="287" w:author="WANG" w:date="2014-01-15T07:44:00Z">
        <w:r w:rsidR="0034334A">
          <w:rPr>
            <w:rFonts w:ascii="Times New Roman" w:hAnsi="Times New Roman" w:cs="Times New Roman" w:hint="eastAsia"/>
          </w:rPr>
          <w:t xml:space="preserve"> Time series data of each level under certain way of categorization provide hint to how different factors affect the severity of accidents. </w:t>
        </w:r>
      </w:ins>
      <w:ins w:id="288" w:author="WANG" w:date="2014-01-15T07:51:00Z">
        <w:r w:rsidR="00951DE8">
          <w:rPr>
            <w:rFonts w:ascii="Times New Roman" w:hAnsi="Times New Roman" w:cs="Times New Roman" w:hint="eastAsia"/>
          </w:rPr>
          <w:t>The s</w:t>
        </w:r>
      </w:ins>
      <w:ins w:id="289" w:author="WANG" w:date="2014-01-15T07:45:00Z">
        <w:r w:rsidR="0034334A">
          <w:rPr>
            <w:rFonts w:ascii="Times New Roman" w:hAnsi="Times New Roman" w:cs="Times New Roman" w:hint="eastAsia"/>
          </w:rPr>
          <w:t xml:space="preserve">lope of the </w:t>
        </w:r>
      </w:ins>
      <w:ins w:id="290" w:author="WANG" w:date="2014-01-15T07:46:00Z">
        <w:r w:rsidR="0034334A">
          <w:rPr>
            <w:rFonts w:ascii="Times New Roman" w:hAnsi="Times New Roman" w:cs="Times New Roman" w:hint="eastAsia"/>
          </w:rPr>
          <w:t>regression function</w:t>
        </w:r>
      </w:ins>
      <w:ins w:id="291" w:author="WANG" w:date="2014-01-15T07:47:00Z">
        <w:r w:rsidR="0034334A">
          <w:rPr>
            <w:rFonts w:ascii="Times New Roman" w:hAnsi="Times New Roman" w:cs="Times New Roman" w:hint="eastAsia"/>
          </w:rPr>
          <w:t xml:space="preserve"> of one level </w:t>
        </w:r>
      </w:ins>
      <w:ins w:id="292" w:author="WANG" w:date="2014-01-15T07:51:00Z">
        <w:r w:rsidR="00951DE8">
          <w:rPr>
            <w:rFonts w:ascii="Times New Roman" w:hAnsi="Times New Roman" w:cs="Times New Roman" w:hint="eastAsia"/>
          </w:rPr>
          <w:t>is compared with the</w:t>
        </w:r>
      </w:ins>
      <w:ins w:id="293" w:author="WANG" w:date="2014-01-15T07:47:00Z">
        <w:r w:rsidR="0034334A">
          <w:rPr>
            <w:rFonts w:ascii="Times New Roman" w:hAnsi="Times New Roman" w:cs="Times New Roman" w:hint="eastAsia"/>
          </w:rPr>
          <w:t xml:space="preserve"> others under a certain way of categorization</w:t>
        </w:r>
      </w:ins>
      <w:ins w:id="294" w:author="WANG" w:date="2014-01-15T07:52:00Z">
        <w:r w:rsidR="00951DE8">
          <w:rPr>
            <w:rFonts w:ascii="Times New Roman" w:hAnsi="Times New Roman" w:cs="Times New Roman" w:hint="eastAsia"/>
          </w:rPr>
          <w:t xml:space="preserve"> to</w:t>
        </w:r>
      </w:ins>
      <w:ins w:id="295" w:author="WANG" w:date="2014-01-15T07:46:00Z">
        <w:r w:rsidR="0034334A">
          <w:rPr>
            <w:rFonts w:ascii="Times New Roman" w:hAnsi="Times New Roman" w:cs="Times New Roman" w:hint="eastAsia"/>
          </w:rPr>
          <w:t xml:space="preserve"> </w:t>
        </w:r>
      </w:ins>
      <w:ins w:id="296" w:author="WANG" w:date="2014-01-15T07:52:00Z">
        <w:r w:rsidR="00951DE8">
          <w:rPr>
            <w:rFonts w:ascii="Times New Roman" w:hAnsi="Times New Roman" w:cs="Times New Roman" w:hint="eastAsia"/>
          </w:rPr>
          <w:t>find out the impact made by</w:t>
        </w:r>
      </w:ins>
      <w:ins w:id="297" w:author="WANG" w:date="2014-01-15T07:46:00Z">
        <w:r w:rsidR="0034334A">
          <w:rPr>
            <w:rFonts w:ascii="Times New Roman" w:hAnsi="Times New Roman" w:cs="Times New Roman" w:hint="eastAsia"/>
          </w:rPr>
          <w:t xml:space="preserve"> the </w:t>
        </w:r>
      </w:ins>
      <w:ins w:id="298" w:author="WANG" w:date="2014-01-15T07:47:00Z">
        <w:r w:rsidR="0034334A">
          <w:rPr>
            <w:rFonts w:ascii="Times New Roman" w:hAnsi="Times New Roman" w:cs="Times New Roman" w:hint="eastAsia"/>
          </w:rPr>
          <w:t xml:space="preserve">corresponding </w:t>
        </w:r>
      </w:ins>
      <w:ins w:id="299" w:author="WANG" w:date="2014-01-15T07:46:00Z">
        <w:r w:rsidR="0034334A">
          <w:rPr>
            <w:rFonts w:ascii="Times New Roman" w:hAnsi="Times New Roman" w:cs="Times New Roman" w:hint="eastAsia"/>
          </w:rPr>
          <w:t>factor</w:t>
        </w:r>
      </w:ins>
      <w:ins w:id="300" w:author="WANG" w:date="2014-01-15T07:52:00Z">
        <w:r w:rsidR="00951DE8">
          <w:rPr>
            <w:rFonts w:ascii="Times New Roman" w:hAnsi="Times New Roman" w:cs="Times New Roman" w:hint="eastAsia"/>
          </w:rPr>
          <w:t>s</w:t>
        </w:r>
      </w:ins>
      <w:ins w:id="301" w:author="WANG" w:date="2014-01-15T07:48:00Z">
        <w:r w:rsidR="0034334A">
          <w:rPr>
            <w:rFonts w:ascii="Times New Roman" w:hAnsi="Times New Roman" w:cs="Times New Roman" w:hint="eastAsia"/>
          </w:rPr>
          <w:t xml:space="preserve"> </w:t>
        </w:r>
      </w:ins>
      <w:ins w:id="302" w:author="WANG" w:date="2014-01-15T07:52:00Z">
        <w:r w:rsidR="00951DE8">
          <w:rPr>
            <w:rFonts w:ascii="Times New Roman" w:hAnsi="Times New Roman" w:cs="Times New Roman" w:hint="eastAsia"/>
          </w:rPr>
          <w:t xml:space="preserve">on the severity of accidents over time. </w:t>
        </w:r>
      </w:ins>
      <w:ins w:id="303" w:author="WANG" w:date="2014-01-15T07:53:00Z">
        <w:r w:rsidR="00951DE8">
          <w:rPr>
            <w:rFonts w:ascii="Times New Roman" w:hAnsi="Times New Roman" w:cs="Times New Roman" w:hint="eastAsia"/>
          </w:rPr>
          <w:t xml:space="preserve">The </w:t>
        </w:r>
        <w:r w:rsidR="00015E4B" w:rsidRPr="00015E4B">
          <w:rPr>
            <w:rFonts w:ascii="Times New Roman" w:hAnsi="Times New Roman" w:cs="Times New Roman"/>
            <w:i/>
            <w:rPrChange w:id="304" w:author="WANG" w:date="2014-01-15T07:53:00Z">
              <w:rPr>
                <w:rFonts w:ascii="Times New Roman" w:hAnsi="Times New Roman" w:cs="Times New Roman"/>
              </w:rPr>
            </w:rPrChange>
          </w:rPr>
          <w:t>p</w:t>
        </w:r>
        <w:r w:rsidR="00951DE8">
          <w:rPr>
            <w:rFonts w:ascii="Times New Roman" w:hAnsi="Times New Roman" w:cs="Times New Roman" w:hint="eastAsia"/>
          </w:rPr>
          <w:t xml:space="preserve"> values of the regression reflect the significance of</w:t>
        </w:r>
        <w:r w:rsidR="001B6A0D">
          <w:rPr>
            <w:rFonts w:ascii="Times New Roman" w:hAnsi="Times New Roman" w:cs="Times New Roman" w:hint="eastAsia"/>
          </w:rPr>
          <w:t xml:space="preserve"> those</w:t>
        </w:r>
        <w:r w:rsidR="00951DE8">
          <w:rPr>
            <w:rFonts w:ascii="Times New Roman" w:hAnsi="Times New Roman" w:cs="Times New Roman" w:hint="eastAsia"/>
          </w:rPr>
          <w:t xml:space="preserve"> trends.</w:t>
        </w:r>
      </w:ins>
    </w:p>
    <w:p w:rsidR="00D63749" w:rsidRDefault="00DA092A" w:rsidP="00671D15">
      <w:pPr>
        <w:spacing w:afterLines="50"/>
        <w:rPr>
          <w:del w:id="305" w:author="WANG" w:date="2014-01-10T08:48:00Z"/>
          <w:rFonts w:ascii="Times New Roman" w:hAnsi="Times New Roman" w:cs="Times New Roman"/>
        </w:rPr>
        <w:pPrChange w:id="306" w:author="WANG" w:date="2014-10-03T11:11:00Z">
          <w:pPr>
            <w:spacing w:afterLines="50"/>
          </w:pPr>
        </w:pPrChange>
      </w:pPr>
      <w:del w:id="307" w:author="WANG" w:date="2014-01-10T08:47:00Z">
        <w:r w:rsidRPr="00DF564E" w:rsidDel="000D1F65">
          <w:rPr>
            <w:rFonts w:ascii="Times New Roman" w:hAnsi="Times New Roman" w:cs="Times New Roman"/>
          </w:rPr>
          <w:delText xml:space="preserve"> </w:delText>
        </w:r>
      </w:del>
    </w:p>
    <w:p w:rsidR="00D63749" w:rsidRDefault="0046191C" w:rsidP="00671D15">
      <w:pPr>
        <w:spacing w:afterLines="50"/>
        <w:rPr>
          <w:del w:id="308" w:author="WANG" w:date="2014-01-14T09:25:00Z"/>
          <w:rFonts w:ascii="Times New Roman" w:hAnsi="Times New Roman" w:cs="Times New Roman"/>
        </w:rPr>
        <w:pPrChange w:id="309" w:author="WANG" w:date="2014-10-03T11:11:00Z">
          <w:pPr>
            <w:spacing w:afterLines="50"/>
          </w:pPr>
        </w:pPrChange>
      </w:pPr>
      <w:del w:id="310" w:author="WANG" w:date="2014-01-14T09:25:00Z">
        <w:r w:rsidRPr="00DF564E" w:rsidDel="00050DED">
          <w:rPr>
            <w:rFonts w:ascii="Times New Roman" w:hAnsi="Times New Roman" w:cs="Times New Roman"/>
          </w:rPr>
          <w:delText xml:space="preserve">In this study, we use </w:delText>
        </w:r>
        <w:r w:rsidR="00B62BFD" w:rsidRPr="00DF564E" w:rsidDel="00050DED">
          <w:rPr>
            <w:rFonts w:ascii="Times New Roman" w:hAnsi="Times New Roman" w:cs="Times New Roman"/>
          </w:rPr>
          <w:delText>intraclass correlation coefficient (ICC)</w:delText>
        </w:r>
        <w:r w:rsidRPr="00DF564E" w:rsidDel="00050DED">
          <w:rPr>
            <w:rFonts w:ascii="Times New Roman" w:hAnsi="Times New Roman" w:cs="Times New Roman"/>
          </w:rPr>
          <w:delText xml:space="preserve"> to verify the significance of differen</w:delText>
        </w:r>
        <w:r w:rsidR="00EC32A8" w:rsidDel="00050DED">
          <w:rPr>
            <w:rFonts w:ascii="Times New Roman" w:hAnsi="Times New Roman" w:cs="Times New Roman" w:hint="eastAsia"/>
          </w:rPr>
          <w:delText>ce</w:delText>
        </w:r>
        <w:r w:rsidRPr="00DF564E" w:rsidDel="00050DED">
          <w:rPr>
            <w:rFonts w:ascii="Times New Roman" w:hAnsi="Times New Roman" w:cs="Times New Roman"/>
          </w:rPr>
          <w:delText xml:space="preserve"> between data sequences under each categorization method</w:delText>
        </w:r>
        <w:r w:rsidR="00DA092A" w:rsidRPr="00DF564E" w:rsidDel="00050DED">
          <w:rPr>
            <w:rFonts w:ascii="Times New Roman" w:hAnsi="Times New Roman" w:cs="Times New Roman"/>
          </w:rPr>
          <w:delText>in magnitudes</w:delText>
        </w:r>
        <w:r w:rsidR="003A62D0" w:rsidRPr="00DF564E" w:rsidDel="00050DED">
          <w:rPr>
            <w:rFonts w:ascii="Times New Roman" w:hAnsi="Times New Roman" w:cs="Times New Roman"/>
          </w:rPr>
          <w:delText xml:space="preserve"> and trends</w:delText>
        </w:r>
      </w:del>
      <w:del w:id="311" w:author="WANG" w:date="2014-01-07T07:45:00Z">
        <w:r w:rsidR="00DA092A" w:rsidRPr="00DF564E" w:rsidDel="000179D2">
          <w:rPr>
            <w:rFonts w:ascii="Times New Roman" w:hAnsi="Times New Roman" w:cs="Times New Roman"/>
          </w:rPr>
          <w:delText>.</w:delText>
        </w:r>
      </w:del>
      <w:del w:id="312" w:author="WANG" w:date="2014-01-14T09:25:00Z">
        <w:r w:rsidR="00867A7B" w:rsidDel="00050DED">
          <w:rPr>
            <w:rFonts w:ascii="Times New Roman" w:hAnsi="Times New Roman" w:cs="Times New Roman"/>
          </w:rPr>
          <w:delText>(Fisher, 1954)</w:delText>
        </w:r>
        <w:r w:rsidR="00CA5CB1" w:rsidRPr="00DF564E" w:rsidDel="00050DED">
          <w:rPr>
            <w:rFonts w:ascii="Times New Roman" w:hAnsi="Times New Roman" w:cs="Times New Roman"/>
          </w:rPr>
          <w:delText>.</w:delText>
        </w:r>
        <w:r w:rsidR="00BF7211" w:rsidRPr="00DF564E" w:rsidDel="00050DED">
          <w:rPr>
            <w:rFonts w:ascii="Times New Roman" w:hAnsi="Times New Roman" w:cs="Times New Roman"/>
          </w:rPr>
          <w:delText>D</w:delText>
        </w:r>
        <w:r w:rsidR="00CA5CB1" w:rsidRPr="00DF564E" w:rsidDel="00050DED">
          <w:rPr>
            <w:rFonts w:ascii="Times New Roman" w:hAnsi="Times New Roman" w:cs="Times New Roman"/>
          </w:rPr>
          <w:delText xml:space="preserve">ata </w:delText>
        </w:r>
        <w:r w:rsidR="009F38FD" w:rsidDel="00050DED">
          <w:rPr>
            <w:rFonts w:ascii="Times New Roman" w:hAnsi="Times New Roman" w:cs="Times New Roman" w:hint="eastAsia"/>
          </w:rPr>
          <w:delText xml:space="preserve">from </w:delText>
        </w:r>
        <w:r w:rsidR="00CA5CB1" w:rsidRPr="00DF564E" w:rsidDel="00050DED">
          <w:rPr>
            <w:rFonts w:ascii="Times New Roman" w:hAnsi="Times New Roman" w:cs="Times New Roman"/>
          </w:rPr>
          <w:delText xml:space="preserve">each year </w:delText>
        </w:r>
        <w:r w:rsidR="00BF7211" w:rsidRPr="00DF564E" w:rsidDel="00050DED">
          <w:rPr>
            <w:rFonts w:ascii="Times New Roman" w:hAnsi="Times New Roman" w:cs="Times New Roman"/>
          </w:rPr>
          <w:delText>in</w:delText>
        </w:r>
        <w:r w:rsidR="00CA5CB1" w:rsidRPr="00DF564E" w:rsidDel="00050DED">
          <w:rPr>
            <w:rFonts w:ascii="Times New Roman" w:hAnsi="Times New Roman" w:cs="Times New Roman"/>
          </w:rPr>
          <w:delText xml:space="preserve"> two different categories</w:delText>
        </w:r>
        <w:r w:rsidR="00BF7211" w:rsidRPr="00DF564E" w:rsidDel="00050DED">
          <w:rPr>
            <w:rFonts w:ascii="Times New Roman" w:hAnsi="Times New Roman" w:cs="Times New Roman"/>
          </w:rPr>
          <w:delText xml:space="preserve"> under each categorization methodare treated</w:delText>
        </w:r>
        <w:r w:rsidR="00CA5CB1" w:rsidRPr="00DF564E" w:rsidDel="00050DED">
          <w:rPr>
            <w:rFonts w:ascii="Times New Roman" w:hAnsi="Times New Roman" w:cs="Times New Roman"/>
          </w:rPr>
          <w:delText xml:space="preserve"> as a paired data sample. </w:delText>
        </w:r>
        <w:r w:rsidR="00206C77" w:rsidRPr="00DF564E" w:rsidDel="00050DED">
          <w:rPr>
            <w:rFonts w:ascii="Times New Roman" w:hAnsi="Times New Roman" w:cs="Times New Roman"/>
          </w:rPr>
          <w:delText xml:space="preserve">An ICC </w:delText>
        </w:r>
        <w:r w:rsidR="00206C77" w:rsidRPr="00DF564E" w:rsidDel="00050DED">
          <w:rPr>
            <w:rFonts w:ascii="Times New Roman" w:hAnsi="Times New Roman" w:cs="Times New Roman"/>
            <w:i/>
          </w:rPr>
          <w:delText>r</w:delText>
        </w:r>
        <w:r w:rsidR="00206C77" w:rsidRPr="00DF564E" w:rsidDel="00050DED">
          <w:rPr>
            <w:rFonts w:ascii="Times New Roman" w:hAnsi="Times New Roman" w:cs="Times New Roman"/>
          </w:rPr>
          <w:delText xml:space="preserve"> = 1 means the two data samples are </w:delText>
        </w:r>
        <w:r w:rsidR="001263D5" w:rsidRPr="00DF564E" w:rsidDel="00050DED">
          <w:rPr>
            <w:rFonts w:ascii="Times New Roman" w:hAnsi="Times New Roman" w:cs="Times New Roman"/>
          </w:rPr>
          <w:delText>identical;</w:delText>
        </w:r>
        <w:r w:rsidR="00206C77" w:rsidRPr="00FC22F2" w:rsidDel="00050DED">
          <w:rPr>
            <w:rFonts w:ascii="Times New Roman" w:hAnsi="Times New Roman" w:cs="Times New Roman"/>
            <w:i/>
          </w:rPr>
          <w:delText>r</w:delText>
        </w:r>
        <w:r w:rsidR="00206C77" w:rsidRPr="00DF564E" w:rsidDel="00050DED">
          <w:rPr>
            <w:rFonts w:ascii="Times New Roman" w:hAnsi="Times New Roman" w:cs="Times New Roman"/>
          </w:rPr>
          <w:delText xml:space="preserve"> tends to </w:delText>
        </w:r>
        <w:r w:rsidR="001E19EC" w:rsidRPr="00DF564E" w:rsidDel="00050DED">
          <w:rPr>
            <w:rFonts w:ascii="Times New Roman" w:hAnsi="Times New Roman" w:cs="Times New Roman"/>
          </w:rPr>
          <w:delText>-1</w:delText>
        </w:r>
        <w:r w:rsidR="00206C77" w:rsidRPr="00DF564E" w:rsidDel="00050DED">
          <w:rPr>
            <w:rFonts w:ascii="Times New Roman" w:hAnsi="Times New Roman" w:cs="Times New Roman"/>
          </w:rPr>
          <w:delText xml:space="preserve"> when two data sets deviate from each other.</w:delText>
        </w:r>
        <w:r w:rsidR="00E40825" w:rsidRPr="00DF564E" w:rsidDel="00050DED">
          <w:rPr>
            <w:rFonts w:ascii="Times New Roman" w:hAnsi="Times New Roman" w:cs="Times New Roman"/>
            <w:color w:val="FF0000"/>
          </w:rPr>
          <w:delText xml:space="preserve">The </w:delText>
        </w:r>
        <w:r w:rsidR="00E40825" w:rsidDel="00050DED">
          <w:rPr>
            <w:rFonts w:ascii="Times New Roman" w:hAnsi="Times New Roman" w:cs="Times New Roman" w:hint="eastAsia"/>
            <w:color w:val="FF0000"/>
          </w:rPr>
          <w:delText>ICC</w:delText>
        </w:r>
        <w:r w:rsidR="00E40825" w:rsidRPr="00DF564E" w:rsidDel="00050DED">
          <w:rPr>
            <w:rFonts w:ascii="Times New Roman" w:hAnsi="Times New Roman" w:cs="Times New Roman"/>
            <w:color w:val="FF0000"/>
          </w:rPr>
          <w:delText xml:space="preserve"> between different classes in various ways of categorized data are calculated to reflect the significance of deviation</w:delText>
        </w:r>
        <w:r w:rsidR="00E40825" w:rsidDel="00050DED">
          <w:rPr>
            <w:rFonts w:ascii="Times New Roman" w:hAnsi="Times New Roman" w:cs="Times New Roman" w:hint="eastAsia"/>
            <w:color w:val="FF0000"/>
          </w:rPr>
          <w:delText>, hence indicating</w:delText>
        </w:r>
        <w:r w:rsidR="00E40825" w:rsidRPr="00DF564E" w:rsidDel="00050DED">
          <w:rPr>
            <w:rFonts w:ascii="Times New Roman" w:hAnsi="Times New Roman" w:cs="Times New Roman"/>
            <w:color w:val="FF0000"/>
          </w:rPr>
          <w:delText xml:space="preserve"> that the corresponding factor has an impact on the severity of traffic accidents.</w:delText>
        </w:r>
      </w:del>
    </w:p>
    <w:p w:rsidR="00D63749" w:rsidRDefault="00D63749" w:rsidP="00671D15">
      <w:pPr>
        <w:spacing w:afterLines="50"/>
        <w:rPr>
          <w:del w:id="313" w:author="WANG" w:date="2014-01-09T20:59:00Z"/>
          <w:rFonts w:ascii="Times New Roman" w:hAnsi="Times New Roman" w:cs="Times New Roman"/>
          <w:color w:val="FF0000"/>
        </w:rPr>
        <w:pPrChange w:id="314" w:author="WANG" w:date="2014-10-03T11:11:00Z">
          <w:pPr>
            <w:spacing w:afterLines="50"/>
          </w:pPr>
        </w:pPrChange>
      </w:pPr>
    </w:p>
    <w:p w:rsidR="009E65BC" w:rsidRDefault="00CA5CB1" w:rsidP="00FD2D23">
      <w:pPr>
        <w:pStyle w:val="1"/>
        <w:spacing w:before="0" w:after="0" w:line="240" w:lineRule="auto"/>
        <w:ind w:left="284" w:hangingChars="118" w:hanging="284"/>
        <w:rPr>
          <w:rFonts w:ascii="Times New Roman" w:hAnsi="Times New Roman" w:cs="Times New Roman"/>
          <w:sz w:val="24"/>
        </w:rPr>
      </w:pPr>
      <w:r w:rsidRPr="00DF564E">
        <w:rPr>
          <w:rFonts w:ascii="Times New Roman" w:hAnsi="Times New Roman" w:cs="Times New Roman"/>
          <w:sz w:val="24"/>
        </w:rPr>
        <w:t>Results</w:t>
      </w:r>
    </w:p>
    <w:p w:rsidR="00CA5CB1" w:rsidRPr="00DF564E" w:rsidRDefault="00CA5CB1" w:rsidP="00CA5CB1">
      <w:pPr>
        <w:ind w:left="249" w:hanging="249"/>
        <w:rPr>
          <w:rFonts w:ascii="Times New Roman" w:hAnsi="Times New Roman" w:cs="Times New Roman"/>
        </w:rPr>
      </w:pPr>
    </w:p>
    <w:p w:rsidR="00CA5CB1" w:rsidRPr="00DF564E" w:rsidRDefault="00CA5CB1" w:rsidP="001E19EC">
      <w:pPr>
        <w:pStyle w:val="2"/>
        <w:spacing w:before="0" w:after="0" w:line="240" w:lineRule="auto"/>
        <w:ind w:left="578" w:hangingChars="275" w:hanging="578"/>
        <w:rPr>
          <w:rFonts w:ascii="Times New Roman" w:hAnsi="Times New Roman" w:cs="Times New Roman"/>
          <w:b w:val="0"/>
          <w:i/>
          <w:sz w:val="21"/>
        </w:rPr>
      </w:pPr>
      <w:r w:rsidRPr="00DF564E">
        <w:rPr>
          <w:rFonts w:ascii="Times New Roman" w:hAnsi="Times New Roman" w:cs="Times New Roman"/>
          <w:b w:val="0"/>
          <w:i/>
          <w:sz w:val="21"/>
        </w:rPr>
        <w:t>Overall Severity of Accidents</w:t>
      </w:r>
    </w:p>
    <w:p w:rsidR="00CA5CB1" w:rsidRPr="00DF564E" w:rsidDel="002C0EC9" w:rsidRDefault="00CA5CB1" w:rsidP="00CA5CB1">
      <w:pPr>
        <w:ind w:left="580" w:hanging="580"/>
        <w:rPr>
          <w:del w:id="315" w:author="WANG" w:date="2014-01-07T07:48:00Z"/>
          <w:rFonts w:ascii="Times New Roman" w:hAnsi="Times New Roman" w:cs="Times New Roman"/>
          <w:b/>
        </w:rPr>
      </w:pPr>
    </w:p>
    <w:p w:rsidR="00CA5CB1" w:rsidRPr="00DF564E" w:rsidRDefault="00CA5CB1" w:rsidP="001C680C">
      <w:pPr>
        <w:spacing w:afterLines="50"/>
        <w:rPr>
          <w:rFonts w:ascii="Times New Roman" w:hAnsi="Times New Roman" w:cs="Times New Roman"/>
          <w:szCs w:val="21"/>
        </w:rPr>
      </w:pPr>
      <w:r w:rsidRPr="00DF564E">
        <w:rPr>
          <w:rFonts w:ascii="Times New Roman" w:hAnsi="Times New Roman" w:cs="Times New Roman"/>
          <w:szCs w:val="21"/>
        </w:rPr>
        <w:t xml:space="preserve">A comparison between China and major motorized countries is shown in Figure 2. Human damage index of China increased more significantly than those of other countries. After 2003, there is a major increase of the human damage level. The index increased by nearly 60%. On the contrary, human damage levels in other countries have a stably declining trend or relatively stable. </w:t>
      </w:r>
    </w:p>
    <w:p w:rsidR="00A96FA9" w:rsidDel="00996C6D" w:rsidRDefault="001C680C" w:rsidP="00671D15">
      <w:pPr>
        <w:spacing w:afterLines="50"/>
        <w:jc w:val="center"/>
        <w:rPr>
          <w:del w:id="316" w:author="Woody Wang" w:date="2014-05-16T09:18:00Z"/>
          <w:rFonts w:ascii="Times New Roman" w:hAnsi="Times New Roman" w:cs="Times New Roman"/>
          <w:szCs w:val="21"/>
        </w:rPr>
        <w:pPrChange w:id="317" w:author="WANG" w:date="2014-10-03T11:11:00Z">
          <w:pPr>
            <w:spacing w:afterLines="50"/>
            <w:jc w:val="center"/>
          </w:pPr>
        </w:pPrChange>
      </w:pPr>
      <w:ins w:id="318" w:author="WANG" w:date="2014-01-09T20:58:00Z">
        <w:del w:id="319" w:author="Woody Wang" w:date="2014-05-16T09:18:00Z">
          <w:r>
            <w:rPr>
              <w:rFonts w:ascii="Times New Roman" w:hAnsi="Times New Roman" w:cs="Times New Roman"/>
              <w:noProof/>
              <w:szCs w:val="21"/>
              <w:rPrChange w:id="320" w:author="Unknown">
                <w:rPr>
                  <w:noProof/>
                </w:rPr>
              </w:rPrChange>
            </w:rPr>
            <w:drawing>
              <wp:inline distT="0" distB="0" distL="0" distR="0">
                <wp:extent cx="5033673" cy="1800000"/>
                <wp:effectExtent l="19050" t="0" r="0" b="0"/>
                <wp:docPr id="54" name="图片 23" descr="D:\Woody的\0 China Traffic Accident Fatality\图表\2. Human damage level of China and other countr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Woody的\0 China Traffic Accident Fatality\图表\2. Human damage level of China and other countries.jpg"/>
                        <pic:cNvPicPr>
                          <a:picLocks noChangeAspect="1" noChangeArrowheads="1"/>
                        </pic:cNvPicPr>
                      </pic:nvPicPr>
                      <pic:blipFill>
                        <a:blip r:embed="rId15"/>
                        <a:srcRect/>
                        <a:stretch>
                          <a:fillRect/>
                        </a:stretch>
                      </pic:blipFill>
                      <pic:spPr bwMode="auto">
                        <a:xfrm>
                          <a:off x="0" y="0"/>
                          <a:ext cx="5033673" cy="1800000"/>
                        </a:xfrm>
                        <a:prstGeom prst="rect">
                          <a:avLst/>
                        </a:prstGeom>
                        <a:noFill/>
                        <a:ln w="9525">
                          <a:noFill/>
                          <a:miter lim="800000"/>
                          <a:headEnd/>
                          <a:tailEnd/>
                        </a:ln>
                      </pic:spPr>
                    </pic:pic>
                  </a:graphicData>
                </a:graphic>
              </wp:inline>
            </w:drawing>
          </w:r>
        </w:del>
      </w:ins>
      <w:del w:id="321" w:author="Woody Wang" w:date="2014-05-16T09:18:00Z">
        <w:r>
          <w:rPr>
            <w:rFonts w:ascii="Times New Roman" w:hAnsi="Times New Roman" w:cs="Times New Roman"/>
            <w:noProof/>
            <w:rPrChange w:id="322" w:author="Unknown">
              <w:rPr>
                <w:noProof/>
              </w:rPr>
            </w:rPrChange>
          </w:rPr>
          <w:lastRenderedPageBreak/>
          <w:drawing>
            <wp:inline distT="0" distB="0" distL="0" distR="0">
              <wp:extent cx="5274310" cy="1898507"/>
              <wp:effectExtent l="19050" t="0" r="21590" b="6493"/>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del>
    </w:p>
    <w:p w:rsidR="00D63749" w:rsidDel="00996C6D" w:rsidRDefault="00CA5CB1" w:rsidP="00671D15">
      <w:pPr>
        <w:spacing w:afterLines="50"/>
        <w:jc w:val="center"/>
        <w:rPr>
          <w:del w:id="323" w:author="Woody Wang" w:date="2014-05-16T09:18:00Z"/>
          <w:rFonts w:ascii="Times New Roman" w:hAnsi="Times New Roman" w:cs="Times New Roman"/>
        </w:rPr>
        <w:pPrChange w:id="324" w:author="WANG" w:date="2014-10-03T11:11:00Z">
          <w:pPr>
            <w:spacing w:afterLines="50"/>
            <w:jc w:val="center"/>
          </w:pPr>
        </w:pPrChange>
      </w:pPr>
      <w:del w:id="325" w:author="Woody Wang" w:date="2014-05-16T09:18:00Z">
        <w:r w:rsidRPr="00DF564E" w:rsidDel="00996C6D">
          <w:rPr>
            <w:rFonts w:ascii="Times New Roman" w:hAnsi="Times New Roman" w:cs="Times New Roman"/>
          </w:rPr>
          <w:delText>Figure 2. Human damage level of China and other countries (DE: Germany, IT: Italy, FR: France, UK: United Kingdom, US: United States of America, CN: China)</w:delText>
        </w:r>
      </w:del>
    </w:p>
    <w:p w:rsidR="00D63749" w:rsidRDefault="00CA5CB1" w:rsidP="00671D15">
      <w:pPr>
        <w:spacing w:afterLines="50"/>
        <w:rPr>
          <w:rFonts w:ascii="Times New Roman" w:hAnsi="Times New Roman" w:cs="Times New Roman"/>
        </w:rPr>
        <w:pPrChange w:id="326" w:author="WANG" w:date="2014-10-03T11:11:00Z">
          <w:pPr>
            <w:spacing w:afterLines="50"/>
          </w:pPr>
        </w:pPrChange>
      </w:pPr>
      <w:r w:rsidRPr="00DF564E">
        <w:rPr>
          <w:rFonts w:ascii="Times New Roman" w:hAnsi="Times New Roman" w:cs="Times New Roman"/>
        </w:rPr>
        <w:t>In terms of fatality rate in accidents, Chinese road traffic has long been in bad condition. As show</w:t>
      </w:r>
      <w:r w:rsidRPr="00DF564E">
        <w:rPr>
          <w:rFonts w:ascii="Times New Roman" w:hAnsi="Times New Roman" w:cs="Times New Roman"/>
          <w:szCs w:val="21"/>
        </w:rPr>
        <w:t>n in figure 3, the death rate i</w:t>
      </w:r>
      <w:r w:rsidRPr="00DF564E">
        <w:rPr>
          <w:rFonts w:ascii="Times New Roman" w:hAnsi="Times New Roman" w:cs="Times New Roman"/>
        </w:rPr>
        <w:t>n China is significantly higher than other countries. Besides, on contrary to the slightly declining trend in other countries, death rate in China has been on the rise in recent years.</w:t>
      </w:r>
    </w:p>
    <w:p w:rsidR="00D63749" w:rsidDel="00996C6D" w:rsidRDefault="001C680C" w:rsidP="00671D15">
      <w:pPr>
        <w:spacing w:afterLines="50"/>
        <w:jc w:val="center"/>
        <w:rPr>
          <w:del w:id="327" w:author="Woody Wang" w:date="2014-05-16T09:18:00Z"/>
          <w:rFonts w:ascii="Times New Roman" w:hAnsi="Times New Roman" w:cs="Times New Roman"/>
        </w:rPr>
        <w:pPrChange w:id="328" w:author="WANG" w:date="2014-10-03T11:11:00Z">
          <w:pPr>
            <w:spacing w:afterLines="50"/>
            <w:jc w:val="center"/>
          </w:pPr>
        </w:pPrChange>
      </w:pPr>
      <w:ins w:id="329" w:author="WANG" w:date="2014-01-09T20:58:00Z">
        <w:del w:id="330" w:author="Woody Wang" w:date="2014-05-16T09:18:00Z">
          <w:r>
            <w:rPr>
              <w:rFonts w:ascii="Times New Roman" w:hAnsi="Times New Roman" w:cs="Times New Roman"/>
              <w:noProof/>
              <w:rPrChange w:id="331" w:author="Unknown">
                <w:rPr>
                  <w:noProof/>
                </w:rPr>
              </w:rPrChange>
            </w:rPr>
            <w:drawing>
              <wp:inline distT="0" distB="0" distL="0" distR="0">
                <wp:extent cx="5033673" cy="1800000"/>
                <wp:effectExtent l="19050" t="0" r="0" b="0"/>
                <wp:docPr id="53" name="图片 22" descr="D:\Woody的\0 China Traffic Accident Fatality\图表\3. Fatality rate of various countr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Woody的\0 China Traffic Accident Fatality\图表\3. Fatality rate of various countries.jpg"/>
                        <pic:cNvPicPr>
                          <a:picLocks noChangeAspect="1" noChangeArrowheads="1"/>
                        </pic:cNvPicPr>
                      </pic:nvPicPr>
                      <pic:blipFill>
                        <a:blip r:embed="rId17"/>
                        <a:srcRect/>
                        <a:stretch>
                          <a:fillRect/>
                        </a:stretch>
                      </pic:blipFill>
                      <pic:spPr bwMode="auto">
                        <a:xfrm>
                          <a:off x="0" y="0"/>
                          <a:ext cx="5033673" cy="1800000"/>
                        </a:xfrm>
                        <a:prstGeom prst="rect">
                          <a:avLst/>
                        </a:prstGeom>
                        <a:noFill/>
                        <a:ln w="9525">
                          <a:noFill/>
                          <a:miter lim="800000"/>
                          <a:headEnd/>
                          <a:tailEnd/>
                        </a:ln>
                      </pic:spPr>
                    </pic:pic>
                  </a:graphicData>
                </a:graphic>
              </wp:inline>
            </w:drawing>
          </w:r>
          <w:r w:rsidR="00EC01B1" w:rsidRPr="00EC01B1" w:rsidDel="00996C6D">
            <w:rPr>
              <w:rFonts w:ascii="Times New Roman" w:hAnsi="Times New Roman" w:cs="Times New Roman"/>
            </w:rPr>
            <w:delText xml:space="preserve"> </w:delText>
          </w:r>
        </w:del>
      </w:ins>
      <w:del w:id="332" w:author="Woody Wang" w:date="2014-05-16T09:18:00Z">
        <w:r>
          <w:rPr>
            <w:rFonts w:ascii="Times New Roman" w:hAnsi="Times New Roman" w:cs="Times New Roman"/>
            <w:noProof/>
            <w:rPrChange w:id="333" w:author="Unknown">
              <w:rPr>
                <w:noProof/>
              </w:rPr>
            </w:rPrChange>
          </w:rPr>
          <w:drawing>
            <wp:inline distT="0" distB="0" distL="0" distR="0">
              <wp:extent cx="5274310" cy="1898507"/>
              <wp:effectExtent l="19050" t="0" r="21590" b="6493"/>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del>
    </w:p>
    <w:p w:rsidR="00D63749" w:rsidDel="00996C6D" w:rsidRDefault="00CA5CB1" w:rsidP="00671D15">
      <w:pPr>
        <w:spacing w:afterLines="50"/>
        <w:jc w:val="center"/>
        <w:rPr>
          <w:del w:id="334" w:author="Woody Wang" w:date="2014-05-16T09:18:00Z"/>
          <w:rFonts w:ascii="Times New Roman" w:hAnsi="Times New Roman" w:cs="Times New Roman"/>
        </w:rPr>
        <w:pPrChange w:id="335" w:author="WANG" w:date="2014-10-03T11:11:00Z">
          <w:pPr>
            <w:spacing w:afterLines="50"/>
            <w:jc w:val="center"/>
          </w:pPr>
        </w:pPrChange>
      </w:pPr>
      <w:del w:id="336" w:author="Woody Wang" w:date="2014-05-16T09:18:00Z">
        <w:r w:rsidRPr="00DF564E" w:rsidDel="00996C6D">
          <w:rPr>
            <w:rFonts w:ascii="Times New Roman" w:hAnsi="Times New Roman" w:cs="Times New Roman"/>
          </w:rPr>
          <w:delText>Figure 3. Fatality rate of various countries</w:delText>
        </w:r>
      </w:del>
    </w:p>
    <w:p w:rsidR="00CA5CB1" w:rsidRPr="00DF564E" w:rsidRDefault="00CA5CB1" w:rsidP="003A62D0">
      <w:pPr>
        <w:pStyle w:val="2"/>
        <w:spacing w:before="0" w:after="0" w:line="240" w:lineRule="auto"/>
        <w:ind w:left="578" w:hangingChars="275" w:hanging="578"/>
        <w:rPr>
          <w:rFonts w:ascii="Times New Roman" w:hAnsi="Times New Roman" w:cs="Times New Roman"/>
          <w:b w:val="0"/>
          <w:i/>
          <w:color w:val="FF0000"/>
          <w:sz w:val="21"/>
        </w:rPr>
      </w:pPr>
      <w:r w:rsidRPr="00DF564E">
        <w:rPr>
          <w:rFonts w:ascii="Times New Roman" w:hAnsi="Times New Roman" w:cs="Times New Roman"/>
          <w:b w:val="0"/>
          <w:i/>
          <w:color w:val="FF0000"/>
          <w:sz w:val="21"/>
        </w:rPr>
        <w:t>Composition of road users in traffic accidents</w:t>
      </w:r>
    </w:p>
    <w:p w:rsidR="00CA5CB1" w:rsidRPr="00DF564E" w:rsidRDefault="00CA5CB1" w:rsidP="001C680C">
      <w:pPr>
        <w:spacing w:afterLines="50"/>
        <w:rPr>
          <w:rFonts w:ascii="Times New Roman" w:hAnsi="Times New Roman" w:cs="Times New Roman"/>
          <w:color w:val="FF0000"/>
        </w:rPr>
      </w:pPr>
      <w:r w:rsidRPr="00DF564E">
        <w:rPr>
          <w:rFonts w:ascii="Times New Roman" w:hAnsi="Times New Roman" w:cs="Times New Roman"/>
          <w:color w:val="FF0000"/>
        </w:rPr>
        <w:t xml:space="preserve">China is a country with 1.3 billion people and motorization rate has not begun to rise significantly until 1990s. In terms of motorization rate, the average number of passenger cars per capita is much smaller than that of other highly motorized countries (see Figure 4). Besides, vehicle type mix on the road has increased in recent years. Light passenger cars increased in proportion, showing a </w:t>
      </w:r>
      <w:r w:rsidRPr="00DF564E">
        <w:rPr>
          <w:rFonts w:ascii="Times New Roman" w:hAnsi="Times New Roman" w:cs="Times New Roman"/>
          <w:color w:val="FF0000"/>
        </w:rPr>
        <w:lastRenderedPageBreak/>
        <w:t>larger vehicle mix over the years (see Figure 5).</w:t>
      </w:r>
    </w:p>
    <w:p w:rsidR="001C680C" w:rsidRDefault="001C680C" w:rsidP="00671D15">
      <w:pPr>
        <w:spacing w:afterLines="50"/>
        <w:jc w:val="center"/>
        <w:rPr>
          <w:rFonts w:ascii="Times New Roman" w:hAnsi="Times New Roman" w:cs="Times New Roman"/>
          <w:color w:val="FF0000"/>
        </w:rPr>
        <w:pPrChange w:id="337" w:author="WANG" w:date="2014-10-03T11:11:00Z">
          <w:pPr>
            <w:spacing w:afterLines="50"/>
          </w:pPr>
        </w:pPrChange>
      </w:pPr>
      <w:ins w:id="338" w:author="WANG" w:date="2014-01-09T20:58:00Z">
        <w:r>
          <w:rPr>
            <w:rFonts w:ascii="Times New Roman" w:hAnsi="Times New Roman" w:cs="Times New Roman"/>
            <w:noProof/>
            <w:color w:val="FF0000"/>
            <w:rPrChange w:id="339" w:author="Unknown">
              <w:rPr>
                <w:noProof/>
              </w:rPr>
            </w:rPrChange>
          </w:rPr>
          <w:drawing>
            <wp:inline distT="0" distB="0" distL="0" distR="0">
              <wp:extent cx="5033673" cy="1800000"/>
              <wp:effectExtent l="19050" t="0" r="0" b="0"/>
              <wp:docPr id="52" name="图片 21" descr="D:\Woody的\0 China Traffic Accident Fatality\图表\4. Level of motorization in major econom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Woody的\0 China Traffic Accident Fatality\图表\4. Level of motorization in major economies.jpg"/>
                      <pic:cNvPicPr>
                        <a:picLocks noChangeAspect="1" noChangeArrowheads="1"/>
                      </pic:cNvPicPr>
                    </pic:nvPicPr>
                    <pic:blipFill>
                      <a:blip r:embed="rId19"/>
                      <a:srcRect/>
                      <a:stretch>
                        <a:fillRect/>
                      </a:stretch>
                    </pic:blipFill>
                    <pic:spPr bwMode="auto">
                      <a:xfrm>
                        <a:off x="0" y="0"/>
                        <a:ext cx="5033673" cy="1800000"/>
                      </a:xfrm>
                      <a:prstGeom prst="rect">
                        <a:avLst/>
                      </a:prstGeom>
                      <a:noFill/>
                      <a:ln w="9525">
                        <a:noFill/>
                        <a:miter lim="800000"/>
                        <a:headEnd/>
                        <a:tailEnd/>
                      </a:ln>
                    </pic:spPr>
                  </pic:pic>
                </a:graphicData>
              </a:graphic>
            </wp:inline>
          </w:drawing>
        </w:r>
      </w:ins>
      <w:del w:id="340" w:author="WANG" w:date="2014-01-09T20:58:00Z">
        <w:r>
          <w:rPr>
            <w:rFonts w:ascii="Times New Roman" w:hAnsi="Times New Roman" w:cs="Times New Roman"/>
            <w:noProof/>
            <w:color w:val="FF0000"/>
            <w:rPrChange w:id="341" w:author="Unknown">
              <w:rPr>
                <w:noProof/>
              </w:rPr>
            </w:rPrChange>
          </w:rPr>
          <w:drawing>
            <wp:inline distT="0" distB="0" distL="0" distR="0">
              <wp:extent cx="5274310" cy="1856997"/>
              <wp:effectExtent l="19050" t="0" r="21590" b="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del>
    </w:p>
    <w:p w:rsidR="000D1F65" w:rsidRDefault="00CA5CB1" w:rsidP="001C680C">
      <w:pPr>
        <w:spacing w:afterLines="50"/>
        <w:jc w:val="center"/>
        <w:rPr>
          <w:ins w:id="342" w:author="WANG" w:date="2014-01-09T21:00:00Z"/>
          <w:rFonts w:ascii="Times New Roman" w:hAnsi="Times New Roman" w:cs="Times New Roman"/>
          <w:color w:val="FF0000"/>
        </w:rPr>
      </w:pPr>
      <w:proofErr w:type="gramStart"/>
      <w:r w:rsidRPr="00DF564E">
        <w:rPr>
          <w:rFonts w:ascii="Times New Roman" w:hAnsi="Times New Roman" w:cs="Times New Roman"/>
          <w:color w:val="FF0000"/>
        </w:rPr>
        <w:t>Figure 4.</w:t>
      </w:r>
      <w:proofErr w:type="gramEnd"/>
      <w:r w:rsidRPr="00DF564E">
        <w:rPr>
          <w:rFonts w:ascii="Times New Roman" w:hAnsi="Times New Roman" w:cs="Times New Roman"/>
          <w:color w:val="FF0000"/>
        </w:rPr>
        <w:t xml:space="preserve"> Level of motorization in major economies</w:t>
      </w:r>
    </w:p>
    <w:p w:rsidR="00D63749" w:rsidDel="007C2D03" w:rsidRDefault="00D63749" w:rsidP="00671D15">
      <w:pPr>
        <w:spacing w:afterLines="50"/>
        <w:jc w:val="center"/>
        <w:rPr>
          <w:del w:id="343" w:author="Woody Wang" w:date="2014-05-16T09:23:00Z"/>
          <w:rFonts w:ascii="Times New Roman" w:hAnsi="Times New Roman" w:cs="Times New Roman"/>
          <w:color w:val="FF0000"/>
        </w:rPr>
        <w:pPrChange w:id="344" w:author="WANG" w:date="2014-10-03T11:11:00Z">
          <w:pPr>
            <w:spacing w:afterLines="50"/>
            <w:jc w:val="center"/>
          </w:pPr>
        </w:pPrChange>
      </w:pPr>
    </w:p>
    <w:p w:rsidR="001C680C" w:rsidRDefault="001C680C" w:rsidP="00671D15">
      <w:pPr>
        <w:spacing w:afterLines="50"/>
        <w:jc w:val="center"/>
        <w:rPr>
          <w:rFonts w:ascii="Times New Roman" w:hAnsi="Times New Roman" w:cs="Times New Roman"/>
          <w:color w:val="FF0000"/>
        </w:rPr>
        <w:pPrChange w:id="345" w:author="WANG" w:date="2014-10-03T11:11:00Z">
          <w:pPr>
            <w:spacing w:afterLines="50"/>
          </w:pPr>
        </w:pPrChange>
      </w:pPr>
      <w:ins w:id="346" w:author="WANG" w:date="2014-01-09T20:58:00Z">
        <w:r>
          <w:rPr>
            <w:rFonts w:ascii="Times New Roman" w:hAnsi="Times New Roman" w:cs="Times New Roman"/>
            <w:noProof/>
            <w:color w:val="FF0000"/>
            <w:rPrChange w:id="347" w:author="Unknown">
              <w:rPr>
                <w:noProof/>
              </w:rPr>
            </w:rPrChange>
          </w:rPr>
          <w:drawing>
            <wp:inline distT="0" distB="0" distL="0" distR="0">
              <wp:extent cx="5019451" cy="1800000"/>
              <wp:effectExtent l="19050" t="0" r="0" b="0"/>
              <wp:docPr id="51" name="图片 20" descr="D:\Woody的\0 China Traffic Accident Fatality\图表\5. Vehicle mix of China, grouped by size and weight of vehic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Woody的\0 China Traffic Accident Fatality\图表\5. Vehicle mix of China, grouped by size and weight of vehicles.jpg"/>
                      <pic:cNvPicPr>
                        <a:picLocks noChangeAspect="1" noChangeArrowheads="1"/>
                      </pic:cNvPicPr>
                    </pic:nvPicPr>
                    <pic:blipFill>
                      <a:blip r:embed="rId21"/>
                      <a:srcRect/>
                      <a:stretch>
                        <a:fillRect/>
                      </a:stretch>
                    </pic:blipFill>
                    <pic:spPr bwMode="auto">
                      <a:xfrm>
                        <a:off x="0" y="0"/>
                        <a:ext cx="5019451" cy="1800000"/>
                      </a:xfrm>
                      <a:prstGeom prst="rect">
                        <a:avLst/>
                      </a:prstGeom>
                      <a:noFill/>
                      <a:ln w="9525">
                        <a:noFill/>
                        <a:miter lim="800000"/>
                        <a:headEnd/>
                        <a:tailEnd/>
                      </a:ln>
                    </pic:spPr>
                  </pic:pic>
                </a:graphicData>
              </a:graphic>
            </wp:inline>
          </w:drawing>
        </w:r>
      </w:ins>
      <w:del w:id="348" w:author="WANG" w:date="2014-01-09T20:58:00Z">
        <w:r>
          <w:rPr>
            <w:rFonts w:ascii="Times New Roman" w:hAnsi="Times New Roman" w:cs="Times New Roman"/>
            <w:noProof/>
            <w:color w:val="FF0000"/>
            <w:rPrChange w:id="349" w:author="Unknown">
              <w:rPr>
                <w:noProof/>
              </w:rPr>
            </w:rPrChange>
          </w:rPr>
          <w:lastRenderedPageBreak/>
          <w:drawing>
            <wp:inline distT="0" distB="0" distL="0" distR="0">
              <wp:extent cx="5274310" cy="1898507"/>
              <wp:effectExtent l="19050" t="0" r="21590" b="6493"/>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del>
    </w:p>
    <w:p w:rsidR="00A96FA9" w:rsidRDefault="00CA5CB1" w:rsidP="00671D15">
      <w:pPr>
        <w:spacing w:afterLines="50"/>
        <w:jc w:val="center"/>
        <w:rPr>
          <w:rFonts w:ascii="Times New Roman" w:hAnsi="Times New Roman" w:cs="Times New Roman"/>
          <w:color w:val="FF0000"/>
        </w:rPr>
        <w:pPrChange w:id="350" w:author="WANG" w:date="2014-10-03T11:11:00Z">
          <w:pPr>
            <w:spacing w:afterLines="50"/>
            <w:jc w:val="center"/>
          </w:pPr>
        </w:pPrChange>
      </w:pPr>
      <w:proofErr w:type="gramStart"/>
      <w:r w:rsidRPr="00DF564E">
        <w:rPr>
          <w:rFonts w:ascii="Times New Roman" w:hAnsi="Times New Roman" w:cs="Times New Roman"/>
          <w:color w:val="FF0000"/>
        </w:rPr>
        <w:t>Figure 5.</w:t>
      </w:r>
      <w:proofErr w:type="gramEnd"/>
      <w:r w:rsidRPr="00DF564E">
        <w:rPr>
          <w:rFonts w:ascii="Times New Roman" w:hAnsi="Times New Roman" w:cs="Times New Roman"/>
          <w:color w:val="FF0000"/>
        </w:rPr>
        <w:t xml:space="preserve"> Vehicle mix of China, grouped by size and weight of vehicles</w:t>
      </w:r>
    </w:p>
    <w:p w:rsidR="00D63749" w:rsidRDefault="00CA5CB1" w:rsidP="00671D15">
      <w:pPr>
        <w:spacing w:afterLines="50"/>
        <w:rPr>
          <w:rFonts w:ascii="Times New Roman" w:hAnsi="Times New Roman" w:cs="Times New Roman"/>
          <w:color w:val="FF0000"/>
        </w:rPr>
        <w:pPrChange w:id="351" w:author="WANG" w:date="2014-10-03T11:11:00Z">
          <w:pPr>
            <w:spacing w:afterLines="50"/>
          </w:pPr>
        </w:pPrChange>
      </w:pPr>
      <w:r w:rsidRPr="00DF564E">
        <w:rPr>
          <w:rFonts w:ascii="Times New Roman" w:hAnsi="Times New Roman" w:cs="Times New Roman"/>
          <w:color w:val="FF0000"/>
        </w:rPr>
        <w:t xml:space="preserve">As shown in the statistics and suggested by </w:t>
      </w:r>
      <w:proofErr w:type="spellStart"/>
      <w:r w:rsidRPr="00DF564E">
        <w:rPr>
          <w:rFonts w:ascii="Times New Roman" w:hAnsi="Times New Roman" w:cs="Times New Roman"/>
          <w:color w:val="FF0000"/>
        </w:rPr>
        <w:t>Tay</w:t>
      </w:r>
      <w:proofErr w:type="spellEnd"/>
      <w:r w:rsidRPr="00DF564E">
        <w:rPr>
          <w:rFonts w:ascii="Times New Roman" w:hAnsi="Times New Roman" w:cs="Times New Roman"/>
          <w:color w:val="FF0000"/>
        </w:rPr>
        <w:t xml:space="preserve"> (2003), higher level of motorcycle mix would lead to higher frequency of fatal crashes. Pedestrians, cyclist, and riders are poorly protected in comparison with drivers and passengers in cars or trucks, and are more likely to suffer severe injuries or die in a crash. These vulnerable road users still take up a large proportion of victims of accidents in China (see Figure 6).</w:t>
      </w:r>
    </w:p>
    <w:p w:rsidR="001C680C" w:rsidRDefault="001C680C" w:rsidP="00671D15">
      <w:pPr>
        <w:spacing w:afterLines="50"/>
        <w:jc w:val="center"/>
        <w:rPr>
          <w:rFonts w:ascii="Times New Roman" w:hAnsi="Times New Roman" w:cs="Times New Roman"/>
          <w:color w:val="FF0000"/>
        </w:rPr>
        <w:pPrChange w:id="352" w:author="WANG" w:date="2014-10-03T11:11:00Z">
          <w:pPr>
            <w:spacing w:afterLines="50"/>
          </w:pPr>
        </w:pPrChange>
      </w:pPr>
      <w:ins w:id="353" w:author="WANG" w:date="2014-01-09T20:58:00Z">
        <w:r>
          <w:rPr>
            <w:rFonts w:ascii="Times New Roman" w:hAnsi="Times New Roman" w:cs="Times New Roman"/>
            <w:noProof/>
            <w:color w:val="FF0000"/>
            <w:rPrChange w:id="354" w:author="Unknown">
              <w:rPr>
                <w:noProof/>
              </w:rPr>
            </w:rPrChange>
          </w:rPr>
          <w:drawing>
            <wp:inline distT="0" distB="0" distL="0" distR="0">
              <wp:extent cx="5031825" cy="2160000"/>
              <wp:effectExtent l="19050" t="0" r="0" b="0"/>
              <wp:docPr id="50" name="图片 19" descr="D:\Woody的\0 China Traffic Accident Fatality\图表\6. Means of transportation of the victims in accid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Woody的\0 China Traffic Accident Fatality\图表\6. Means of transportation of the victims in accidents.jpg"/>
                      <pic:cNvPicPr>
                        <a:picLocks noChangeAspect="1" noChangeArrowheads="1"/>
                      </pic:cNvPicPr>
                    </pic:nvPicPr>
                    <pic:blipFill>
                      <a:blip r:embed="rId23"/>
                      <a:srcRect/>
                      <a:stretch>
                        <a:fillRect/>
                      </a:stretch>
                    </pic:blipFill>
                    <pic:spPr bwMode="auto">
                      <a:xfrm>
                        <a:off x="0" y="0"/>
                        <a:ext cx="5031825" cy="2160000"/>
                      </a:xfrm>
                      <a:prstGeom prst="rect">
                        <a:avLst/>
                      </a:prstGeom>
                      <a:noFill/>
                      <a:ln w="9525">
                        <a:noFill/>
                        <a:miter lim="800000"/>
                        <a:headEnd/>
                        <a:tailEnd/>
                      </a:ln>
                    </pic:spPr>
                  </pic:pic>
                </a:graphicData>
              </a:graphic>
            </wp:inline>
          </w:drawing>
        </w:r>
      </w:ins>
      <w:del w:id="355" w:author="WANG" w:date="2014-01-09T20:57:00Z">
        <w:r>
          <w:rPr>
            <w:rFonts w:ascii="Times New Roman" w:hAnsi="Times New Roman" w:cs="Times New Roman"/>
            <w:noProof/>
            <w:color w:val="FF0000"/>
            <w:rPrChange w:id="356" w:author="Unknown">
              <w:rPr>
                <w:noProof/>
              </w:rPr>
            </w:rPrChange>
          </w:rPr>
          <w:drawing>
            <wp:inline distT="0" distB="0" distL="0" distR="0">
              <wp:extent cx="5274310" cy="2213501"/>
              <wp:effectExtent l="19050" t="0" r="21590" b="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del>
    </w:p>
    <w:p w:rsidR="00D63749" w:rsidRDefault="00CA5CB1" w:rsidP="00671D15">
      <w:pPr>
        <w:spacing w:afterLines="50"/>
        <w:jc w:val="center"/>
        <w:rPr>
          <w:rFonts w:ascii="Times New Roman" w:hAnsi="Times New Roman" w:cs="Times New Roman"/>
          <w:color w:val="FF0000"/>
        </w:rPr>
        <w:pPrChange w:id="357" w:author="WANG" w:date="2014-10-03T11:11:00Z">
          <w:pPr>
            <w:spacing w:afterLines="50"/>
            <w:jc w:val="center"/>
          </w:pPr>
        </w:pPrChange>
      </w:pPr>
      <w:proofErr w:type="gramStart"/>
      <w:r w:rsidRPr="00DF564E">
        <w:rPr>
          <w:rFonts w:ascii="Times New Roman" w:hAnsi="Times New Roman" w:cs="Times New Roman"/>
          <w:color w:val="FF0000"/>
        </w:rPr>
        <w:t>Figure 6.</w:t>
      </w:r>
      <w:proofErr w:type="gramEnd"/>
      <w:r w:rsidRPr="00DF564E">
        <w:rPr>
          <w:rFonts w:ascii="Times New Roman" w:hAnsi="Times New Roman" w:cs="Times New Roman"/>
          <w:color w:val="FF0000"/>
        </w:rPr>
        <w:t xml:space="preserve"> Means of transportation of the victims in accidents</w:t>
      </w:r>
    </w:p>
    <w:p w:rsidR="00CA5CB1" w:rsidRPr="00DF564E" w:rsidRDefault="00CA5CB1" w:rsidP="00F723C2">
      <w:pPr>
        <w:pStyle w:val="2"/>
        <w:spacing w:before="0" w:after="0" w:line="240" w:lineRule="auto"/>
        <w:ind w:left="578" w:hangingChars="275" w:hanging="578"/>
        <w:rPr>
          <w:rFonts w:ascii="Times New Roman" w:hAnsi="Times New Roman" w:cs="Times New Roman"/>
          <w:b w:val="0"/>
          <w:i/>
          <w:sz w:val="21"/>
        </w:rPr>
      </w:pPr>
      <w:r w:rsidRPr="00DF564E">
        <w:rPr>
          <w:rFonts w:ascii="Times New Roman" w:hAnsi="Times New Roman" w:cs="Times New Roman"/>
          <w:b w:val="0"/>
          <w:i/>
          <w:sz w:val="21"/>
        </w:rPr>
        <w:lastRenderedPageBreak/>
        <w:t>Categorized Accident Analysis</w:t>
      </w:r>
    </w:p>
    <w:p w:rsidR="00D63749" w:rsidRDefault="000D1F65" w:rsidP="001C680C">
      <w:pPr>
        <w:spacing w:afterLines="50"/>
        <w:rPr>
          <w:ins w:id="358" w:author="WANG" w:date="2014-01-10T08:45:00Z"/>
          <w:rFonts w:ascii="Times New Roman" w:hAnsi="Times New Roman" w:cs="Times New Roman"/>
          <w:i/>
        </w:rPr>
      </w:pPr>
      <w:ins w:id="359" w:author="WANG" w:date="2014-01-10T08:46:00Z">
        <w:r>
          <w:rPr>
            <w:rFonts w:ascii="Times New Roman" w:hAnsi="Times New Roman" w:cs="Times New Roman" w:hint="eastAsia"/>
            <w:i/>
          </w:rPr>
          <w:t>Categorical Factor ANOVA</w:t>
        </w:r>
      </w:ins>
    </w:p>
    <w:p w:rsidR="00D63749" w:rsidRDefault="00EC73F4" w:rsidP="00671D15">
      <w:pPr>
        <w:spacing w:afterLines="50"/>
        <w:rPr>
          <w:ins w:id="360" w:author="WANG" w:date="2014-01-10T09:06:00Z"/>
          <w:rFonts w:ascii="Times New Roman" w:hAnsi="Times New Roman" w:cs="Times New Roman"/>
        </w:rPr>
        <w:pPrChange w:id="361" w:author="WANG" w:date="2014-10-03T11:11:00Z">
          <w:pPr>
            <w:spacing w:afterLines="50"/>
          </w:pPr>
        </w:pPrChange>
      </w:pPr>
      <w:ins w:id="362" w:author="WANG" w:date="2014-01-10T09:11:00Z">
        <w:r>
          <w:rPr>
            <w:rFonts w:ascii="Times New Roman" w:hAnsi="Times New Roman" w:cs="Times New Roman" w:hint="eastAsia"/>
          </w:rPr>
          <w:t>The test</w:t>
        </w:r>
      </w:ins>
      <w:ins w:id="363" w:author="WANG" w:date="2014-01-10T09:14:00Z">
        <w:r w:rsidR="007C1A56">
          <w:rPr>
            <w:rFonts w:ascii="Times New Roman" w:hAnsi="Times New Roman" w:cs="Times New Roman" w:hint="eastAsia"/>
          </w:rPr>
          <w:t>s</w:t>
        </w:r>
      </w:ins>
      <w:ins w:id="364" w:author="WANG" w:date="2014-01-10T09:11:00Z">
        <w:r>
          <w:rPr>
            <w:rFonts w:ascii="Times New Roman" w:hAnsi="Times New Roman" w:cs="Times New Roman" w:hint="eastAsia"/>
          </w:rPr>
          <w:t xml:space="preserve"> of ANOVA under different categorization method indicate that six variables have significant influence on the fatality rate of traffic accidents. </w:t>
        </w:r>
      </w:ins>
      <w:ins w:id="365" w:author="WANG" w:date="2014-01-10T09:12:00Z">
        <w:r>
          <w:rPr>
            <w:rFonts w:ascii="Times New Roman" w:hAnsi="Times New Roman" w:cs="Times New Roman" w:hint="eastAsia"/>
          </w:rPr>
          <w:t>However, human damage level is hardly affected by the condition of the accidents.</w:t>
        </w:r>
      </w:ins>
      <w:ins w:id="366" w:author="WANG" w:date="2014-01-10T09:13:00Z">
        <w:r w:rsidR="007C1A56">
          <w:rPr>
            <w:rFonts w:ascii="Times New Roman" w:hAnsi="Times New Roman" w:cs="Times New Roman" w:hint="eastAsia"/>
          </w:rPr>
          <w:t xml:space="preserve"> </w:t>
        </w:r>
        <w:r w:rsidR="00CC1F22">
          <w:rPr>
            <w:rFonts w:ascii="Times New Roman" w:hAnsi="Times New Roman" w:cs="Times New Roman" w:hint="eastAsia"/>
          </w:rPr>
          <w:t>The result is listed in Tabl</w:t>
        </w:r>
      </w:ins>
      <w:ins w:id="367" w:author="WANG" w:date="2014-01-10T09:20:00Z">
        <w:r w:rsidR="00CC1F22">
          <w:rPr>
            <w:rFonts w:ascii="Times New Roman" w:hAnsi="Times New Roman" w:cs="Times New Roman" w:hint="eastAsia"/>
          </w:rPr>
          <w:t>e 2.</w:t>
        </w:r>
      </w:ins>
    </w:p>
    <w:p w:rsidR="00E21574" w:rsidRPr="00DF564E" w:rsidRDefault="007C1A56" w:rsidP="00E21574">
      <w:pPr>
        <w:pStyle w:val="a9"/>
        <w:rPr>
          <w:ins w:id="368" w:author="WANG" w:date="2014-01-10T09:06:00Z"/>
          <w:rFonts w:ascii="Times New Roman" w:hAnsi="Times New Roman" w:cs="Times New Roman"/>
          <w:sz w:val="18"/>
        </w:rPr>
      </w:pPr>
      <w:ins w:id="369" w:author="WANG" w:date="2014-01-10T09:16:00Z">
        <w:r w:rsidRPr="00DF564E">
          <w:rPr>
            <w:rFonts w:ascii="Times New Roman" w:hAnsi="Times New Roman" w:cs="Times New Roman"/>
            <w:sz w:val="18"/>
          </w:rPr>
          <w:t xml:space="preserve">Table </w:t>
        </w:r>
      </w:ins>
      <w:ins w:id="370" w:author="WANG" w:date="2014-01-10T09:20:00Z">
        <w:r w:rsidR="00CC1F22">
          <w:rPr>
            <w:rFonts w:ascii="Times New Roman" w:hAnsi="Times New Roman" w:cs="Times New Roman" w:hint="eastAsia"/>
            <w:sz w:val="18"/>
          </w:rPr>
          <w:t>2</w:t>
        </w:r>
      </w:ins>
      <w:ins w:id="371" w:author="WANG" w:date="2014-01-10T09:06:00Z">
        <w:r w:rsidR="00E21574" w:rsidRPr="00DF564E">
          <w:rPr>
            <w:rFonts w:ascii="Times New Roman" w:hAnsi="Times New Roman" w:cs="Times New Roman"/>
            <w:sz w:val="18"/>
          </w:rPr>
          <w:t xml:space="preserve"> </w:t>
        </w:r>
      </w:ins>
      <w:ins w:id="372" w:author="WANG" w:date="2014-01-10T09:14:00Z">
        <w:r>
          <w:rPr>
            <w:rFonts w:ascii="Times New Roman" w:hAnsi="Times New Roman" w:cs="Times New Roman" w:hint="eastAsia"/>
            <w:sz w:val="18"/>
          </w:rPr>
          <w:t xml:space="preserve">Results of </w:t>
        </w:r>
      </w:ins>
      <w:ins w:id="373" w:author="WANG" w:date="2014-01-10T09:10:00Z">
        <w:r w:rsidR="0014217B">
          <w:rPr>
            <w:rFonts w:ascii="Times New Roman" w:hAnsi="Times New Roman" w:cs="Times New Roman" w:hint="eastAsia"/>
            <w:sz w:val="18"/>
          </w:rPr>
          <w:t>ANOVA for different categorization method</w:t>
        </w:r>
      </w:ins>
    </w:p>
    <w:tbl>
      <w:tblPr>
        <w:tblStyle w:val="10"/>
        <w:tblW w:w="0" w:type="auto"/>
        <w:jc w:val="center"/>
        <w:tblLook w:val="06A0"/>
        <w:tblPrChange w:id="374" w:author="WANG" w:date="2014-01-10T09:09:00Z">
          <w:tblPr>
            <w:tblStyle w:val="10"/>
            <w:tblW w:w="0" w:type="auto"/>
            <w:tblLook w:val="06A0"/>
          </w:tblPr>
        </w:tblPrChange>
      </w:tblPr>
      <w:tblGrid>
        <w:gridCol w:w="2541"/>
        <w:gridCol w:w="969"/>
        <w:gridCol w:w="711"/>
        <w:gridCol w:w="940"/>
        <w:gridCol w:w="891"/>
        <w:gridCol w:w="801"/>
        <w:tblGridChange w:id="375">
          <w:tblGrid>
            <w:gridCol w:w="1600"/>
            <w:gridCol w:w="1661"/>
            <w:gridCol w:w="1080"/>
            <w:gridCol w:w="1080"/>
            <w:gridCol w:w="1080"/>
            <w:gridCol w:w="1080"/>
          </w:tblGrid>
        </w:tblGridChange>
      </w:tblGrid>
      <w:tr w:rsidR="00E21574" w:rsidRPr="00E21574" w:rsidTr="002A52D0">
        <w:trPr>
          <w:cnfStyle w:val="100000000000"/>
          <w:trHeight w:val="270"/>
          <w:jc w:val="center"/>
          <w:trPrChange w:id="376" w:author="WANG" w:date="2014-01-10T09:09:00Z">
            <w:trPr>
              <w:trHeight w:val="270"/>
            </w:trPr>
          </w:trPrChange>
        </w:trPr>
        <w:tc>
          <w:tcPr>
            <w:cnfStyle w:val="001000000000"/>
            <w:tcW w:w="2541" w:type="dxa"/>
            <w:vMerge w:val="restart"/>
            <w:noWrap/>
            <w:vAlign w:val="bottom"/>
            <w:hideMark/>
            <w:tcPrChange w:id="377" w:author="WANG" w:date="2014-01-10T09:09:00Z">
              <w:tcPr>
                <w:tcW w:w="1600" w:type="dxa"/>
                <w:vMerge w:val="restart"/>
                <w:noWrap/>
                <w:hideMark/>
              </w:tcPr>
            </w:tcPrChange>
          </w:tcPr>
          <w:p w:rsidR="001C680C" w:rsidRDefault="00015E4B" w:rsidP="00D1719F">
            <w:pPr>
              <w:spacing w:beforeLines="20" w:afterLines="20"/>
              <w:jc w:val="right"/>
              <w:cnfStyle w:val="101000000000"/>
              <w:rPr>
                <w:rFonts w:ascii="Times New Roman" w:hAnsi="Times New Roman" w:cs="Times New Roman"/>
                <w:sz w:val="18"/>
                <w:szCs w:val="18"/>
                <w:rPrChange w:id="378" w:author="WANG" w:date="2014-01-10T09:07:00Z">
                  <w:rPr>
                    <w:rFonts w:ascii="Times New Roman" w:hAnsi="Times New Roman" w:cs="Times New Roman"/>
                    <w:b w:val="0"/>
                    <w:bCs w:val="0"/>
                    <w:color w:val="auto"/>
                    <w:sz w:val="24"/>
                  </w:rPr>
                </w:rPrChange>
              </w:rPr>
              <w:pPrChange w:id="379" w:author="WANG" w:date="2014-10-03T11:51:00Z">
                <w:pPr>
                  <w:spacing w:afterLines="50"/>
                  <w:cnfStyle w:val="101000000000"/>
                </w:pPr>
              </w:pPrChange>
            </w:pPr>
            <w:r w:rsidRPr="00015E4B">
              <w:rPr>
                <w:rFonts w:ascii="Times New Roman" w:hAnsi="Times New Roman" w:cs="Times New Roman"/>
                <w:sz w:val="18"/>
                <w:szCs w:val="18"/>
                <w:rPrChange w:id="380" w:author="WANG" w:date="2014-01-10T09:07:00Z">
                  <w:rPr>
                    <w:rFonts w:ascii="Times New Roman" w:hAnsi="Times New Roman" w:cs="Times New Roman"/>
                  </w:rPr>
                </w:rPrChange>
              </w:rPr>
              <w:t>Variable</w:t>
            </w:r>
            <w:del w:id="381" w:author="WANG" w:date="2014-01-10T09:07:00Z">
              <w:r w:rsidRPr="00015E4B">
                <w:rPr>
                  <w:rFonts w:ascii="Times New Roman" w:hAnsi="Times New Roman" w:cs="Times New Roman"/>
                  <w:sz w:val="18"/>
                  <w:szCs w:val="18"/>
                  <w:rPrChange w:id="382" w:author="WANG" w:date="2014-01-10T09:07:00Z">
                    <w:rPr>
                      <w:rFonts w:ascii="Times New Roman" w:hAnsi="Times New Roman" w:cs="Times New Roman"/>
                    </w:rPr>
                  </w:rPrChange>
                </w:rPr>
                <w:delText>s</w:delText>
              </w:r>
            </w:del>
          </w:p>
        </w:tc>
        <w:tc>
          <w:tcPr>
            <w:tcW w:w="969" w:type="dxa"/>
            <w:vMerge w:val="restart"/>
            <w:noWrap/>
            <w:vAlign w:val="bottom"/>
            <w:hideMark/>
            <w:tcPrChange w:id="383" w:author="WANG" w:date="2014-01-10T09:09:00Z">
              <w:tcPr>
                <w:tcW w:w="1661" w:type="dxa"/>
                <w:vMerge w:val="restart"/>
                <w:noWrap/>
                <w:hideMark/>
              </w:tcPr>
            </w:tcPrChange>
          </w:tcPr>
          <w:p w:rsidR="001C680C" w:rsidRDefault="00015E4B" w:rsidP="00D1719F">
            <w:pPr>
              <w:spacing w:beforeLines="20" w:afterLines="20"/>
              <w:jc w:val="center"/>
              <w:cnfStyle w:val="100000000000"/>
              <w:rPr>
                <w:rFonts w:ascii="Times New Roman" w:hAnsi="Times New Roman" w:cs="Times New Roman"/>
                <w:sz w:val="18"/>
                <w:szCs w:val="18"/>
                <w:rPrChange w:id="384" w:author="WANG" w:date="2014-01-10T09:07:00Z">
                  <w:rPr>
                    <w:rFonts w:ascii="Times New Roman" w:hAnsi="Times New Roman" w:cs="Times New Roman"/>
                    <w:b w:val="0"/>
                    <w:bCs w:val="0"/>
                    <w:color w:val="auto"/>
                    <w:sz w:val="24"/>
                  </w:rPr>
                </w:rPrChange>
              </w:rPr>
              <w:pPrChange w:id="385" w:author="WANG" w:date="2014-10-03T11:51:00Z">
                <w:pPr>
                  <w:spacing w:afterLines="50"/>
                  <w:cnfStyle w:val="100000000000"/>
                </w:pPr>
              </w:pPrChange>
            </w:pPr>
            <w:del w:id="386" w:author="WANG" w:date="2014-01-10T09:07:00Z">
              <w:r w:rsidRPr="00015E4B">
                <w:rPr>
                  <w:rFonts w:ascii="Times New Roman" w:hAnsi="Times New Roman" w:cs="Times New Roman" w:hint="eastAsia"/>
                  <w:sz w:val="18"/>
                  <w:szCs w:val="18"/>
                  <w:rPrChange w:id="387" w:author="WANG" w:date="2014-01-10T09:07:00Z">
                    <w:rPr>
                      <w:rFonts w:ascii="Times New Roman" w:hAnsi="Times New Roman" w:cs="Times New Roman" w:hint="eastAsia"/>
                    </w:rPr>
                  </w:rPrChange>
                </w:rPr>
                <w:delText>因子水平数量</w:delText>
              </w:r>
            </w:del>
            <w:ins w:id="388" w:author="WANG" w:date="2014-01-10T09:07:00Z">
              <w:r w:rsidRPr="00015E4B">
                <w:rPr>
                  <w:rFonts w:ascii="Times New Roman" w:hAnsi="Times New Roman" w:cs="Times New Roman"/>
                  <w:sz w:val="18"/>
                  <w:szCs w:val="18"/>
                  <w:rPrChange w:id="389" w:author="WANG" w:date="2014-01-10T09:07:00Z">
                    <w:rPr>
                      <w:rFonts w:ascii="Times New Roman" w:hAnsi="Times New Roman" w:cs="Times New Roman"/>
                    </w:rPr>
                  </w:rPrChange>
                </w:rPr>
                <w:t>Number of levels</w:t>
              </w:r>
            </w:ins>
          </w:p>
        </w:tc>
        <w:tc>
          <w:tcPr>
            <w:tcW w:w="1651" w:type="dxa"/>
            <w:gridSpan w:val="2"/>
            <w:tcBorders>
              <w:bottom w:val="single" w:sz="4" w:space="0" w:color="auto"/>
            </w:tcBorders>
            <w:noWrap/>
            <w:vAlign w:val="bottom"/>
            <w:hideMark/>
            <w:tcPrChange w:id="390" w:author="WANG" w:date="2014-01-10T09:09:00Z">
              <w:tcPr>
                <w:tcW w:w="2160" w:type="dxa"/>
                <w:gridSpan w:val="2"/>
                <w:tcBorders>
                  <w:bottom w:val="single" w:sz="4" w:space="0" w:color="auto"/>
                </w:tcBorders>
                <w:noWrap/>
                <w:hideMark/>
              </w:tcPr>
            </w:tcPrChange>
          </w:tcPr>
          <w:p w:rsidR="001C680C" w:rsidRDefault="00015E4B" w:rsidP="00D1719F">
            <w:pPr>
              <w:spacing w:beforeLines="20" w:afterLines="20"/>
              <w:jc w:val="center"/>
              <w:cnfStyle w:val="100000000000"/>
              <w:rPr>
                <w:rFonts w:ascii="Times New Roman" w:hAnsi="Times New Roman" w:cs="Times New Roman"/>
                <w:sz w:val="18"/>
                <w:szCs w:val="18"/>
                <w:rPrChange w:id="391" w:author="WANG" w:date="2014-01-10T09:07:00Z">
                  <w:rPr>
                    <w:rFonts w:ascii="Times New Roman" w:hAnsi="Times New Roman" w:cs="Times New Roman"/>
                    <w:b w:val="0"/>
                    <w:bCs w:val="0"/>
                    <w:color w:val="auto"/>
                    <w:sz w:val="24"/>
                  </w:rPr>
                </w:rPrChange>
              </w:rPr>
              <w:pPrChange w:id="392" w:author="WANG" w:date="2014-10-03T11:51:00Z">
                <w:pPr>
                  <w:spacing w:afterLines="50"/>
                  <w:cnfStyle w:val="100000000000"/>
                </w:pPr>
              </w:pPrChange>
            </w:pPr>
            <w:ins w:id="393" w:author="WANG" w:date="2014-01-10T09:06:00Z">
              <w:r w:rsidRPr="00015E4B">
                <w:rPr>
                  <w:rFonts w:ascii="Times New Roman" w:hAnsi="Times New Roman" w:cs="Times New Roman"/>
                  <w:sz w:val="18"/>
                  <w:szCs w:val="18"/>
                  <w:rPrChange w:id="394" w:author="WANG" w:date="2014-01-10T09:07:00Z">
                    <w:rPr>
                      <w:rFonts w:ascii="Times New Roman" w:hAnsi="Times New Roman" w:cs="Times New Roman"/>
                    </w:rPr>
                  </w:rPrChange>
                </w:rPr>
                <w:t>Human Damage</w:t>
              </w:r>
            </w:ins>
          </w:p>
        </w:tc>
        <w:tc>
          <w:tcPr>
            <w:tcW w:w="1692" w:type="dxa"/>
            <w:gridSpan w:val="2"/>
            <w:tcBorders>
              <w:bottom w:val="single" w:sz="4" w:space="0" w:color="auto"/>
            </w:tcBorders>
            <w:vAlign w:val="bottom"/>
            <w:tcPrChange w:id="395" w:author="WANG" w:date="2014-01-10T09:09:00Z">
              <w:tcPr>
                <w:tcW w:w="2160" w:type="dxa"/>
                <w:gridSpan w:val="2"/>
                <w:tcBorders>
                  <w:bottom w:val="single" w:sz="4" w:space="0" w:color="auto"/>
                </w:tcBorders>
              </w:tcPr>
            </w:tcPrChange>
          </w:tcPr>
          <w:p w:rsidR="001C680C" w:rsidRDefault="00015E4B" w:rsidP="00D1719F">
            <w:pPr>
              <w:spacing w:beforeLines="20" w:afterLines="20"/>
              <w:jc w:val="center"/>
              <w:cnfStyle w:val="100000000000"/>
              <w:rPr>
                <w:rFonts w:ascii="Times New Roman" w:hAnsi="Times New Roman" w:cs="Times New Roman"/>
                <w:sz w:val="18"/>
                <w:szCs w:val="18"/>
                <w:rPrChange w:id="396" w:author="WANG" w:date="2014-01-10T09:07:00Z">
                  <w:rPr>
                    <w:rFonts w:ascii="Times New Roman" w:hAnsi="Times New Roman" w:cs="Times New Roman"/>
                    <w:b w:val="0"/>
                    <w:bCs w:val="0"/>
                    <w:color w:val="auto"/>
                    <w:sz w:val="24"/>
                  </w:rPr>
                </w:rPrChange>
              </w:rPr>
              <w:pPrChange w:id="397" w:author="WANG" w:date="2014-10-03T11:51:00Z">
                <w:pPr>
                  <w:spacing w:afterLines="50"/>
                  <w:cnfStyle w:val="100000000000"/>
                </w:pPr>
              </w:pPrChange>
            </w:pPr>
            <w:ins w:id="398" w:author="WANG" w:date="2014-01-10T09:06:00Z">
              <w:r w:rsidRPr="00015E4B">
                <w:rPr>
                  <w:rFonts w:ascii="Times New Roman" w:hAnsi="Times New Roman" w:cs="Times New Roman"/>
                  <w:sz w:val="18"/>
                  <w:szCs w:val="18"/>
                  <w:rPrChange w:id="399" w:author="WANG" w:date="2014-01-10T09:07:00Z">
                    <w:rPr>
                      <w:rFonts w:ascii="Times New Roman" w:hAnsi="Times New Roman" w:cs="Times New Roman"/>
                    </w:rPr>
                  </w:rPrChange>
                </w:rPr>
                <w:t>Fatality Rate</w:t>
              </w:r>
            </w:ins>
          </w:p>
        </w:tc>
      </w:tr>
      <w:tr w:rsidR="00E21574" w:rsidRPr="00E21574" w:rsidTr="002A52D0">
        <w:trPr>
          <w:trHeight w:val="270"/>
          <w:jc w:val="center"/>
          <w:trPrChange w:id="400" w:author="WANG" w:date="2014-01-10T09:09:00Z">
            <w:trPr>
              <w:trHeight w:val="270"/>
            </w:trPr>
          </w:trPrChange>
        </w:trPr>
        <w:tc>
          <w:tcPr>
            <w:cnfStyle w:val="001000000000"/>
            <w:tcW w:w="2541" w:type="dxa"/>
            <w:vMerge/>
            <w:tcBorders>
              <w:bottom w:val="single" w:sz="4" w:space="0" w:color="auto"/>
            </w:tcBorders>
            <w:noWrap/>
            <w:vAlign w:val="bottom"/>
            <w:hideMark/>
            <w:tcPrChange w:id="401" w:author="WANG" w:date="2014-01-10T09:09:00Z">
              <w:tcPr>
                <w:tcW w:w="1600" w:type="dxa"/>
                <w:vMerge/>
                <w:tcBorders>
                  <w:bottom w:val="single" w:sz="4" w:space="0" w:color="auto"/>
                </w:tcBorders>
                <w:noWrap/>
                <w:hideMark/>
              </w:tcPr>
            </w:tcPrChange>
          </w:tcPr>
          <w:p w:rsidR="001C680C" w:rsidRDefault="001C680C" w:rsidP="00D1719F">
            <w:pPr>
              <w:spacing w:beforeLines="20" w:afterLines="20"/>
              <w:jc w:val="center"/>
              <w:rPr>
                <w:rFonts w:ascii="Times New Roman" w:hAnsi="Times New Roman" w:cs="Times New Roman"/>
                <w:sz w:val="18"/>
                <w:szCs w:val="18"/>
                <w:rPrChange w:id="402" w:author="WANG" w:date="2014-01-10T09:07:00Z">
                  <w:rPr>
                    <w:rFonts w:ascii="Times New Roman" w:hAnsi="Times New Roman" w:cs="Times New Roman"/>
                    <w:b w:val="0"/>
                    <w:bCs w:val="0"/>
                    <w:color w:val="auto"/>
                  </w:rPr>
                </w:rPrChange>
              </w:rPr>
              <w:pPrChange w:id="403" w:author="WANG" w:date="2014-10-03T11:51:00Z">
                <w:pPr>
                  <w:spacing w:afterLines="50"/>
                </w:pPr>
              </w:pPrChange>
            </w:pPr>
          </w:p>
        </w:tc>
        <w:tc>
          <w:tcPr>
            <w:tcW w:w="969" w:type="dxa"/>
            <w:vMerge/>
            <w:tcBorders>
              <w:bottom w:val="single" w:sz="4" w:space="0" w:color="auto"/>
            </w:tcBorders>
            <w:noWrap/>
            <w:vAlign w:val="bottom"/>
            <w:hideMark/>
            <w:tcPrChange w:id="404" w:author="WANG" w:date="2014-01-10T09:09:00Z">
              <w:tcPr>
                <w:tcW w:w="1661" w:type="dxa"/>
                <w:vMerge/>
                <w:tcBorders>
                  <w:bottom w:val="single" w:sz="4" w:space="0" w:color="auto"/>
                </w:tcBorders>
                <w:noWrap/>
                <w:hideMark/>
              </w:tcPr>
            </w:tcPrChange>
          </w:tcPr>
          <w:p w:rsidR="001C680C" w:rsidRDefault="001C680C" w:rsidP="00D1719F">
            <w:pPr>
              <w:spacing w:beforeLines="20" w:afterLines="20"/>
              <w:jc w:val="center"/>
              <w:cnfStyle w:val="000000000000"/>
              <w:rPr>
                <w:rFonts w:ascii="Times New Roman" w:hAnsi="Times New Roman" w:cs="Times New Roman"/>
                <w:sz w:val="18"/>
                <w:szCs w:val="18"/>
                <w:rPrChange w:id="405" w:author="WANG" w:date="2014-01-10T09:07:00Z">
                  <w:rPr>
                    <w:rFonts w:ascii="Times New Roman" w:hAnsi="Times New Roman" w:cs="Times New Roman"/>
                    <w:color w:val="auto"/>
                  </w:rPr>
                </w:rPrChange>
              </w:rPr>
              <w:pPrChange w:id="406" w:author="WANG" w:date="2014-10-03T11:51:00Z">
                <w:pPr>
                  <w:spacing w:afterLines="50"/>
                  <w:cnfStyle w:val="000000000000"/>
                </w:pPr>
              </w:pPrChange>
            </w:pPr>
          </w:p>
        </w:tc>
        <w:tc>
          <w:tcPr>
            <w:tcW w:w="711" w:type="dxa"/>
            <w:tcBorders>
              <w:top w:val="single" w:sz="4" w:space="0" w:color="auto"/>
              <w:bottom w:val="single" w:sz="4" w:space="0" w:color="auto"/>
            </w:tcBorders>
            <w:noWrap/>
            <w:vAlign w:val="bottom"/>
            <w:hideMark/>
            <w:tcPrChange w:id="407" w:author="WANG" w:date="2014-01-10T09:09:00Z">
              <w:tcPr>
                <w:tcW w:w="1080" w:type="dxa"/>
                <w:tcBorders>
                  <w:top w:val="single" w:sz="4" w:space="0" w:color="auto"/>
                  <w:bottom w:val="single" w:sz="4" w:space="0" w:color="auto"/>
                </w:tcBorders>
                <w:noWrap/>
                <w:hideMark/>
              </w:tcPr>
            </w:tcPrChange>
          </w:tcPr>
          <w:p w:rsidR="001C680C" w:rsidRDefault="00015E4B" w:rsidP="00D1719F">
            <w:pPr>
              <w:spacing w:beforeLines="20" w:afterLines="20"/>
              <w:jc w:val="center"/>
              <w:cnfStyle w:val="000000000000"/>
              <w:rPr>
                <w:rFonts w:ascii="Times New Roman" w:hAnsi="Times New Roman" w:cs="Times New Roman"/>
                <w:i/>
                <w:sz w:val="18"/>
                <w:szCs w:val="18"/>
                <w:rPrChange w:id="408" w:author="WANG" w:date="2014-01-10T09:09:00Z">
                  <w:rPr>
                    <w:rFonts w:ascii="Times New Roman" w:hAnsi="Times New Roman" w:cs="Times New Roman"/>
                    <w:color w:val="auto"/>
                  </w:rPr>
                </w:rPrChange>
              </w:rPr>
              <w:pPrChange w:id="409" w:author="WANG" w:date="2014-10-03T11:51:00Z">
                <w:pPr>
                  <w:spacing w:afterLines="50"/>
                  <w:cnfStyle w:val="000000000000"/>
                </w:pPr>
              </w:pPrChange>
            </w:pPr>
            <w:r w:rsidRPr="00015E4B">
              <w:rPr>
                <w:rFonts w:ascii="Times New Roman" w:hAnsi="Times New Roman" w:cs="Times New Roman"/>
                <w:i/>
                <w:sz w:val="18"/>
                <w:szCs w:val="18"/>
                <w:rPrChange w:id="410" w:author="WANG" w:date="2014-01-10T09:09:00Z">
                  <w:rPr>
                    <w:rFonts w:ascii="Times New Roman" w:hAnsi="Times New Roman" w:cs="Times New Roman"/>
                  </w:rPr>
                </w:rPrChange>
              </w:rPr>
              <w:t>F</w:t>
            </w:r>
          </w:p>
        </w:tc>
        <w:tc>
          <w:tcPr>
            <w:tcW w:w="940" w:type="dxa"/>
            <w:tcBorders>
              <w:top w:val="single" w:sz="4" w:space="0" w:color="auto"/>
              <w:bottom w:val="single" w:sz="4" w:space="0" w:color="auto"/>
            </w:tcBorders>
            <w:noWrap/>
            <w:vAlign w:val="bottom"/>
            <w:hideMark/>
            <w:tcPrChange w:id="411" w:author="WANG" w:date="2014-01-10T09:09:00Z">
              <w:tcPr>
                <w:tcW w:w="1080" w:type="dxa"/>
                <w:tcBorders>
                  <w:top w:val="single" w:sz="4" w:space="0" w:color="auto"/>
                  <w:bottom w:val="single" w:sz="4" w:space="0" w:color="auto"/>
                </w:tcBorders>
                <w:noWrap/>
                <w:hideMark/>
              </w:tcPr>
            </w:tcPrChange>
          </w:tcPr>
          <w:p w:rsidR="001C680C" w:rsidRDefault="00015E4B" w:rsidP="00D1719F">
            <w:pPr>
              <w:spacing w:beforeLines="20" w:afterLines="20"/>
              <w:jc w:val="center"/>
              <w:cnfStyle w:val="000000000000"/>
              <w:rPr>
                <w:rFonts w:ascii="Times New Roman" w:hAnsi="Times New Roman" w:cs="Times New Roman"/>
                <w:i/>
                <w:sz w:val="18"/>
                <w:szCs w:val="18"/>
                <w:rPrChange w:id="412" w:author="WANG" w:date="2014-01-10T09:09:00Z">
                  <w:rPr>
                    <w:rFonts w:ascii="Times New Roman" w:hAnsi="Times New Roman" w:cs="Times New Roman"/>
                    <w:color w:val="auto"/>
                  </w:rPr>
                </w:rPrChange>
              </w:rPr>
              <w:pPrChange w:id="413" w:author="WANG" w:date="2014-10-03T11:51:00Z">
                <w:pPr>
                  <w:spacing w:afterLines="50"/>
                  <w:cnfStyle w:val="000000000000"/>
                </w:pPr>
              </w:pPrChange>
            </w:pPr>
            <w:r w:rsidRPr="00015E4B">
              <w:rPr>
                <w:rFonts w:ascii="Times New Roman" w:hAnsi="Times New Roman" w:cs="Times New Roman"/>
                <w:i/>
                <w:sz w:val="18"/>
                <w:szCs w:val="18"/>
                <w:rPrChange w:id="414" w:author="WANG" w:date="2014-01-10T09:09:00Z">
                  <w:rPr>
                    <w:rFonts w:ascii="Times New Roman" w:hAnsi="Times New Roman" w:cs="Times New Roman"/>
                  </w:rPr>
                </w:rPrChange>
              </w:rPr>
              <w:t>p</w:t>
            </w:r>
          </w:p>
        </w:tc>
        <w:tc>
          <w:tcPr>
            <w:tcW w:w="891" w:type="dxa"/>
            <w:tcBorders>
              <w:top w:val="single" w:sz="4" w:space="0" w:color="auto"/>
              <w:bottom w:val="single" w:sz="4" w:space="0" w:color="auto"/>
            </w:tcBorders>
            <w:vAlign w:val="bottom"/>
            <w:tcPrChange w:id="415" w:author="WANG" w:date="2014-01-10T09:09:00Z">
              <w:tcPr>
                <w:tcW w:w="1080" w:type="dxa"/>
                <w:tcBorders>
                  <w:top w:val="single" w:sz="4" w:space="0" w:color="auto"/>
                  <w:bottom w:val="single" w:sz="4" w:space="0" w:color="auto"/>
                </w:tcBorders>
                <w:vAlign w:val="center"/>
              </w:tcPr>
            </w:tcPrChange>
          </w:tcPr>
          <w:p w:rsidR="001C680C" w:rsidRDefault="00015E4B" w:rsidP="00D1719F">
            <w:pPr>
              <w:spacing w:beforeLines="20" w:afterLines="20"/>
              <w:jc w:val="center"/>
              <w:cnfStyle w:val="000000000000"/>
              <w:rPr>
                <w:rFonts w:ascii="Times New Roman" w:hAnsi="Times New Roman" w:cs="Times New Roman"/>
                <w:i/>
                <w:sz w:val="18"/>
                <w:szCs w:val="18"/>
                <w:rPrChange w:id="416" w:author="WANG" w:date="2014-01-10T09:09:00Z">
                  <w:rPr>
                    <w:rFonts w:ascii="Times New Roman" w:hAnsi="Times New Roman" w:cs="Times New Roman"/>
                    <w:color w:val="auto"/>
                  </w:rPr>
                </w:rPrChange>
              </w:rPr>
              <w:pPrChange w:id="417" w:author="WANG" w:date="2014-10-03T11:51:00Z">
                <w:pPr>
                  <w:spacing w:afterLines="50"/>
                  <w:cnfStyle w:val="000000000000"/>
                </w:pPr>
              </w:pPrChange>
            </w:pPr>
            <w:r w:rsidRPr="00015E4B">
              <w:rPr>
                <w:rFonts w:ascii="Times New Roman" w:hAnsi="Times New Roman" w:cs="Times New Roman"/>
                <w:i/>
                <w:color w:val="000000"/>
                <w:sz w:val="18"/>
                <w:szCs w:val="18"/>
                <w:rPrChange w:id="418" w:author="WANG" w:date="2014-01-10T09:09:00Z">
                  <w:rPr>
                    <w:color w:val="000000"/>
                    <w:sz w:val="22"/>
                  </w:rPr>
                </w:rPrChange>
              </w:rPr>
              <w:t>F</w:t>
            </w:r>
          </w:p>
        </w:tc>
        <w:tc>
          <w:tcPr>
            <w:tcW w:w="801" w:type="dxa"/>
            <w:tcBorders>
              <w:top w:val="single" w:sz="4" w:space="0" w:color="auto"/>
              <w:bottom w:val="single" w:sz="4" w:space="0" w:color="auto"/>
            </w:tcBorders>
            <w:vAlign w:val="bottom"/>
            <w:tcPrChange w:id="419" w:author="WANG" w:date="2014-01-10T09:09:00Z">
              <w:tcPr>
                <w:tcW w:w="1080" w:type="dxa"/>
                <w:tcBorders>
                  <w:top w:val="single" w:sz="4" w:space="0" w:color="auto"/>
                  <w:bottom w:val="single" w:sz="4" w:space="0" w:color="auto"/>
                </w:tcBorders>
                <w:vAlign w:val="center"/>
              </w:tcPr>
            </w:tcPrChange>
          </w:tcPr>
          <w:p w:rsidR="001C680C" w:rsidRDefault="00015E4B" w:rsidP="00D1719F">
            <w:pPr>
              <w:spacing w:beforeLines="20" w:afterLines="20"/>
              <w:jc w:val="center"/>
              <w:cnfStyle w:val="000000000000"/>
              <w:rPr>
                <w:rFonts w:ascii="Times New Roman" w:hAnsi="Times New Roman" w:cs="Times New Roman"/>
                <w:i/>
                <w:sz w:val="18"/>
                <w:szCs w:val="18"/>
                <w:rPrChange w:id="420" w:author="WANG" w:date="2014-01-10T09:09:00Z">
                  <w:rPr>
                    <w:rFonts w:ascii="Times New Roman" w:hAnsi="Times New Roman" w:cs="Times New Roman"/>
                    <w:color w:val="auto"/>
                  </w:rPr>
                </w:rPrChange>
              </w:rPr>
              <w:pPrChange w:id="421" w:author="WANG" w:date="2014-10-03T11:51:00Z">
                <w:pPr>
                  <w:spacing w:afterLines="50"/>
                  <w:cnfStyle w:val="000000000000"/>
                </w:pPr>
              </w:pPrChange>
            </w:pPr>
            <w:r w:rsidRPr="00015E4B">
              <w:rPr>
                <w:rFonts w:ascii="Times New Roman" w:hAnsi="Times New Roman" w:cs="Times New Roman"/>
                <w:i/>
                <w:color w:val="000000"/>
                <w:sz w:val="18"/>
                <w:szCs w:val="18"/>
                <w:rPrChange w:id="422" w:author="WANG" w:date="2014-01-10T09:09:00Z">
                  <w:rPr>
                    <w:color w:val="000000"/>
                    <w:sz w:val="22"/>
                  </w:rPr>
                </w:rPrChange>
              </w:rPr>
              <w:t>p</w:t>
            </w:r>
          </w:p>
        </w:tc>
      </w:tr>
      <w:tr w:rsidR="003A2BCA" w:rsidRPr="00E21574" w:rsidTr="005B3F68">
        <w:trPr>
          <w:trHeight w:val="270"/>
          <w:jc w:val="center"/>
          <w:ins w:id="423" w:author="WANG" w:date="2014-01-10T09:04:00Z"/>
          <w:trPrChange w:id="424" w:author="WANG" w:date="2014-01-15T07:57:00Z">
            <w:trPr>
              <w:trHeight w:val="270"/>
            </w:trPr>
          </w:trPrChange>
        </w:trPr>
        <w:tc>
          <w:tcPr>
            <w:cnfStyle w:val="001000000000"/>
            <w:tcW w:w="2541" w:type="dxa"/>
            <w:tcBorders>
              <w:top w:val="single" w:sz="4" w:space="0" w:color="auto"/>
            </w:tcBorders>
            <w:noWrap/>
            <w:vAlign w:val="center"/>
            <w:hideMark/>
            <w:tcPrChange w:id="425" w:author="WANG" w:date="2014-01-15T07:57:00Z">
              <w:tcPr>
                <w:tcW w:w="1600" w:type="dxa"/>
                <w:tcBorders>
                  <w:top w:val="single" w:sz="4" w:space="0" w:color="auto"/>
                </w:tcBorders>
                <w:noWrap/>
                <w:hideMark/>
              </w:tcPr>
            </w:tcPrChange>
          </w:tcPr>
          <w:p w:rsidR="001C680C" w:rsidRDefault="003A2BCA" w:rsidP="00D1719F">
            <w:pPr>
              <w:spacing w:beforeLines="20" w:afterLines="20"/>
              <w:jc w:val="right"/>
              <w:rPr>
                <w:ins w:id="426" w:author="WANG" w:date="2014-01-10T09:04:00Z"/>
                <w:rFonts w:ascii="Times New Roman" w:hAnsi="Times New Roman" w:cs="Times New Roman"/>
                <w:sz w:val="18"/>
                <w:szCs w:val="18"/>
                <w:rPrChange w:id="427" w:author="WANG" w:date="2014-01-10T09:07:00Z">
                  <w:rPr>
                    <w:ins w:id="428" w:author="WANG" w:date="2014-01-10T09:04:00Z"/>
                    <w:rFonts w:ascii="Times New Roman" w:hAnsi="Times New Roman" w:cs="Times New Roman"/>
                    <w:b w:val="0"/>
                    <w:bCs w:val="0"/>
                    <w:color w:val="auto"/>
                  </w:rPr>
                </w:rPrChange>
              </w:rPr>
              <w:pPrChange w:id="429" w:author="WANG" w:date="2014-10-03T11:51:00Z">
                <w:pPr>
                  <w:spacing w:afterLines="50"/>
                </w:pPr>
              </w:pPrChange>
            </w:pPr>
            <w:ins w:id="430" w:author="WANG" w:date="2014-01-10T09:07:00Z">
              <w:r>
                <w:rPr>
                  <w:rFonts w:ascii="Times New Roman" w:eastAsia="宋体" w:hAnsi="Times New Roman" w:cs="Times New Roman"/>
                  <w:kern w:val="0"/>
                  <w:sz w:val="18"/>
                  <w:szCs w:val="18"/>
                  <w:lang w:val="zh-CN"/>
                </w:rPr>
                <w:t>Road class</w:t>
              </w:r>
            </w:ins>
          </w:p>
        </w:tc>
        <w:tc>
          <w:tcPr>
            <w:tcW w:w="969" w:type="dxa"/>
            <w:tcBorders>
              <w:top w:val="single" w:sz="4" w:space="0" w:color="auto"/>
            </w:tcBorders>
            <w:noWrap/>
            <w:vAlign w:val="bottom"/>
            <w:hideMark/>
            <w:tcPrChange w:id="431" w:author="WANG" w:date="2014-01-15T07:57:00Z">
              <w:tcPr>
                <w:tcW w:w="1661" w:type="dxa"/>
                <w:tcBorders>
                  <w:top w:val="single" w:sz="4" w:space="0" w:color="auto"/>
                </w:tcBorders>
                <w:noWrap/>
                <w:hideMark/>
              </w:tcPr>
            </w:tcPrChange>
          </w:tcPr>
          <w:p w:rsidR="001C680C" w:rsidRDefault="00015E4B" w:rsidP="00D1719F">
            <w:pPr>
              <w:spacing w:beforeLines="20" w:afterLines="20"/>
              <w:jc w:val="center"/>
              <w:cnfStyle w:val="000000000000"/>
              <w:rPr>
                <w:ins w:id="432" w:author="WANG" w:date="2014-01-10T09:04:00Z"/>
                <w:rFonts w:ascii="Times New Roman" w:hAnsi="Times New Roman" w:cs="Times New Roman"/>
                <w:sz w:val="18"/>
                <w:szCs w:val="18"/>
                <w:rPrChange w:id="433" w:author="WANG" w:date="2014-01-10T09:07:00Z">
                  <w:rPr>
                    <w:ins w:id="434" w:author="WANG" w:date="2014-01-10T09:04:00Z"/>
                    <w:rFonts w:ascii="Times New Roman" w:hAnsi="Times New Roman" w:cs="Times New Roman"/>
                    <w:color w:val="auto"/>
                  </w:rPr>
                </w:rPrChange>
              </w:rPr>
              <w:pPrChange w:id="435" w:author="WANG" w:date="2014-10-03T11:51:00Z">
                <w:pPr>
                  <w:spacing w:afterLines="50"/>
                  <w:cnfStyle w:val="000000000000"/>
                </w:pPr>
              </w:pPrChange>
            </w:pPr>
            <w:ins w:id="436" w:author="WANG" w:date="2014-01-10T09:04:00Z">
              <w:r w:rsidRPr="00015E4B">
                <w:rPr>
                  <w:rFonts w:ascii="Times New Roman" w:hAnsi="Times New Roman" w:cs="Times New Roman"/>
                  <w:sz w:val="18"/>
                  <w:szCs w:val="18"/>
                  <w:rPrChange w:id="437" w:author="WANG" w:date="2014-01-10T09:07:00Z">
                    <w:rPr>
                      <w:rFonts w:ascii="Times New Roman" w:hAnsi="Times New Roman" w:cs="Times New Roman"/>
                    </w:rPr>
                  </w:rPrChange>
                </w:rPr>
                <w:t>5</w:t>
              </w:r>
            </w:ins>
          </w:p>
        </w:tc>
        <w:tc>
          <w:tcPr>
            <w:tcW w:w="711" w:type="dxa"/>
            <w:tcBorders>
              <w:top w:val="single" w:sz="4" w:space="0" w:color="auto"/>
            </w:tcBorders>
            <w:noWrap/>
            <w:vAlign w:val="center"/>
            <w:hideMark/>
            <w:tcPrChange w:id="438" w:author="WANG" w:date="2014-01-15T07:57:00Z">
              <w:tcPr>
                <w:tcW w:w="1080" w:type="dxa"/>
                <w:tcBorders>
                  <w:top w:val="single" w:sz="4" w:space="0" w:color="auto"/>
                </w:tcBorders>
                <w:noWrap/>
                <w:hideMark/>
              </w:tcPr>
            </w:tcPrChange>
          </w:tcPr>
          <w:p w:rsidR="001C680C" w:rsidRDefault="00533329" w:rsidP="00D1719F">
            <w:pPr>
              <w:spacing w:beforeLines="20" w:afterLines="20"/>
              <w:jc w:val="right"/>
              <w:cnfStyle w:val="000000000000"/>
              <w:rPr>
                <w:ins w:id="439" w:author="WANG" w:date="2014-01-10T09:04:00Z"/>
                <w:rFonts w:ascii="Times New Roman" w:hAnsi="Times New Roman" w:cs="Times New Roman"/>
                <w:sz w:val="18"/>
                <w:szCs w:val="18"/>
                <w:rPrChange w:id="440" w:author="WANG" w:date="2014-01-10T09:07:00Z">
                  <w:rPr>
                    <w:ins w:id="441" w:author="WANG" w:date="2014-01-10T09:04:00Z"/>
                    <w:rFonts w:ascii="Times New Roman" w:hAnsi="Times New Roman" w:cs="Times New Roman"/>
                    <w:color w:val="auto"/>
                  </w:rPr>
                </w:rPrChange>
              </w:rPr>
              <w:pPrChange w:id="442" w:author="WANG" w:date="2014-10-03T11:51:00Z">
                <w:pPr>
                  <w:spacing w:afterLines="50"/>
                  <w:cnfStyle w:val="000000000000"/>
                </w:pPr>
              </w:pPrChange>
            </w:pPr>
            <w:ins w:id="443" w:author="WANG" w:date="2014-10-03T10:42:00Z">
              <w:r>
                <w:rPr>
                  <w:rFonts w:ascii="Times New Roman" w:hAnsi="Times New Roman" w:cs="Times New Roman" w:hint="eastAsia"/>
                  <w:color w:val="auto"/>
                  <w:sz w:val="18"/>
                  <w:szCs w:val="18"/>
                </w:rPr>
                <w:t>10.32</w:t>
              </w:r>
            </w:ins>
          </w:p>
        </w:tc>
        <w:tc>
          <w:tcPr>
            <w:tcW w:w="940" w:type="dxa"/>
            <w:tcBorders>
              <w:top w:val="single" w:sz="4" w:space="0" w:color="auto"/>
            </w:tcBorders>
            <w:noWrap/>
            <w:vAlign w:val="center"/>
            <w:hideMark/>
            <w:tcPrChange w:id="444" w:author="WANG" w:date="2014-01-15T07:57:00Z">
              <w:tcPr>
                <w:tcW w:w="1080" w:type="dxa"/>
                <w:tcBorders>
                  <w:top w:val="single" w:sz="4" w:space="0" w:color="auto"/>
                </w:tcBorders>
                <w:noWrap/>
                <w:hideMark/>
              </w:tcPr>
            </w:tcPrChange>
          </w:tcPr>
          <w:p w:rsidR="001C680C" w:rsidRDefault="00533329" w:rsidP="00D1719F">
            <w:pPr>
              <w:spacing w:beforeLines="20" w:afterLines="20"/>
              <w:jc w:val="right"/>
              <w:cnfStyle w:val="000000000000"/>
              <w:rPr>
                <w:ins w:id="445" w:author="WANG" w:date="2014-01-10T09:04:00Z"/>
                <w:rFonts w:ascii="Times New Roman" w:hAnsi="Times New Roman" w:cs="Times New Roman"/>
                <w:sz w:val="18"/>
                <w:szCs w:val="18"/>
                <w:rPrChange w:id="446" w:author="WANG" w:date="2014-01-10T09:07:00Z">
                  <w:rPr>
                    <w:ins w:id="447" w:author="WANG" w:date="2014-01-10T09:04:00Z"/>
                    <w:rFonts w:ascii="Times New Roman" w:hAnsi="Times New Roman" w:cs="Times New Roman"/>
                    <w:color w:val="auto"/>
                  </w:rPr>
                </w:rPrChange>
              </w:rPr>
              <w:pPrChange w:id="448" w:author="WANG" w:date="2014-10-03T11:51:00Z">
                <w:pPr>
                  <w:spacing w:afterLines="50"/>
                  <w:cnfStyle w:val="000000000000"/>
                </w:pPr>
              </w:pPrChange>
            </w:pPr>
            <w:ins w:id="449" w:author="WANG" w:date="2014-10-03T10:42:00Z">
              <w:r>
                <w:rPr>
                  <w:rFonts w:ascii="Times New Roman" w:hAnsi="Times New Roman" w:cs="Times New Roman" w:hint="eastAsia"/>
                  <w:color w:val="auto"/>
                  <w:sz w:val="18"/>
                  <w:szCs w:val="18"/>
                </w:rPr>
                <w:t>0.035</w:t>
              </w:r>
            </w:ins>
          </w:p>
        </w:tc>
        <w:tc>
          <w:tcPr>
            <w:tcW w:w="891" w:type="dxa"/>
            <w:tcBorders>
              <w:top w:val="single" w:sz="4" w:space="0" w:color="auto"/>
            </w:tcBorders>
            <w:vAlign w:val="center"/>
            <w:tcPrChange w:id="450" w:author="WANG" w:date="2014-01-15T07:57:00Z">
              <w:tcPr>
                <w:tcW w:w="1080" w:type="dxa"/>
                <w:tcBorders>
                  <w:top w:val="single" w:sz="4" w:space="0" w:color="auto"/>
                </w:tcBorders>
              </w:tcPr>
            </w:tcPrChange>
          </w:tcPr>
          <w:p w:rsidR="001C680C" w:rsidRDefault="00533329" w:rsidP="00D1719F">
            <w:pPr>
              <w:spacing w:beforeLines="20" w:afterLines="20"/>
              <w:jc w:val="right"/>
              <w:cnfStyle w:val="000000000000"/>
              <w:rPr>
                <w:ins w:id="451" w:author="WANG" w:date="2014-01-10T09:06:00Z"/>
                <w:rFonts w:ascii="Times New Roman" w:hAnsi="Times New Roman" w:cs="Times New Roman"/>
                <w:sz w:val="18"/>
                <w:szCs w:val="18"/>
                <w:rPrChange w:id="452" w:author="WANG" w:date="2014-01-10T09:07:00Z">
                  <w:rPr>
                    <w:ins w:id="453" w:author="WANG" w:date="2014-01-10T09:06:00Z"/>
                    <w:rFonts w:ascii="Times New Roman" w:hAnsi="Times New Roman" w:cs="Times New Roman"/>
                    <w:color w:val="auto"/>
                  </w:rPr>
                </w:rPrChange>
              </w:rPr>
              <w:pPrChange w:id="454" w:author="WANG" w:date="2014-10-03T11:51:00Z">
                <w:pPr>
                  <w:spacing w:afterLines="50"/>
                  <w:cnfStyle w:val="000000000000"/>
                </w:pPr>
              </w:pPrChange>
            </w:pPr>
            <w:ins w:id="455" w:author="WANG" w:date="2014-10-03T10:46:00Z">
              <w:r>
                <w:rPr>
                  <w:rFonts w:ascii="Times New Roman" w:hAnsi="Times New Roman" w:cs="Times New Roman" w:hint="eastAsia"/>
                  <w:color w:val="auto"/>
                  <w:sz w:val="18"/>
                  <w:szCs w:val="18"/>
                </w:rPr>
                <w:t>51.98</w:t>
              </w:r>
            </w:ins>
          </w:p>
        </w:tc>
        <w:tc>
          <w:tcPr>
            <w:tcW w:w="801" w:type="dxa"/>
            <w:tcBorders>
              <w:top w:val="single" w:sz="4" w:space="0" w:color="auto"/>
            </w:tcBorders>
            <w:vAlign w:val="center"/>
            <w:tcPrChange w:id="456" w:author="WANG" w:date="2014-01-15T07:57:00Z">
              <w:tcPr>
                <w:tcW w:w="1080" w:type="dxa"/>
                <w:tcBorders>
                  <w:top w:val="single" w:sz="4" w:space="0" w:color="auto"/>
                </w:tcBorders>
              </w:tcPr>
            </w:tcPrChange>
          </w:tcPr>
          <w:p w:rsidR="001C680C" w:rsidRDefault="00015E4B" w:rsidP="00D1719F">
            <w:pPr>
              <w:spacing w:beforeLines="20" w:afterLines="20"/>
              <w:jc w:val="right"/>
              <w:cnfStyle w:val="000000000000"/>
              <w:rPr>
                <w:ins w:id="457" w:author="WANG" w:date="2014-01-10T09:06:00Z"/>
                <w:rFonts w:ascii="Times New Roman" w:hAnsi="Times New Roman" w:cs="Times New Roman"/>
                <w:sz w:val="18"/>
                <w:szCs w:val="18"/>
                <w:rPrChange w:id="458" w:author="WANG" w:date="2014-01-10T09:07:00Z">
                  <w:rPr>
                    <w:ins w:id="459" w:author="WANG" w:date="2014-01-10T09:06:00Z"/>
                    <w:rFonts w:ascii="Times New Roman" w:hAnsi="Times New Roman" w:cs="Times New Roman"/>
                    <w:color w:val="auto"/>
                    <w:sz w:val="24"/>
                  </w:rPr>
                </w:rPrChange>
              </w:rPr>
              <w:pPrChange w:id="460" w:author="WANG" w:date="2014-10-03T11:51:00Z">
                <w:pPr>
                  <w:spacing w:afterLines="50"/>
                  <w:cnfStyle w:val="000000000000"/>
                </w:pPr>
              </w:pPrChange>
            </w:pPr>
            <w:ins w:id="461" w:author="WANG" w:date="2014-01-15T07:57:00Z">
              <w:r w:rsidRPr="00015E4B">
                <w:rPr>
                  <w:rFonts w:ascii="Times New Roman" w:hAnsi="Times New Roman" w:cs="Times New Roman"/>
                  <w:color w:val="auto"/>
                  <w:sz w:val="18"/>
                  <w:szCs w:val="18"/>
                  <w:rPrChange w:id="462" w:author="WANG" w:date="2014-01-15T07:57:00Z">
                    <w:rPr>
                      <w:color w:val="000000"/>
                      <w:sz w:val="22"/>
                    </w:rPr>
                  </w:rPrChange>
                </w:rPr>
                <w:t>0</w:t>
              </w:r>
              <w:r w:rsidR="003A2BCA">
                <w:rPr>
                  <w:rFonts w:ascii="Times New Roman" w:hAnsi="Times New Roman" w:cs="Times New Roman" w:hint="eastAsia"/>
                  <w:sz w:val="18"/>
                  <w:szCs w:val="18"/>
                </w:rPr>
                <w:t>.000</w:t>
              </w:r>
            </w:ins>
          </w:p>
        </w:tc>
      </w:tr>
      <w:tr w:rsidR="003A2BCA" w:rsidRPr="00E21574" w:rsidTr="005B3F68">
        <w:trPr>
          <w:trHeight w:val="270"/>
          <w:jc w:val="center"/>
          <w:ins w:id="463" w:author="WANG" w:date="2014-01-10T09:04:00Z"/>
          <w:trPrChange w:id="464" w:author="WANG" w:date="2014-01-15T07:57:00Z">
            <w:trPr>
              <w:trHeight w:val="270"/>
            </w:trPr>
          </w:trPrChange>
        </w:trPr>
        <w:tc>
          <w:tcPr>
            <w:cnfStyle w:val="001000000000"/>
            <w:tcW w:w="2541" w:type="dxa"/>
            <w:noWrap/>
            <w:vAlign w:val="center"/>
            <w:hideMark/>
            <w:tcPrChange w:id="465" w:author="WANG" w:date="2014-01-15T07:57:00Z">
              <w:tcPr>
                <w:tcW w:w="1600" w:type="dxa"/>
                <w:noWrap/>
                <w:hideMark/>
              </w:tcPr>
            </w:tcPrChange>
          </w:tcPr>
          <w:p w:rsidR="001C680C" w:rsidRDefault="003A2BCA" w:rsidP="00D1719F">
            <w:pPr>
              <w:spacing w:beforeLines="20" w:afterLines="20"/>
              <w:jc w:val="right"/>
              <w:rPr>
                <w:ins w:id="466" w:author="WANG" w:date="2014-01-10T09:04:00Z"/>
                <w:rFonts w:ascii="Times New Roman" w:hAnsi="Times New Roman" w:cs="Times New Roman"/>
                <w:sz w:val="18"/>
                <w:szCs w:val="18"/>
                <w:rPrChange w:id="467" w:author="WANG" w:date="2014-01-10T09:07:00Z">
                  <w:rPr>
                    <w:ins w:id="468" w:author="WANG" w:date="2014-01-10T09:04:00Z"/>
                    <w:rFonts w:ascii="Times New Roman" w:hAnsi="Times New Roman" w:cs="Times New Roman"/>
                    <w:b w:val="0"/>
                    <w:bCs w:val="0"/>
                    <w:color w:val="auto"/>
                  </w:rPr>
                </w:rPrChange>
              </w:rPr>
              <w:pPrChange w:id="469" w:author="WANG" w:date="2014-10-03T11:51:00Z">
                <w:pPr>
                  <w:spacing w:afterLines="50"/>
                </w:pPr>
              </w:pPrChange>
            </w:pPr>
            <w:ins w:id="470" w:author="WANG" w:date="2014-01-10T09:07:00Z">
              <w:r>
                <w:rPr>
                  <w:rFonts w:ascii="Times New Roman" w:eastAsia="宋体" w:hAnsi="Times New Roman" w:cs="Times New Roman"/>
                  <w:kern w:val="0"/>
                  <w:sz w:val="18"/>
                  <w:szCs w:val="18"/>
                  <w:lang w:val="zh-CN"/>
                </w:rPr>
                <w:t>Vehicle usage property</w:t>
              </w:r>
            </w:ins>
          </w:p>
        </w:tc>
        <w:tc>
          <w:tcPr>
            <w:tcW w:w="969" w:type="dxa"/>
            <w:noWrap/>
            <w:vAlign w:val="bottom"/>
            <w:hideMark/>
            <w:tcPrChange w:id="471" w:author="WANG" w:date="2014-01-15T07:57:00Z">
              <w:tcPr>
                <w:tcW w:w="1661" w:type="dxa"/>
                <w:noWrap/>
                <w:hideMark/>
              </w:tcPr>
            </w:tcPrChange>
          </w:tcPr>
          <w:p w:rsidR="001C680C" w:rsidRDefault="00015E4B" w:rsidP="00D1719F">
            <w:pPr>
              <w:spacing w:beforeLines="20" w:afterLines="20"/>
              <w:jc w:val="center"/>
              <w:cnfStyle w:val="000000000000"/>
              <w:rPr>
                <w:ins w:id="472" w:author="WANG" w:date="2014-01-10T09:04:00Z"/>
                <w:rFonts w:ascii="Times New Roman" w:hAnsi="Times New Roman" w:cs="Times New Roman"/>
                <w:sz w:val="18"/>
                <w:szCs w:val="18"/>
                <w:rPrChange w:id="473" w:author="WANG" w:date="2014-01-10T09:07:00Z">
                  <w:rPr>
                    <w:ins w:id="474" w:author="WANG" w:date="2014-01-10T09:04:00Z"/>
                    <w:rFonts w:ascii="Times New Roman" w:hAnsi="Times New Roman" w:cs="Times New Roman"/>
                    <w:color w:val="auto"/>
                  </w:rPr>
                </w:rPrChange>
              </w:rPr>
              <w:pPrChange w:id="475" w:author="WANG" w:date="2014-10-03T11:51:00Z">
                <w:pPr>
                  <w:spacing w:afterLines="50"/>
                  <w:cnfStyle w:val="000000000000"/>
                </w:pPr>
              </w:pPrChange>
            </w:pPr>
            <w:ins w:id="476" w:author="WANG" w:date="2014-01-10T09:04:00Z">
              <w:r w:rsidRPr="00015E4B">
                <w:rPr>
                  <w:rFonts w:ascii="Times New Roman" w:hAnsi="Times New Roman" w:cs="Times New Roman"/>
                  <w:sz w:val="18"/>
                  <w:szCs w:val="18"/>
                  <w:rPrChange w:id="477" w:author="WANG" w:date="2014-01-10T09:07:00Z">
                    <w:rPr>
                      <w:rFonts w:ascii="Times New Roman" w:hAnsi="Times New Roman" w:cs="Times New Roman"/>
                    </w:rPr>
                  </w:rPrChange>
                </w:rPr>
                <w:t>2</w:t>
              </w:r>
            </w:ins>
          </w:p>
        </w:tc>
        <w:tc>
          <w:tcPr>
            <w:tcW w:w="711" w:type="dxa"/>
            <w:noWrap/>
            <w:vAlign w:val="center"/>
            <w:hideMark/>
            <w:tcPrChange w:id="478" w:author="WANG" w:date="2014-01-15T07:57:00Z">
              <w:tcPr>
                <w:tcW w:w="1080" w:type="dxa"/>
                <w:noWrap/>
                <w:hideMark/>
              </w:tcPr>
            </w:tcPrChange>
          </w:tcPr>
          <w:p w:rsidR="001C680C" w:rsidRDefault="00533329" w:rsidP="00D1719F">
            <w:pPr>
              <w:spacing w:beforeLines="20" w:afterLines="20"/>
              <w:jc w:val="right"/>
              <w:cnfStyle w:val="000000000000"/>
              <w:rPr>
                <w:ins w:id="479" w:author="WANG" w:date="2014-01-10T09:04:00Z"/>
                <w:rFonts w:ascii="Times New Roman" w:hAnsi="Times New Roman" w:cs="Times New Roman"/>
                <w:sz w:val="18"/>
                <w:szCs w:val="18"/>
                <w:rPrChange w:id="480" w:author="WANG" w:date="2014-01-10T09:07:00Z">
                  <w:rPr>
                    <w:ins w:id="481" w:author="WANG" w:date="2014-01-10T09:04:00Z"/>
                    <w:rFonts w:ascii="Times New Roman" w:hAnsi="Times New Roman" w:cs="Times New Roman"/>
                    <w:color w:val="auto"/>
                  </w:rPr>
                </w:rPrChange>
              </w:rPr>
              <w:pPrChange w:id="482" w:author="WANG" w:date="2014-10-03T11:51:00Z">
                <w:pPr>
                  <w:spacing w:afterLines="50"/>
                  <w:cnfStyle w:val="000000000000"/>
                </w:pPr>
              </w:pPrChange>
            </w:pPr>
            <w:ins w:id="483" w:author="WANG" w:date="2014-10-03T10:46:00Z">
              <w:r>
                <w:rPr>
                  <w:rFonts w:ascii="Times New Roman" w:hAnsi="Times New Roman" w:cs="Times New Roman" w:hint="eastAsia"/>
                  <w:color w:val="auto"/>
                  <w:sz w:val="18"/>
                  <w:szCs w:val="18"/>
                </w:rPr>
                <w:t>1.29</w:t>
              </w:r>
            </w:ins>
          </w:p>
        </w:tc>
        <w:tc>
          <w:tcPr>
            <w:tcW w:w="940" w:type="dxa"/>
            <w:noWrap/>
            <w:vAlign w:val="center"/>
            <w:hideMark/>
            <w:tcPrChange w:id="484" w:author="WANG" w:date="2014-01-15T07:57:00Z">
              <w:tcPr>
                <w:tcW w:w="1080" w:type="dxa"/>
                <w:noWrap/>
                <w:hideMark/>
              </w:tcPr>
            </w:tcPrChange>
          </w:tcPr>
          <w:p w:rsidR="001C680C" w:rsidRDefault="00533329" w:rsidP="00D1719F">
            <w:pPr>
              <w:spacing w:beforeLines="20" w:afterLines="20"/>
              <w:jc w:val="right"/>
              <w:cnfStyle w:val="000000000000"/>
              <w:rPr>
                <w:ins w:id="485" w:author="WANG" w:date="2014-01-10T09:04:00Z"/>
                <w:rFonts w:ascii="Times New Roman" w:hAnsi="Times New Roman" w:cs="Times New Roman"/>
                <w:sz w:val="18"/>
                <w:szCs w:val="18"/>
                <w:rPrChange w:id="486" w:author="WANG" w:date="2014-01-10T09:07:00Z">
                  <w:rPr>
                    <w:ins w:id="487" w:author="WANG" w:date="2014-01-10T09:04:00Z"/>
                    <w:rFonts w:ascii="Times New Roman" w:hAnsi="Times New Roman" w:cs="Times New Roman"/>
                    <w:color w:val="auto"/>
                  </w:rPr>
                </w:rPrChange>
              </w:rPr>
              <w:pPrChange w:id="488" w:author="WANG" w:date="2014-10-03T11:51:00Z">
                <w:pPr>
                  <w:spacing w:afterLines="50"/>
                  <w:cnfStyle w:val="000000000000"/>
                </w:pPr>
              </w:pPrChange>
            </w:pPr>
            <w:ins w:id="489" w:author="WANG" w:date="2014-10-03T10:46:00Z">
              <w:r>
                <w:rPr>
                  <w:rFonts w:ascii="Times New Roman" w:hAnsi="Times New Roman" w:cs="Times New Roman" w:hint="eastAsia"/>
                  <w:color w:val="auto"/>
                  <w:sz w:val="18"/>
                  <w:szCs w:val="18"/>
                </w:rPr>
                <w:t>0.257</w:t>
              </w:r>
            </w:ins>
          </w:p>
        </w:tc>
        <w:tc>
          <w:tcPr>
            <w:tcW w:w="891" w:type="dxa"/>
            <w:vAlign w:val="center"/>
            <w:tcPrChange w:id="490" w:author="WANG" w:date="2014-01-15T07:57:00Z">
              <w:tcPr>
                <w:tcW w:w="1080" w:type="dxa"/>
              </w:tcPr>
            </w:tcPrChange>
          </w:tcPr>
          <w:p w:rsidR="001C680C" w:rsidRDefault="00533329" w:rsidP="00D1719F">
            <w:pPr>
              <w:spacing w:beforeLines="20" w:afterLines="20"/>
              <w:jc w:val="right"/>
              <w:cnfStyle w:val="000000000000"/>
              <w:rPr>
                <w:ins w:id="491" w:author="WANG" w:date="2014-01-10T09:06:00Z"/>
                <w:rFonts w:ascii="Times New Roman" w:hAnsi="Times New Roman" w:cs="Times New Roman"/>
                <w:sz w:val="18"/>
                <w:szCs w:val="18"/>
                <w:rPrChange w:id="492" w:author="WANG" w:date="2014-01-10T09:07:00Z">
                  <w:rPr>
                    <w:ins w:id="493" w:author="WANG" w:date="2014-01-10T09:06:00Z"/>
                    <w:rFonts w:ascii="Times New Roman" w:hAnsi="Times New Roman" w:cs="Times New Roman"/>
                    <w:color w:val="auto"/>
                  </w:rPr>
                </w:rPrChange>
              </w:rPr>
              <w:pPrChange w:id="494" w:author="WANG" w:date="2014-10-03T11:51:00Z">
                <w:pPr>
                  <w:spacing w:afterLines="50"/>
                  <w:cnfStyle w:val="000000000000"/>
                </w:pPr>
              </w:pPrChange>
            </w:pPr>
            <w:ins w:id="495" w:author="WANG" w:date="2014-10-03T10:46:00Z">
              <w:r>
                <w:rPr>
                  <w:rFonts w:ascii="Times New Roman" w:hAnsi="Times New Roman" w:cs="Times New Roman" w:hint="eastAsia"/>
                  <w:color w:val="auto"/>
                  <w:sz w:val="18"/>
                  <w:szCs w:val="18"/>
                </w:rPr>
                <w:t>14.29</w:t>
              </w:r>
            </w:ins>
          </w:p>
        </w:tc>
        <w:tc>
          <w:tcPr>
            <w:tcW w:w="801" w:type="dxa"/>
            <w:vAlign w:val="center"/>
            <w:tcPrChange w:id="496" w:author="WANG" w:date="2014-01-15T07:57:00Z">
              <w:tcPr>
                <w:tcW w:w="1080" w:type="dxa"/>
              </w:tcPr>
            </w:tcPrChange>
          </w:tcPr>
          <w:p w:rsidR="001C680C" w:rsidRDefault="00533329" w:rsidP="00D1719F">
            <w:pPr>
              <w:spacing w:beforeLines="20" w:afterLines="20"/>
              <w:jc w:val="right"/>
              <w:cnfStyle w:val="000000000000"/>
              <w:rPr>
                <w:ins w:id="497" w:author="WANG" w:date="2014-01-10T09:06:00Z"/>
                <w:rFonts w:ascii="Times New Roman" w:hAnsi="Times New Roman" w:cs="Times New Roman"/>
                <w:sz w:val="18"/>
                <w:szCs w:val="18"/>
                <w:rPrChange w:id="498" w:author="WANG" w:date="2014-01-10T09:07:00Z">
                  <w:rPr>
                    <w:ins w:id="499" w:author="WANG" w:date="2014-01-10T09:06:00Z"/>
                    <w:rFonts w:ascii="Times New Roman" w:hAnsi="Times New Roman" w:cs="Times New Roman"/>
                    <w:color w:val="auto"/>
                  </w:rPr>
                </w:rPrChange>
              </w:rPr>
              <w:pPrChange w:id="500" w:author="WANG" w:date="2014-10-03T11:51:00Z">
                <w:pPr>
                  <w:spacing w:afterLines="50"/>
                  <w:cnfStyle w:val="000000000000"/>
                </w:pPr>
              </w:pPrChange>
            </w:pPr>
            <w:ins w:id="501" w:author="WANG" w:date="2014-10-03T10:46:00Z">
              <w:r>
                <w:rPr>
                  <w:rFonts w:ascii="Times New Roman" w:hAnsi="Times New Roman" w:cs="Times New Roman" w:hint="eastAsia"/>
                  <w:color w:val="auto"/>
                  <w:sz w:val="18"/>
                  <w:szCs w:val="18"/>
                </w:rPr>
                <w:t>0.000</w:t>
              </w:r>
            </w:ins>
          </w:p>
        </w:tc>
      </w:tr>
      <w:tr w:rsidR="003A2BCA" w:rsidRPr="00E21574" w:rsidTr="005B3F68">
        <w:trPr>
          <w:trHeight w:val="270"/>
          <w:jc w:val="center"/>
          <w:ins w:id="502" w:author="WANG" w:date="2014-01-10T09:04:00Z"/>
          <w:trPrChange w:id="503" w:author="WANG" w:date="2014-01-15T07:57:00Z">
            <w:trPr>
              <w:trHeight w:val="270"/>
            </w:trPr>
          </w:trPrChange>
        </w:trPr>
        <w:tc>
          <w:tcPr>
            <w:cnfStyle w:val="001000000000"/>
            <w:tcW w:w="2541" w:type="dxa"/>
            <w:noWrap/>
            <w:vAlign w:val="center"/>
            <w:hideMark/>
            <w:tcPrChange w:id="504" w:author="WANG" w:date="2014-01-15T07:57:00Z">
              <w:tcPr>
                <w:tcW w:w="1600" w:type="dxa"/>
                <w:noWrap/>
                <w:hideMark/>
              </w:tcPr>
            </w:tcPrChange>
          </w:tcPr>
          <w:p w:rsidR="001C680C" w:rsidRDefault="003A2BCA" w:rsidP="00D1719F">
            <w:pPr>
              <w:spacing w:beforeLines="20" w:afterLines="20"/>
              <w:jc w:val="right"/>
              <w:rPr>
                <w:ins w:id="505" w:author="WANG" w:date="2014-01-10T09:04:00Z"/>
                <w:rFonts w:ascii="Times New Roman" w:hAnsi="Times New Roman" w:cs="Times New Roman"/>
                <w:sz w:val="18"/>
                <w:szCs w:val="18"/>
                <w:rPrChange w:id="506" w:author="WANG" w:date="2014-01-10T09:07:00Z">
                  <w:rPr>
                    <w:ins w:id="507" w:author="WANG" w:date="2014-01-10T09:04:00Z"/>
                    <w:rFonts w:ascii="Times New Roman" w:hAnsi="Times New Roman" w:cs="Times New Roman"/>
                    <w:b w:val="0"/>
                    <w:bCs w:val="0"/>
                    <w:color w:val="auto"/>
                  </w:rPr>
                </w:rPrChange>
              </w:rPr>
              <w:pPrChange w:id="508" w:author="WANG" w:date="2014-10-03T11:51:00Z">
                <w:pPr>
                  <w:spacing w:afterLines="50"/>
                </w:pPr>
              </w:pPrChange>
            </w:pPr>
            <w:ins w:id="509" w:author="WANG" w:date="2014-01-10T09:07:00Z">
              <w:r>
                <w:rPr>
                  <w:rFonts w:ascii="Times New Roman" w:eastAsia="宋体" w:hAnsi="Times New Roman" w:cs="Times New Roman"/>
                  <w:kern w:val="0"/>
                  <w:sz w:val="18"/>
                  <w:szCs w:val="18"/>
                  <w:lang w:val="zh-CN"/>
                </w:rPr>
                <w:t>Geometric aspects of crashes</w:t>
              </w:r>
            </w:ins>
          </w:p>
        </w:tc>
        <w:tc>
          <w:tcPr>
            <w:tcW w:w="969" w:type="dxa"/>
            <w:noWrap/>
            <w:vAlign w:val="bottom"/>
            <w:hideMark/>
            <w:tcPrChange w:id="510" w:author="WANG" w:date="2014-01-15T07:57:00Z">
              <w:tcPr>
                <w:tcW w:w="1661" w:type="dxa"/>
                <w:noWrap/>
                <w:hideMark/>
              </w:tcPr>
            </w:tcPrChange>
          </w:tcPr>
          <w:p w:rsidR="001C680C" w:rsidRDefault="00015E4B" w:rsidP="00D1719F">
            <w:pPr>
              <w:spacing w:beforeLines="20" w:afterLines="20"/>
              <w:jc w:val="center"/>
              <w:cnfStyle w:val="000000000000"/>
              <w:rPr>
                <w:ins w:id="511" w:author="WANG" w:date="2014-01-10T09:04:00Z"/>
                <w:rFonts w:ascii="Times New Roman" w:hAnsi="Times New Roman" w:cs="Times New Roman"/>
                <w:sz w:val="18"/>
                <w:szCs w:val="18"/>
                <w:rPrChange w:id="512" w:author="WANG" w:date="2014-01-10T09:07:00Z">
                  <w:rPr>
                    <w:ins w:id="513" w:author="WANG" w:date="2014-01-10T09:04:00Z"/>
                    <w:rFonts w:ascii="Times New Roman" w:hAnsi="Times New Roman" w:cs="Times New Roman"/>
                    <w:color w:val="auto"/>
                  </w:rPr>
                </w:rPrChange>
              </w:rPr>
              <w:pPrChange w:id="514" w:author="WANG" w:date="2014-10-03T11:51:00Z">
                <w:pPr>
                  <w:spacing w:afterLines="50"/>
                  <w:cnfStyle w:val="000000000000"/>
                </w:pPr>
              </w:pPrChange>
            </w:pPr>
            <w:ins w:id="515" w:author="WANG" w:date="2014-01-10T09:04:00Z">
              <w:r w:rsidRPr="00015E4B">
                <w:rPr>
                  <w:rFonts w:ascii="Times New Roman" w:hAnsi="Times New Roman" w:cs="Times New Roman"/>
                  <w:sz w:val="18"/>
                  <w:szCs w:val="18"/>
                  <w:rPrChange w:id="516" w:author="WANG" w:date="2014-01-10T09:07:00Z">
                    <w:rPr>
                      <w:rFonts w:ascii="Times New Roman" w:hAnsi="Times New Roman" w:cs="Times New Roman"/>
                    </w:rPr>
                  </w:rPrChange>
                </w:rPr>
                <w:t>3</w:t>
              </w:r>
            </w:ins>
          </w:p>
        </w:tc>
        <w:tc>
          <w:tcPr>
            <w:tcW w:w="711" w:type="dxa"/>
            <w:noWrap/>
            <w:vAlign w:val="center"/>
            <w:hideMark/>
            <w:tcPrChange w:id="517" w:author="WANG" w:date="2014-01-15T07:57:00Z">
              <w:tcPr>
                <w:tcW w:w="1080" w:type="dxa"/>
                <w:noWrap/>
                <w:hideMark/>
              </w:tcPr>
            </w:tcPrChange>
          </w:tcPr>
          <w:p w:rsidR="001C680C" w:rsidRDefault="00533329" w:rsidP="00D1719F">
            <w:pPr>
              <w:spacing w:beforeLines="20" w:afterLines="20"/>
              <w:jc w:val="right"/>
              <w:cnfStyle w:val="000000000000"/>
              <w:rPr>
                <w:ins w:id="518" w:author="WANG" w:date="2014-01-10T09:04:00Z"/>
                <w:rFonts w:ascii="Times New Roman" w:hAnsi="Times New Roman" w:cs="Times New Roman"/>
                <w:sz w:val="18"/>
                <w:szCs w:val="18"/>
                <w:rPrChange w:id="519" w:author="WANG" w:date="2014-01-10T09:07:00Z">
                  <w:rPr>
                    <w:ins w:id="520" w:author="WANG" w:date="2014-01-10T09:04:00Z"/>
                    <w:rFonts w:ascii="Times New Roman" w:hAnsi="Times New Roman" w:cs="Times New Roman"/>
                    <w:color w:val="auto"/>
                  </w:rPr>
                </w:rPrChange>
              </w:rPr>
              <w:pPrChange w:id="521" w:author="WANG" w:date="2014-10-03T11:51:00Z">
                <w:pPr>
                  <w:spacing w:afterLines="50"/>
                  <w:cnfStyle w:val="000000000000"/>
                </w:pPr>
              </w:pPrChange>
            </w:pPr>
            <w:ins w:id="522" w:author="WANG" w:date="2014-10-03T10:46:00Z">
              <w:r>
                <w:rPr>
                  <w:rFonts w:ascii="Times New Roman" w:hAnsi="Times New Roman" w:cs="Times New Roman" w:hint="eastAsia"/>
                  <w:color w:val="auto"/>
                  <w:sz w:val="18"/>
                  <w:szCs w:val="18"/>
                </w:rPr>
                <w:t>3.85</w:t>
              </w:r>
            </w:ins>
          </w:p>
        </w:tc>
        <w:tc>
          <w:tcPr>
            <w:tcW w:w="940" w:type="dxa"/>
            <w:noWrap/>
            <w:vAlign w:val="center"/>
            <w:hideMark/>
            <w:tcPrChange w:id="523" w:author="WANG" w:date="2014-01-15T07:57:00Z">
              <w:tcPr>
                <w:tcW w:w="1080" w:type="dxa"/>
                <w:noWrap/>
                <w:hideMark/>
              </w:tcPr>
            </w:tcPrChange>
          </w:tcPr>
          <w:p w:rsidR="001C680C" w:rsidRDefault="00533329" w:rsidP="00D1719F">
            <w:pPr>
              <w:spacing w:beforeLines="20" w:afterLines="20"/>
              <w:jc w:val="right"/>
              <w:cnfStyle w:val="000000000000"/>
              <w:rPr>
                <w:ins w:id="524" w:author="WANG" w:date="2014-01-10T09:04:00Z"/>
                <w:rFonts w:ascii="Times New Roman" w:hAnsi="Times New Roman" w:cs="Times New Roman"/>
                <w:sz w:val="18"/>
                <w:szCs w:val="18"/>
                <w:rPrChange w:id="525" w:author="WANG" w:date="2014-01-10T09:07:00Z">
                  <w:rPr>
                    <w:ins w:id="526" w:author="WANG" w:date="2014-01-10T09:04:00Z"/>
                    <w:rFonts w:ascii="Times New Roman" w:hAnsi="Times New Roman" w:cs="Times New Roman"/>
                    <w:color w:val="auto"/>
                  </w:rPr>
                </w:rPrChange>
              </w:rPr>
              <w:pPrChange w:id="527" w:author="WANG" w:date="2014-10-03T11:51:00Z">
                <w:pPr>
                  <w:spacing w:afterLines="50"/>
                  <w:cnfStyle w:val="000000000000"/>
                </w:pPr>
              </w:pPrChange>
            </w:pPr>
            <w:ins w:id="528" w:author="WANG" w:date="2014-10-03T10:46:00Z">
              <w:r>
                <w:rPr>
                  <w:rFonts w:ascii="Times New Roman" w:hAnsi="Times New Roman" w:cs="Times New Roman" w:hint="eastAsia"/>
                  <w:color w:val="auto"/>
                  <w:sz w:val="18"/>
                  <w:szCs w:val="18"/>
                </w:rPr>
                <w:t>0.146</w:t>
              </w:r>
            </w:ins>
          </w:p>
        </w:tc>
        <w:tc>
          <w:tcPr>
            <w:tcW w:w="891" w:type="dxa"/>
            <w:vAlign w:val="center"/>
            <w:tcPrChange w:id="529" w:author="WANG" w:date="2014-01-15T07:57:00Z">
              <w:tcPr>
                <w:tcW w:w="1080" w:type="dxa"/>
              </w:tcPr>
            </w:tcPrChange>
          </w:tcPr>
          <w:p w:rsidR="001C680C" w:rsidRDefault="00533329" w:rsidP="00D1719F">
            <w:pPr>
              <w:spacing w:beforeLines="20" w:afterLines="20"/>
              <w:jc w:val="right"/>
              <w:cnfStyle w:val="000000000000"/>
              <w:rPr>
                <w:ins w:id="530" w:author="WANG" w:date="2014-01-10T09:06:00Z"/>
                <w:rFonts w:ascii="Times New Roman" w:hAnsi="Times New Roman" w:cs="Times New Roman"/>
                <w:sz w:val="18"/>
                <w:szCs w:val="18"/>
                <w:rPrChange w:id="531" w:author="WANG" w:date="2014-01-10T09:07:00Z">
                  <w:rPr>
                    <w:ins w:id="532" w:author="WANG" w:date="2014-01-10T09:06:00Z"/>
                    <w:rFonts w:ascii="Times New Roman" w:hAnsi="Times New Roman" w:cs="Times New Roman"/>
                    <w:color w:val="auto"/>
                  </w:rPr>
                </w:rPrChange>
              </w:rPr>
              <w:pPrChange w:id="533" w:author="WANG" w:date="2014-10-03T11:51:00Z">
                <w:pPr>
                  <w:spacing w:afterLines="50"/>
                  <w:cnfStyle w:val="000000000000"/>
                </w:pPr>
              </w:pPrChange>
            </w:pPr>
            <w:ins w:id="534" w:author="WANG" w:date="2014-10-03T10:46:00Z">
              <w:r>
                <w:rPr>
                  <w:rFonts w:ascii="Times New Roman" w:hAnsi="Times New Roman" w:cs="Times New Roman" w:hint="eastAsia"/>
                  <w:color w:val="auto"/>
                  <w:sz w:val="18"/>
                  <w:szCs w:val="18"/>
                </w:rPr>
                <w:t>29.</w:t>
              </w:r>
            </w:ins>
            <w:ins w:id="535" w:author="WANG" w:date="2014-10-03T10:47:00Z">
              <w:r>
                <w:rPr>
                  <w:rFonts w:ascii="Times New Roman" w:hAnsi="Times New Roman" w:cs="Times New Roman" w:hint="eastAsia"/>
                  <w:color w:val="auto"/>
                  <w:sz w:val="18"/>
                  <w:szCs w:val="18"/>
                </w:rPr>
                <w:t>27</w:t>
              </w:r>
            </w:ins>
          </w:p>
        </w:tc>
        <w:tc>
          <w:tcPr>
            <w:tcW w:w="801" w:type="dxa"/>
            <w:vAlign w:val="center"/>
            <w:tcPrChange w:id="536" w:author="WANG" w:date="2014-01-15T07:57:00Z">
              <w:tcPr>
                <w:tcW w:w="1080" w:type="dxa"/>
              </w:tcPr>
            </w:tcPrChange>
          </w:tcPr>
          <w:p w:rsidR="001C680C" w:rsidRDefault="00015E4B" w:rsidP="00D1719F">
            <w:pPr>
              <w:spacing w:beforeLines="20" w:afterLines="20"/>
              <w:jc w:val="right"/>
              <w:cnfStyle w:val="000000000000"/>
              <w:rPr>
                <w:ins w:id="537" w:author="WANG" w:date="2014-01-10T09:06:00Z"/>
                <w:rFonts w:ascii="Times New Roman" w:hAnsi="Times New Roman" w:cs="Times New Roman"/>
                <w:sz w:val="18"/>
                <w:szCs w:val="18"/>
                <w:rPrChange w:id="538" w:author="WANG" w:date="2014-01-10T09:07:00Z">
                  <w:rPr>
                    <w:ins w:id="539" w:author="WANG" w:date="2014-01-10T09:06:00Z"/>
                    <w:rFonts w:ascii="Times New Roman" w:hAnsi="Times New Roman" w:cs="Times New Roman"/>
                    <w:color w:val="auto"/>
                  </w:rPr>
                </w:rPrChange>
              </w:rPr>
              <w:pPrChange w:id="540" w:author="WANG" w:date="2014-10-03T11:51:00Z">
                <w:pPr>
                  <w:spacing w:afterLines="50"/>
                  <w:cnfStyle w:val="000000000000"/>
                </w:pPr>
              </w:pPrChange>
            </w:pPr>
            <w:ins w:id="541" w:author="WANG" w:date="2014-01-15T07:57:00Z">
              <w:r w:rsidRPr="00015E4B">
                <w:rPr>
                  <w:rFonts w:ascii="Times New Roman" w:hAnsi="Times New Roman" w:cs="Times New Roman"/>
                  <w:color w:val="auto"/>
                  <w:sz w:val="18"/>
                  <w:szCs w:val="18"/>
                  <w:rPrChange w:id="542" w:author="WANG" w:date="2014-01-15T07:57:00Z">
                    <w:rPr>
                      <w:color w:val="000000"/>
                      <w:sz w:val="22"/>
                    </w:rPr>
                  </w:rPrChange>
                </w:rPr>
                <w:t>0</w:t>
              </w:r>
              <w:r w:rsidR="003A2BCA">
                <w:rPr>
                  <w:rFonts w:ascii="Times New Roman" w:hAnsi="Times New Roman" w:cs="Times New Roman" w:hint="eastAsia"/>
                  <w:sz w:val="18"/>
                  <w:szCs w:val="18"/>
                </w:rPr>
                <w:t>.000</w:t>
              </w:r>
            </w:ins>
          </w:p>
        </w:tc>
      </w:tr>
      <w:tr w:rsidR="003A2BCA" w:rsidRPr="00E21574" w:rsidTr="005B3F68">
        <w:trPr>
          <w:trHeight w:val="270"/>
          <w:jc w:val="center"/>
          <w:ins w:id="543" w:author="WANG" w:date="2014-01-10T09:04:00Z"/>
          <w:trPrChange w:id="544" w:author="WANG" w:date="2014-01-15T07:57:00Z">
            <w:trPr>
              <w:trHeight w:val="270"/>
            </w:trPr>
          </w:trPrChange>
        </w:trPr>
        <w:tc>
          <w:tcPr>
            <w:cnfStyle w:val="001000000000"/>
            <w:tcW w:w="2541" w:type="dxa"/>
            <w:noWrap/>
            <w:vAlign w:val="center"/>
            <w:hideMark/>
            <w:tcPrChange w:id="545" w:author="WANG" w:date="2014-01-15T07:57:00Z">
              <w:tcPr>
                <w:tcW w:w="1600" w:type="dxa"/>
                <w:noWrap/>
                <w:hideMark/>
              </w:tcPr>
            </w:tcPrChange>
          </w:tcPr>
          <w:p w:rsidR="001C680C" w:rsidRDefault="003A2BCA" w:rsidP="00D1719F">
            <w:pPr>
              <w:spacing w:beforeLines="20" w:afterLines="20"/>
              <w:jc w:val="right"/>
              <w:rPr>
                <w:ins w:id="546" w:author="WANG" w:date="2014-01-10T09:04:00Z"/>
                <w:rFonts w:ascii="Times New Roman" w:hAnsi="Times New Roman" w:cs="Times New Roman"/>
                <w:sz w:val="18"/>
                <w:szCs w:val="18"/>
                <w:rPrChange w:id="547" w:author="WANG" w:date="2014-01-10T09:07:00Z">
                  <w:rPr>
                    <w:ins w:id="548" w:author="WANG" w:date="2014-01-10T09:04:00Z"/>
                    <w:rFonts w:ascii="Times New Roman" w:hAnsi="Times New Roman" w:cs="Times New Roman"/>
                    <w:b w:val="0"/>
                    <w:bCs w:val="0"/>
                    <w:color w:val="auto"/>
                  </w:rPr>
                </w:rPrChange>
              </w:rPr>
              <w:pPrChange w:id="549" w:author="WANG" w:date="2014-10-03T11:51:00Z">
                <w:pPr>
                  <w:spacing w:afterLines="50"/>
                </w:pPr>
              </w:pPrChange>
            </w:pPr>
            <w:ins w:id="550" w:author="WANG" w:date="2014-01-10T09:07:00Z">
              <w:r>
                <w:rPr>
                  <w:rFonts w:ascii="Times New Roman" w:eastAsia="宋体" w:hAnsi="Times New Roman" w:cs="Times New Roman"/>
                  <w:kern w:val="0"/>
                  <w:sz w:val="18"/>
                  <w:szCs w:val="18"/>
                  <w:lang w:val="zh-CN"/>
                </w:rPr>
                <w:t>Traffic separation</w:t>
              </w:r>
            </w:ins>
          </w:p>
        </w:tc>
        <w:tc>
          <w:tcPr>
            <w:tcW w:w="969" w:type="dxa"/>
            <w:noWrap/>
            <w:vAlign w:val="bottom"/>
            <w:hideMark/>
            <w:tcPrChange w:id="551" w:author="WANG" w:date="2014-01-15T07:57:00Z">
              <w:tcPr>
                <w:tcW w:w="1661" w:type="dxa"/>
                <w:noWrap/>
                <w:hideMark/>
              </w:tcPr>
            </w:tcPrChange>
          </w:tcPr>
          <w:p w:rsidR="001C680C" w:rsidRDefault="00015E4B" w:rsidP="00D1719F">
            <w:pPr>
              <w:spacing w:beforeLines="20" w:afterLines="20"/>
              <w:jc w:val="center"/>
              <w:cnfStyle w:val="000000000000"/>
              <w:rPr>
                <w:ins w:id="552" w:author="WANG" w:date="2014-01-10T09:04:00Z"/>
                <w:rFonts w:ascii="Times New Roman" w:hAnsi="Times New Roman" w:cs="Times New Roman"/>
                <w:sz w:val="18"/>
                <w:szCs w:val="18"/>
                <w:rPrChange w:id="553" w:author="WANG" w:date="2014-01-10T09:07:00Z">
                  <w:rPr>
                    <w:ins w:id="554" w:author="WANG" w:date="2014-01-10T09:04:00Z"/>
                    <w:rFonts w:ascii="Times New Roman" w:hAnsi="Times New Roman" w:cs="Times New Roman"/>
                    <w:color w:val="auto"/>
                  </w:rPr>
                </w:rPrChange>
              </w:rPr>
              <w:pPrChange w:id="555" w:author="WANG" w:date="2014-10-03T11:51:00Z">
                <w:pPr>
                  <w:spacing w:afterLines="50"/>
                  <w:cnfStyle w:val="000000000000"/>
                </w:pPr>
              </w:pPrChange>
            </w:pPr>
            <w:ins w:id="556" w:author="WANG" w:date="2014-01-10T09:04:00Z">
              <w:r w:rsidRPr="00015E4B">
                <w:rPr>
                  <w:rFonts w:ascii="Times New Roman" w:hAnsi="Times New Roman" w:cs="Times New Roman"/>
                  <w:sz w:val="18"/>
                  <w:szCs w:val="18"/>
                  <w:rPrChange w:id="557" w:author="WANG" w:date="2014-01-10T09:07:00Z">
                    <w:rPr>
                      <w:rFonts w:ascii="Times New Roman" w:hAnsi="Times New Roman" w:cs="Times New Roman"/>
                    </w:rPr>
                  </w:rPrChange>
                </w:rPr>
                <w:t>4</w:t>
              </w:r>
            </w:ins>
          </w:p>
        </w:tc>
        <w:tc>
          <w:tcPr>
            <w:tcW w:w="711" w:type="dxa"/>
            <w:noWrap/>
            <w:vAlign w:val="center"/>
            <w:hideMark/>
            <w:tcPrChange w:id="558" w:author="WANG" w:date="2014-01-15T07:57:00Z">
              <w:tcPr>
                <w:tcW w:w="1080" w:type="dxa"/>
                <w:noWrap/>
                <w:hideMark/>
              </w:tcPr>
            </w:tcPrChange>
          </w:tcPr>
          <w:p w:rsidR="001C680C" w:rsidRDefault="00533329" w:rsidP="00D1719F">
            <w:pPr>
              <w:spacing w:beforeLines="20" w:afterLines="20"/>
              <w:jc w:val="right"/>
              <w:cnfStyle w:val="000000000000"/>
              <w:rPr>
                <w:ins w:id="559" w:author="WANG" w:date="2014-01-10T09:04:00Z"/>
                <w:rFonts w:ascii="Times New Roman" w:hAnsi="Times New Roman" w:cs="Times New Roman"/>
                <w:sz w:val="18"/>
                <w:szCs w:val="18"/>
                <w:rPrChange w:id="560" w:author="WANG" w:date="2014-01-10T09:07:00Z">
                  <w:rPr>
                    <w:ins w:id="561" w:author="WANG" w:date="2014-01-10T09:04:00Z"/>
                    <w:rFonts w:ascii="Times New Roman" w:hAnsi="Times New Roman" w:cs="Times New Roman"/>
                    <w:color w:val="auto"/>
                  </w:rPr>
                </w:rPrChange>
              </w:rPr>
              <w:pPrChange w:id="562" w:author="WANG" w:date="2014-10-03T11:51:00Z">
                <w:pPr>
                  <w:spacing w:afterLines="50"/>
                  <w:cnfStyle w:val="000000000000"/>
                </w:pPr>
              </w:pPrChange>
            </w:pPr>
            <w:ins w:id="563" w:author="WANG" w:date="2014-10-03T10:47:00Z">
              <w:r>
                <w:rPr>
                  <w:rFonts w:ascii="Times New Roman" w:hAnsi="Times New Roman" w:cs="Times New Roman" w:hint="eastAsia"/>
                  <w:color w:val="auto"/>
                  <w:sz w:val="18"/>
                  <w:szCs w:val="18"/>
                </w:rPr>
                <w:t>7.58</w:t>
              </w:r>
            </w:ins>
          </w:p>
        </w:tc>
        <w:tc>
          <w:tcPr>
            <w:tcW w:w="940" w:type="dxa"/>
            <w:noWrap/>
            <w:vAlign w:val="center"/>
            <w:hideMark/>
            <w:tcPrChange w:id="564" w:author="WANG" w:date="2014-01-15T07:57:00Z">
              <w:tcPr>
                <w:tcW w:w="1080" w:type="dxa"/>
                <w:noWrap/>
                <w:hideMark/>
              </w:tcPr>
            </w:tcPrChange>
          </w:tcPr>
          <w:p w:rsidR="001C680C" w:rsidRDefault="00533329" w:rsidP="00D1719F">
            <w:pPr>
              <w:spacing w:beforeLines="20" w:afterLines="20"/>
              <w:jc w:val="right"/>
              <w:cnfStyle w:val="000000000000"/>
              <w:rPr>
                <w:ins w:id="565" w:author="WANG" w:date="2014-01-10T09:04:00Z"/>
                <w:rFonts w:ascii="Times New Roman" w:hAnsi="Times New Roman" w:cs="Times New Roman"/>
                <w:sz w:val="18"/>
                <w:szCs w:val="18"/>
                <w:rPrChange w:id="566" w:author="WANG" w:date="2014-01-10T09:07:00Z">
                  <w:rPr>
                    <w:ins w:id="567" w:author="WANG" w:date="2014-01-10T09:04:00Z"/>
                    <w:rFonts w:ascii="Times New Roman" w:hAnsi="Times New Roman" w:cs="Times New Roman"/>
                    <w:color w:val="auto"/>
                  </w:rPr>
                </w:rPrChange>
              </w:rPr>
              <w:pPrChange w:id="568" w:author="WANG" w:date="2014-10-03T11:51:00Z">
                <w:pPr>
                  <w:spacing w:afterLines="50"/>
                  <w:cnfStyle w:val="000000000000"/>
                </w:pPr>
              </w:pPrChange>
            </w:pPr>
            <w:ins w:id="569" w:author="WANG" w:date="2014-10-03T10:47:00Z">
              <w:r>
                <w:rPr>
                  <w:rFonts w:ascii="Times New Roman" w:hAnsi="Times New Roman" w:cs="Times New Roman" w:hint="eastAsia"/>
                  <w:color w:val="auto"/>
                  <w:sz w:val="18"/>
                  <w:szCs w:val="18"/>
                </w:rPr>
                <w:t>0.055</w:t>
              </w:r>
            </w:ins>
          </w:p>
        </w:tc>
        <w:tc>
          <w:tcPr>
            <w:tcW w:w="891" w:type="dxa"/>
            <w:vAlign w:val="center"/>
            <w:tcPrChange w:id="570" w:author="WANG" w:date="2014-01-15T07:57:00Z">
              <w:tcPr>
                <w:tcW w:w="1080" w:type="dxa"/>
              </w:tcPr>
            </w:tcPrChange>
          </w:tcPr>
          <w:p w:rsidR="001C680C" w:rsidRDefault="00533329" w:rsidP="00D1719F">
            <w:pPr>
              <w:spacing w:beforeLines="20" w:afterLines="20"/>
              <w:jc w:val="right"/>
              <w:cnfStyle w:val="000000000000"/>
              <w:rPr>
                <w:ins w:id="571" w:author="WANG" w:date="2014-01-10T09:06:00Z"/>
                <w:rFonts w:ascii="Times New Roman" w:hAnsi="Times New Roman" w:cs="Times New Roman"/>
                <w:sz w:val="18"/>
                <w:szCs w:val="18"/>
                <w:rPrChange w:id="572" w:author="WANG" w:date="2014-01-10T09:07:00Z">
                  <w:rPr>
                    <w:ins w:id="573" w:author="WANG" w:date="2014-01-10T09:06:00Z"/>
                    <w:rFonts w:ascii="Times New Roman" w:hAnsi="Times New Roman" w:cs="Times New Roman"/>
                    <w:color w:val="auto"/>
                  </w:rPr>
                </w:rPrChange>
              </w:rPr>
              <w:pPrChange w:id="574" w:author="WANG" w:date="2014-10-03T11:51:00Z">
                <w:pPr>
                  <w:spacing w:afterLines="50"/>
                  <w:cnfStyle w:val="000000000000"/>
                </w:pPr>
              </w:pPrChange>
            </w:pPr>
            <w:ins w:id="575" w:author="WANG" w:date="2014-10-03T10:47:00Z">
              <w:r>
                <w:rPr>
                  <w:rFonts w:ascii="Times New Roman" w:hAnsi="Times New Roman" w:cs="Times New Roman" w:hint="eastAsia"/>
                  <w:color w:val="auto"/>
                  <w:sz w:val="18"/>
                  <w:szCs w:val="18"/>
                </w:rPr>
                <w:t>30.05</w:t>
              </w:r>
            </w:ins>
          </w:p>
        </w:tc>
        <w:tc>
          <w:tcPr>
            <w:tcW w:w="801" w:type="dxa"/>
            <w:vAlign w:val="center"/>
            <w:tcPrChange w:id="576" w:author="WANG" w:date="2014-01-15T07:57:00Z">
              <w:tcPr>
                <w:tcW w:w="1080" w:type="dxa"/>
              </w:tcPr>
            </w:tcPrChange>
          </w:tcPr>
          <w:p w:rsidR="001C680C" w:rsidRDefault="00015E4B" w:rsidP="00D1719F">
            <w:pPr>
              <w:spacing w:beforeLines="20" w:afterLines="20"/>
              <w:jc w:val="right"/>
              <w:cnfStyle w:val="000000000000"/>
              <w:rPr>
                <w:ins w:id="577" w:author="WANG" w:date="2014-01-10T09:06:00Z"/>
                <w:rFonts w:ascii="Times New Roman" w:hAnsi="Times New Roman" w:cs="Times New Roman"/>
                <w:sz w:val="18"/>
                <w:szCs w:val="18"/>
                <w:rPrChange w:id="578" w:author="WANG" w:date="2014-01-10T09:07:00Z">
                  <w:rPr>
                    <w:ins w:id="579" w:author="WANG" w:date="2014-01-10T09:06:00Z"/>
                    <w:rFonts w:ascii="Times New Roman" w:hAnsi="Times New Roman" w:cs="Times New Roman"/>
                    <w:color w:val="auto"/>
                  </w:rPr>
                </w:rPrChange>
              </w:rPr>
              <w:pPrChange w:id="580" w:author="WANG" w:date="2014-10-03T11:51:00Z">
                <w:pPr>
                  <w:spacing w:afterLines="50"/>
                  <w:cnfStyle w:val="000000000000"/>
                </w:pPr>
              </w:pPrChange>
            </w:pPr>
            <w:ins w:id="581" w:author="WANG" w:date="2014-01-15T07:57:00Z">
              <w:r w:rsidRPr="00015E4B">
                <w:rPr>
                  <w:rFonts w:ascii="Times New Roman" w:hAnsi="Times New Roman" w:cs="Times New Roman"/>
                  <w:color w:val="auto"/>
                  <w:sz w:val="18"/>
                  <w:szCs w:val="18"/>
                  <w:rPrChange w:id="582" w:author="WANG" w:date="2014-01-15T07:57:00Z">
                    <w:rPr>
                      <w:color w:val="000000"/>
                      <w:sz w:val="22"/>
                    </w:rPr>
                  </w:rPrChange>
                </w:rPr>
                <w:t>0</w:t>
              </w:r>
              <w:r w:rsidR="003A2BCA">
                <w:rPr>
                  <w:rFonts w:ascii="Times New Roman" w:hAnsi="Times New Roman" w:cs="Times New Roman" w:hint="eastAsia"/>
                  <w:sz w:val="18"/>
                  <w:szCs w:val="18"/>
                </w:rPr>
                <w:t>.000</w:t>
              </w:r>
            </w:ins>
          </w:p>
        </w:tc>
      </w:tr>
      <w:tr w:rsidR="003A2BCA" w:rsidRPr="00E21574" w:rsidTr="005B3F68">
        <w:trPr>
          <w:trHeight w:val="270"/>
          <w:jc w:val="center"/>
          <w:ins w:id="583" w:author="WANG" w:date="2014-01-10T09:04:00Z"/>
          <w:trPrChange w:id="584" w:author="WANG" w:date="2014-01-15T07:57:00Z">
            <w:trPr>
              <w:trHeight w:val="270"/>
            </w:trPr>
          </w:trPrChange>
        </w:trPr>
        <w:tc>
          <w:tcPr>
            <w:cnfStyle w:val="001000000000"/>
            <w:tcW w:w="2541" w:type="dxa"/>
            <w:noWrap/>
            <w:vAlign w:val="center"/>
            <w:hideMark/>
            <w:tcPrChange w:id="585" w:author="WANG" w:date="2014-01-15T07:57:00Z">
              <w:tcPr>
                <w:tcW w:w="1600" w:type="dxa"/>
                <w:noWrap/>
                <w:hideMark/>
              </w:tcPr>
            </w:tcPrChange>
          </w:tcPr>
          <w:p w:rsidR="001C680C" w:rsidRDefault="003A2BCA" w:rsidP="00D1719F">
            <w:pPr>
              <w:spacing w:beforeLines="20" w:afterLines="20"/>
              <w:jc w:val="right"/>
              <w:rPr>
                <w:ins w:id="586" w:author="WANG" w:date="2014-01-10T09:04:00Z"/>
                <w:rFonts w:ascii="Times New Roman" w:hAnsi="Times New Roman" w:cs="Times New Roman"/>
                <w:sz w:val="18"/>
                <w:szCs w:val="18"/>
                <w:rPrChange w:id="587" w:author="WANG" w:date="2014-01-10T09:07:00Z">
                  <w:rPr>
                    <w:ins w:id="588" w:author="WANG" w:date="2014-01-10T09:04:00Z"/>
                    <w:rFonts w:ascii="Times New Roman" w:hAnsi="Times New Roman" w:cs="Times New Roman"/>
                    <w:b w:val="0"/>
                    <w:bCs w:val="0"/>
                    <w:color w:val="auto"/>
                  </w:rPr>
                </w:rPrChange>
              </w:rPr>
              <w:pPrChange w:id="589" w:author="WANG" w:date="2014-10-03T11:51:00Z">
                <w:pPr>
                  <w:spacing w:afterLines="50"/>
                </w:pPr>
              </w:pPrChange>
            </w:pPr>
            <w:ins w:id="590" w:author="WANG" w:date="2014-01-10T09:07:00Z">
              <w:r>
                <w:rPr>
                  <w:rFonts w:ascii="Times New Roman" w:eastAsia="宋体" w:hAnsi="Times New Roman" w:cs="Times New Roman"/>
                  <w:kern w:val="0"/>
                  <w:sz w:val="18"/>
                  <w:szCs w:val="18"/>
                  <w:lang w:val="zh-CN"/>
                </w:rPr>
                <w:t>Accident location</w:t>
              </w:r>
            </w:ins>
          </w:p>
        </w:tc>
        <w:tc>
          <w:tcPr>
            <w:tcW w:w="969" w:type="dxa"/>
            <w:noWrap/>
            <w:vAlign w:val="bottom"/>
            <w:hideMark/>
            <w:tcPrChange w:id="591" w:author="WANG" w:date="2014-01-15T07:57:00Z">
              <w:tcPr>
                <w:tcW w:w="1661" w:type="dxa"/>
                <w:noWrap/>
                <w:hideMark/>
              </w:tcPr>
            </w:tcPrChange>
          </w:tcPr>
          <w:p w:rsidR="001C680C" w:rsidRDefault="00015E4B" w:rsidP="00D1719F">
            <w:pPr>
              <w:spacing w:beforeLines="20" w:afterLines="20"/>
              <w:jc w:val="center"/>
              <w:cnfStyle w:val="000000000000"/>
              <w:rPr>
                <w:ins w:id="592" w:author="WANG" w:date="2014-01-10T09:04:00Z"/>
                <w:rFonts w:ascii="Times New Roman" w:hAnsi="Times New Roman" w:cs="Times New Roman"/>
                <w:sz w:val="18"/>
                <w:szCs w:val="18"/>
                <w:rPrChange w:id="593" w:author="WANG" w:date="2014-01-10T09:07:00Z">
                  <w:rPr>
                    <w:ins w:id="594" w:author="WANG" w:date="2014-01-10T09:04:00Z"/>
                    <w:rFonts w:ascii="Times New Roman" w:hAnsi="Times New Roman" w:cs="Times New Roman"/>
                    <w:color w:val="auto"/>
                  </w:rPr>
                </w:rPrChange>
              </w:rPr>
              <w:pPrChange w:id="595" w:author="WANG" w:date="2014-10-03T11:51:00Z">
                <w:pPr>
                  <w:spacing w:afterLines="50"/>
                  <w:cnfStyle w:val="000000000000"/>
                </w:pPr>
              </w:pPrChange>
            </w:pPr>
            <w:ins w:id="596" w:author="WANG" w:date="2014-01-10T09:04:00Z">
              <w:r w:rsidRPr="00015E4B">
                <w:rPr>
                  <w:rFonts w:ascii="Times New Roman" w:hAnsi="Times New Roman" w:cs="Times New Roman"/>
                  <w:sz w:val="18"/>
                  <w:szCs w:val="18"/>
                  <w:rPrChange w:id="597" w:author="WANG" w:date="2014-01-10T09:07:00Z">
                    <w:rPr>
                      <w:rFonts w:ascii="Times New Roman" w:hAnsi="Times New Roman" w:cs="Times New Roman"/>
                    </w:rPr>
                  </w:rPrChange>
                </w:rPr>
                <w:t>2</w:t>
              </w:r>
            </w:ins>
          </w:p>
        </w:tc>
        <w:tc>
          <w:tcPr>
            <w:tcW w:w="711" w:type="dxa"/>
            <w:noWrap/>
            <w:vAlign w:val="center"/>
            <w:hideMark/>
            <w:tcPrChange w:id="598" w:author="WANG" w:date="2014-01-15T07:57:00Z">
              <w:tcPr>
                <w:tcW w:w="1080" w:type="dxa"/>
                <w:noWrap/>
                <w:hideMark/>
              </w:tcPr>
            </w:tcPrChange>
          </w:tcPr>
          <w:p w:rsidR="001C680C" w:rsidRDefault="00533329" w:rsidP="00D1719F">
            <w:pPr>
              <w:spacing w:beforeLines="20" w:afterLines="20"/>
              <w:jc w:val="right"/>
              <w:cnfStyle w:val="000000000000"/>
              <w:rPr>
                <w:ins w:id="599" w:author="WANG" w:date="2014-01-10T09:04:00Z"/>
                <w:rFonts w:ascii="Times New Roman" w:hAnsi="Times New Roman" w:cs="Times New Roman"/>
                <w:sz w:val="18"/>
                <w:szCs w:val="18"/>
                <w:rPrChange w:id="600" w:author="WANG" w:date="2014-01-10T09:07:00Z">
                  <w:rPr>
                    <w:ins w:id="601" w:author="WANG" w:date="2014-01-10T09:04:00Z"/>
                    <w:rFonts w:ascii="Times New Roman" w:hAnsi="Times New Roman" w:cs="Times New Roman"/>
                    <w:color w:val="auto"/>
                  </w:rPr>
                </w:rPrChange>
              </w:rPr>
              <w:pPrChange w:id="602" w:author="WANG" w:date="2014-10-03T11:51:00Z">
                <w:pPr>
                  <w:spacing w:afterLines="50"/>
                  <w:cnfStyle w:val="000000000000"/>
                </w:pPr>
              </w:pPrChange>
            </w:pPr>
            <w:ins w:id="603" w:author="WANG" w:date="2014-10-03T10:47:00Z">
              <w:r>
                <w:rPr>
                  <w:rFonts w:ascii="Times New Roman" w:hAnsi="Times New Roman" w:cs="Times New Roman" w:hint="eastAsia"/>
                  <w:color w:val="auto"/>
                  <w:sz w:val="18"/>
                  <w:szCs w:val="18"/>
                </w:rPr>
                <w:t>1.10</w:t>
              </w:r>
            </w:ins>
          </w:p>
        </w:tc>
        <w:tc>
          <w:tcPr>
            <w:tcW w:w="940" w:type="dxa"/>
            <w:noWrap/>
            <w:vAlign w:val="center"/>
            <w:hideMark/>
            <w:tcPrChange w:id="604" w:author="WANG" w:date="2014-01-15T07:57:00Z">
              <w:tcPr>
                <w:tcW w:w="1080" w:type="dxa"/>
                <w:noWrap/>
                <w:hideMark/>
              </w:tcPr>
            </w:tcPrChange>
          </w:tcPr>
          <w:p w:rsidR="001C680C" w:rsidRDefault="00533329" w:rsidP="00D1719F">
            <w:pPr>
              <w:spacing w:beforeLines="20" w:afterLines="20"/>
              <w:jc w:val="right"/>
              <w:cnfStyle w:val="000000000000"/>
              <w:rPr>
                <w:ins w:id="605" w:author="WANG" w:date="2014-01-10T09:04:00Z"/>
                <w:rFonts w:ascii="Times New Roman" w:hAnsi="Times New Roman" w:cs="Times New Roman"/>
                <w:sz w:val="18"/>
                <w:szCs w:val="18"/>
                <w:rPrChange w:id="606" w:author="WANG" w:date="2014-01-10T09:07:00Z">
                  <w:rPr>
                    <w:ins w:id="607" w:author="WANG" w:date="2014-01-10T09:04:00Z"/>
                    <w:rFonts w:ascii="Times New Roman" w:hAnsi="Times New Roman" w:cs="Times New Roman"/>
                    <w:color w:val="auto"/>
                  </w:rPr>
                </w:rPrChange>
              </w:rPr>
              <w:pPrChange w:id="608" w:author="WANG" w:date="2014-10-03T11:51:00Z">
                <w:pPr>
                  <w:spacing w:afterLines="50"/>
                  <w:cnfStyle w:val="000000000000"/>
                </w:pPr>
              </w:pPrChange>
            </w:pPr>
            <w:ins w:id="609" w:author="WANG" w:date="2014-10-03T10:47:00Z">
              <w:r>
                <w:rPr>
                  <w:rFonts w:ascii="Times New Roman" w:hAnsi="Times New Roman" w:cs="Times New Roman" w:hint="eastAsia"/>
                  <w:color w:val="auto"/>
                  <w:sz w:val="18"/>
                  <w:szCs w:val="18"/>
                </w:rPr>
                <w:t>0.294</w:t>
              </w:r>
            </w:ins>
          </w:p>
        </w:tc>
        <w:tc>
          <w:tcPr>
            <w:tcW w:w="891" w:type="dxa"/>
            <w:vAlign w:val="center"/>
            <w:tcPrChange w:id="610" w:author="WANG" w:date="2014-01-15T07:57:00Z">
              <w:tcPr>
                <w:tcW w:w="1080" w:type="dxa"/>
              </w:tcPr>
            </w:tcPrChange>
          </w:tcPr>
          <w:p w:rsidR="001C680C" w:rsidRDefault="00533329" w:rsidP="00D1719F">
            <w:pPr>
              <w:spacing w:beforeLines="20" w:afterLines="20"/>
              <w:jc w:val="right"/>
              <w:cnfStyle w:val="000000000000"/>
              <w:rPr>
                <w:ins w:id="611" w:author="WANG" w:date="2014-01-10T09:06:00Z"/>
                <w:rFonts w:ascii="Times New Roman" w:hAnsi="Times New Roman" w:cs="Times New Roman"/>
                <w:sz w:val="18"/>
                <w:szCs w:val="18"/>
                <w:rPrChange w:id="612" w:author="WANG" w:date="2014-01-10T09:07:00Z">
                  <w:rPr>
                    <w:ins w:id="613" w:author="WANG" w:date="2014-01-10T09:06:00Z"/>
                    <w:rFonts w:ascii="Times New Roman" w:hAnsi="Times New Roman" w:cs="Times New Roman"/>
                    <w:color w:val="auto"/>
                  </w:rPr>
                </w:rPrChange>
              </w:rPr>
              <w:pPrChange w:id="614" w:author="WANG" w:date="2014-10-03T11:51:00Z">
                <w:pPr>
                  <w:spacing w:afterLines="50"/>
                  <w:cnfStyle w:val="000000000000"/>
                </w:pPr>
              </w:pPrChange>
            </w:pPr>
            <w:ins w:id="615" w:author="WANG" w:date="2014-10-03T10:47:00Z">
              <w:r>
                <w:rPr>
                  <w:rFonts w:ascii="Times New Roman" w:hAnsi="Times New Roman" w:cs="Times New Roman" w:hint="eastAsia"/>
                  <w:color w:val="auto"/>
                  <w:sz w:val="18"/>
                  <w:szCs w:val="18"/>
                </w:rPr>
                <w:t>2.16</w:t>
              </w:r>
            </w:ins>
          </w:p>
        </w:tc>
        <w:tc>
          <w:tcPr>
            <w:tcW w:w="801" w:type="dxa"/>
            <w:vAlign w:val="center"/>
            <w:tcPrChange w:id="616" w:author="WANG" w:date="2014-01-15T07:57:00Z">
              <w:tcPr>
                <w:tcW w:w="1080" w:type="dxa"/>
              </w:tcPr>
            </w:tcPrChange>
          </w:tcPr>
          <w:p w:rsidR="001C680C" w:rsidRDefault="00533329" w:rsidP="00D1719F">
            <w:pPr>
              <w:spacing w:beforeLines="20" w:afterLines="20"/>
              <w:jc w:val="right"/>
              <w:cnfStyle w:val="000000000000"/>
              <w:rPr>
                <w:ins w:id="617" w:author="WANG" w:date="2014-01-10T09:06:00Z"/>
                <w:rFonts w:ascii="Times New Roman" w:hAnsi="Times New Roman" w:cs="Times New Roman"/>
                <w:sz w:val="18"/>
                <w:szCs w:val="18"/>
                <w:rPrChange w:id="618" w:author="WANG" w:date="2014-01-10T09:07:00Z">
                  <w:rPr>
                    <w:ins w:id="619" w:author="WANG" w:date="2014-01-10T09:06:00Z"/>
                    <w:rFonts w:ascii="Times New Roman" w:hAnsi="Times New Roman" w:cs="Times New Roman"/>
                    <w:color w:val="auto"/>
                  </w:rPr>
                </w:rPrChange>
              </w:rPr>
              <w:pPrChange w:id="620" w:author="WANG" w:date="2014-10-03T11:51:00Z">
                <w:pPr>
                  <w:spacing w:afterLines="50"/>
                  <w:cnfStyle w:val="000000000000"/>
                </w:pPr>
              </w:pPrChange>
            </w:pPr>
            <w:ins w:id="621" w:author="WANG" w:date="2014-10-03T10:47:00Z">
              <w:r>
                <w:rPr>
                  <w:rFonts w:ascii="Times New Roman" w:hAnsi="Times New Roman" w:cs="Times New Roman" w:hint="eastAsia"/>
                  <w:color w:val="auto"/>
                  <w:sz w:val="18"/>
                  <w:szCs w:val="18"/>
                </w:rPr>
                <w:t>0.141</w:t>
              </w:r>
            </w:ins>
          </w:p>
        </w:tc>
      </w:tr>
      <w:tr w:rsidR="003A2BCA" w:rsidRPr="00E21574" w:rsidTr="005B3F68">
        <w:trPr>
          <w:trHeight w:val="270"/>
          <w:jc w:val="center"/>
          <w:ins w:id="622" w:author="WANG" w:date="2014-01-10T09:04:00Z"/>
          <w:trPrChange w:id="623" w:author="WANG" w:date="2014-01-15T07:57:00Z">
            <w:trPr>
              <w:trHeight w:val="270"/>
            </w:trPr>
          </w:trPrChange>
        </w:trPr>
        <w:tc>
          <w:tcPr>
            <w:cnfStyle w:val="001000000000"/>
            <w:tcW w:w="2541" w:type="dxa"/>
            <w:noWrap/>
            <w:vAlign w:val="center"/>
            <w:hideMark/>
            <w:tcPrChange w:id="624" w:author="WANG" w:date="2014-01-15T07:57:00Z">
              <w:tcPr>
                <w:tcW w:w="1600" w:type="dxa"/>
                <w:noWrap/>
                <w:hideMark/>
              </w:tcPr>
            </w:tcPrChange>
          </w:tcPr>
          <w:p w:rsidR="001C680C" w:rsidRDefault="003A2BCA" w:rsidP="00D1719F">
            <w:pPr>
              <w:spacing w:beforeLines="20" w:afterLines="20"/>
              <w:jc w:val="right"/>
              <w:rPr>
                <w:ins w:id="625" w:author="WANG" w:date="2014-01-10T09:04:00Z"/>
                <w:rFonts w:ascii="Times New Roman" w:hAnsi="Times New Roman" w:cs="Times New Roman"/>
                <w:sz w:val="18"/>
                <w:szCs w:val="18"/>
                <w:rPrChange w:id="626" w:author="WANG" w:date="2014-01-10T09:07:00Z">
                  <w:rPr>
                    <w:ins w:id="627" w:author="WANG" w:date="2014-01-10T09:04:00Z"/>
                    <w:rFonts w:ascii="Times New Roman" w:hAnsi="Times New Roman" w:cs="Times New Roman"/>
                    <w:b w:val="0"/>
                    <w:bCs w:val="0"/>
                    <w:color w:val="auto"/>
                  </w:rPr>
                </w:rPrChange>
              </w:rPr>
              <w:pPrChange w:id="628" w:author="WANG" w:date="2014-10-03T11:51:00Z">
                <w:pPr>
                  <w:spacing w:afterLines="50"/>
                </w:pPr>
              </w:pPrChange>
            </w:pPr>
            <w:ins w:id="629" w:author="WANG" w:date="2014-01-10T09:07:00Z">
              <w:r>
                <w:rPr>
                  <w:rFonts w:ascii="Times New Roman" w:eastAsia="宋体" w:hAnsi="Times New Roman" w:cs="Times New Roman"/>
                  <w:kern w:val="0"/>
                  <w:sz w:val="18"/>
                  <w:szCs w:val="18"/>
                </w:rPr>
                <w:t>Accident time of the day</w:t>
              </w:r>
            </w:ins>
          </w:p>
        </w:tc>
        <w:tc>
          <w:tcPr>
            <w:tcW w:w="969" w:type="dxa"/>
            <w:noWrap/>
            <w:vAlign w:val="bottom"/>
            <w:hideMark/>
            <w:tcPrChange w:id="630" w:author="WANG" w:date="2014-01-15T07:57:00Z">
              <w:tcPr>
                <w:tcW w:w="1661" w:type="dxa"/>
                <w:noWrap/>
                <w:hideMark/>
              </w:tcPr>
            </w:tcPrChange>
          </w:tcPr>
          <w:p w:rsidR="001C680C" w:rsidRDefault="00015E4B" w:rsidP="00D1719F">
            <w:pPr>
              <w:spacing w:beforeLines="20" w:afterLines="20"/>
              <w:jc w:val="center"/>
              <w:cnfStyle w:val="000000000000"/>
              <w:rPr>
                <w:ins w:id="631" w:author="WANG" w:date="2014-01-10T09:04:00Z"/>
                <w:rFonts w:ascii="Times New Roman" w:hAnsi="Times New Roman" w:cs="Times New Roman"/>
                <w:sz w:val="18"/>
                <w:szCs w:val="18"/>
                <w:rPrChange w:id="632" w:author="WANG" w:date="2014-01-10T09:07:00Z">
                  <w:rPr>
                    <w:ins w:id="633" w:author="WANG" w:date="2014-01-10T09:04:00Z"/>
                    <w:rFonts w:ascii="Times New Roman" w:hAnsi="Times New Roman" w:cs="Times New Roman"/>
                    <w:color w:val="auto"/>
                  </w:rPr>
                </w:rPrChange>
              </w:rPr>
              <w:pPrChange w:id="634" w:author="WANG" w:date="2014-10-03T11:51:00Z">
                <w:pPr>
                  <w:spacing w:afterLines="50"/>
                  <w:cnfStyle w:val="000000000000"/>
                </w:pPr>
              </w:pPrChange>
            </w:pPr>
            <w:ins w:id="635" w:author="WANG" w:date="2014-01-10T09:04:00Z">
              <w:r w:rsidRPr="00015E4B">
                <w:rPr>
                  <w:rFonts w:ascii="Times New Roman" w:hAnsi="Times New Roman" w:cs="Times New Roman"/>
                  <w:sz w:val="18"/>
                  <w:szCs w:val="18"/>
                  <w:rPrChange w:id="636" w:author="WANG" w:date="2014-01-10T09:07:00Z">
                    <w:rPr>
                      <w:rFonts w:ascii="Times New Roman" w:hAnsi="Times New Roman" w:cs="Times New Roman"/>
                    </w:rPr>
                  </w:rPrChange>
                </w:rPr>
                <w:t>6</w:t>
              </w:r>
            </w:ins>
          </w:p>
        </w:tc>
        <w:tc>
          <w:tcPr>
            <w:tcW w:w="711" w:type="dxa"/>
            <w:noWrap/>
            <w:vAlign w:val="center"/>
            <w:hideMark/>
            <w:tcPrChange w:id="637" w:author="WANG" w:date="2014-01-15T07:57:00Z">
              <w:tcPr>
                <w:tcW w:w="1080" w:type="dxa"/>
                <w:noWrap/>
                <w:hideMark/>
              </w:tcPr>
            </w:tcPrChange>
          </w:tcPr>
          <w:p w:rsidR="001C680C" w:rsidRDefault="00533329" w:rsidP="00D1719F">
            <w:pPr>
              <w:spacing w:beforeLines="20" w:afterLines="20"/>
              <w:jc w:val="right"/>
              <w:cnfStyle w:val="000000000000"/>
              <w:rPr>
                <w:ins w:id="638" w:author="WANG" w:date="2014-01-10T09:04:00Z"/>
                <w:rFonts w:ascii="Times New Roman" w:hAnsi="Times New Roman" w:cs="Times New Roman"/>
                <w:sz w:val="18"/>
                <w:szCs w:val="18"/>
                <w:rPrChange w:id="639" w:author="WANG" w:date="2014-01-10T09:07:00Z">
                  <w:rPr>
                    <w:ins w:id="640" w:author="WANG" w:date="2014-01-10T09:04:00Z"/>
                    <w:rFonts w:ascii="Times New Roman" w:hAnsi="Times New Roman" w:cs="Times New Roman"/>
                    <w:color w:val="auto"/>
                  </w:rPr>
                </w:rPrChange>
              </w:rPr>
              <w:pPrChange w:id="641" w:author="WANG" w:date="2014-10-03T11:51:00Z">
                <w:pPr>
                  <w:spacing w:afterLines="50"/>
                  <w:cnfStyle w:val="000000000000"/>
                </w:pPr>
              </w:pPrChange>
            </w:pPr>
            <w:ins w:id="642" w:author="WANG" w:date="2014-10-03T10:47:00Z">
              <w:r>
                <w:rPr>
                  <w:rFonts w:ascii="Times New Roman" w:hAnsi="Times New Roman" w:cs="Times New Roman" w:hint="eastAsia"/>
                  <w:color w:val="auto"/>
                  <w:sz w:val="18"/>
                  <w:szCs w:val="18"/>
                </w:rPr>
                <w:t>7.76</w:t>
              </w:r>
            </w:ins>
          </w:p>
        </w:tc>
        <w:tc>
          <w:tcPr>
            <w:tcW w:w="940" w:type="dxa"/>
            <w:noWrap/>
            <w:vAlign w:val="center"/>
            <w:hideMark/>
            <w:tcPrChange w:id="643" w:author="WANG" w:date="2014-01-15T07:57:00Z">
              <w:tcPr>
                <w:tcW w:w="1080" w:type="dxa"/>
                <w:noWrap/>
                <w:hideMark/>
              </w:tcPr>
            </w:tcPrChange>
          </w:tcPr>
          <w:p w:rsidR="001C680C" w:rsidRDefault="00533329" w:rsidP="00D1719F">
            <w:pPr>
              <w:spacing w:beforeLines="20" w:afterLines="20"/>
              <w:jc w:val="right"/>
              <w:cnfStyle w:val="000000000000"/>
              <w:rPr>
                <w:ins w:id="644" w:author="WANG" w:date="2014-01-10T09:04:00Z"/>
                <w:rFonts w:ascii="Times New Roman" w:hAnsi="Times New Roman" w:cs="Times New Roman"/>
                <w:sz w:val="18"/>
                <w:szCs w:val="18"/>
                <w:rPrChange w:id="645" w:author="WANG" w:date="2014-01-10T09:07:00Z">
                  <w:rPr>
                    <w:ins w:id="646" w:author="WANG" w:date="2014-01-10T09:04:00Z"/>
                    <w:rFonts w:ascii="Times New Roman" w:hAnsi="Times New Roman" w:cs="Times New Roman"/>
                    <w:color w:val="auto"/>
                  </w:rPr>
                </w:rPrChange>
              </w:rPr>
              <w:pPrChange w:id="647" w:author="WANG" w:date="2014-10-03T11:51:00Z">
                <w:pPr>
                  <w:spacing w:afterLines="50"/>
                  <w:cnfStyle w:val="000000000000"/>
                </w:pPr>
              </w:pPrChange>
            </w:pPr>
            <w:ins w:id="648" w:author="WANG" w:date="2014-10-03T10:47:00Z">
              <w:r>
                <w:rPr>
                  <w:rFonts w:ascii="Times New Roman" w:hAnsi="Times New Roman" w:cs="Times New Roman" w:hint="eastAsia"/>
                  <w:color w:val="auto"/>
                  <w:sz w:val="18"/>
                  <w:szCs w:val="18"/>
                </w:rPr>
                <w:t>0.170</w:t>
              </w:r>
            </w:ins>
          </w:p>
        </w:tc>
        <w:tc>
          <w:tcPr>
            <w:tcW w:w="891" w:type="dxa"/>
            <w:vAlign w:val="center"/>
            <w:tcPrChange w:id="649" w:author="WANG" w:date="2014-01-15T07:57:00Z">
              <w:tcPr>
                <w:tcW w:w="1080" w:type="dxa"/>
              </w:tcPr>
            </w:tcPrChange>
          </w:tcPr>
          <w:p w:rsidR="001C680C" w:rsidRDefault="00533329" w:rsidP="00D1719F">
            <w:pPr>
              <w:spacing w:beforeLines="20" w:afterLines="20"/>
              <w:jc w:val="right"/>
              <w:cnfStyle w:val="000000000000"/>
              <w:rPr>
                <w:ins w:id="650" w:author="WANG" w:date="2014-01-10T09:06:00Z"/>
                <w:rFonts w:ascii="Times New Roman" w:hAnsi="Times New Roman" w:cs="Times New Roman"/>
                <w:sz w:val="18"/>
                <w:szCs w:val="18"/>
                <w:rPrChange w:id="651" w:author="WANG" w:date="2014-01-10T09:07:00Z">
                  <w:rPr>
                    <w:ins w:id="652" w:author="WANG" w:date="2014-01-10T09:06:00Z"/>
                    <w:rFonts w:ascii="Times New Roman" w:hAnsi="Times New Roman" w:cs="Times New Roman"/>
                    <w:color w:val="auto"/>
                  </w:rPr>
                </w:rPrChange>
              </w:rPr>
              <w:pPrChange w:id="653" w:author="WANG" w:date="2014-10-03T11:51:00Z">
                <w:pPr>
                  <w:spacing w:afterLines="50"/>
                  <w:cnfStyle w:val="000000000000"/>
                </w:pPr>
              </w:pPrChange>
            </w:pPr>
            <w:ins w:id="654" w:author="WANG" w:date="2014-10-03T10:47:00Z">
              <w:r>
                <w:rPr>
                  <w:rFonts w:ascii="Times New Roman" w:hAnsi="Times New Roman" w:cs="Times New Roman" w:hint="eastAsia"/>
                  <w:color w:val="auto"/>
                  <w:sz w:val="18"/>
                  <w:szCs w:val="18"/>
                </w:rPr>
                <w:t>64.03</w:t>
              </w:r>
            </w:ins>
          </w:p>
        </w:tc>
        <w:tc>
          <w:tcPr>
            <w:tcW w:w="801" w:type="dxa"/>
            <w:vAlign w:val="center"/>
            <w:tcPrChange w:id="655" w:author="WANG" w:date="2014-01-15T07:57:00Z">
              <w:tcPr>
                <w:tcW w:w="1080" w:type="dxa"/>
              </w:tcPr>
            </w:tcPrChange>
          </w:tcPr>
          <w:p w:rsidR="001C680C" w:rsidRDefault="00015E4B" w:rsidP="00D1719F">
            <w:pPr>
              <w:spacing w:beforeLines="20" w:afterLines="20"/>
              <w:jc w:val="right"/>
              <w:cnfStyle w:val="000000000000"/>
              <w:rPr>
                <w:ins w:id="656" w:author="WANG" w:date="2014-01-10T09:06:00Z"/>
                <w:rFonts w:ascii="Times New Roman" w:hAnsi="Times New Roman" w:cs="Times New Roman"/>
                <w:sz w:val="18"/>
                <w:szCs w:val="18"/>
                <w:rPrChange w:id="657" w:author="WANG" w:date="2014-01-10T09:07:00Z">
                  <w:rPr>
                    <w:ins w:id="658" w:author="WANG" w:date="2014-01-10T09:06:00Z"/>
                    <w:rFonts w:ascii="Times New Roman" w:hAnsi="Times New Roman" w:cs="Times New Roman"/>
                    <w:color w:val="auto"/>
                  </w:rPr>
                </w:rPrChange>
              </w:rPr>
              <w:pPrChange w:id="659" w:author="WANG" w:date="2014-10-03T11:51:00Z">
                <w:pPr>
                  <w:spacing w:afterLines="50"/>
                  <w:cnfStyle w:val="000000000000"/>
                </w:pPr>
              </w:pPrChange>
            </w:pPr>
            <w:ins w:id="660" w:author="WANG" w:date="2014-01-15T07:57:00Z">
              <w:r w:rsidRPr="00015E4B">
                <w:rPr>
                  <w:rFonts w:ascii="Times New Roman" w:hAnsi="Times New Roman" w:cs="Times New Roman"/>
                  <w:color w:val="auto"/>
                  <w:sz w:val="18"/>
                  <w:szCs w:val="18"/>
                  <w:rPrChange w:id="661" w:author="WANG" w:date="2014-01-15T07:57:00Z">
                    <w:rPr>
                      <w:color w:val="000000"/>
                      <w:sz w:val="22"/>
                    </w:rPr>
                  </w:rPrChange>
                </w:rPr>
                <w:t>0</w:t>
              </w:r>
              <w:r w:rsidR="003A2BCA">
                <w:rPr>
                  <w:rFonts w:ascii="Times New Roman" w:hAnsi="Times New Roman" w:cs="Times New Roman" w:hint="eastAsia"/>
                  <w:sz w:val="18"/>
                  <w:szCs w:val="18"/>
                </w:rPr>
                <w:t>.000</w:t>
              </w:r>
            </w:ins>
          </w:p>
        </w:tc>
      </w:tr>
      <w:tr w:rsidR="003A2BCA" w:rsidRPr="00E21574" w:rsidTr="005B3F68">
        <w:trPr>
          <w:trHeight w:val="270"/>
          <w:jc w:val="center"/>
          <w:ins w:id="662" w:author="WANG" w:date="2014-01-10T09:04:00Z"/>
          <w:trPrChange w:id="663" w:author="WANG" w:date="2014-01-15T07:57:00Z">
            <w:trPr>
              <w:trHeight w:val="270"/>
            </w:trPr>
          </w:trPrChange>
        </w:trPr>
        <w:tc>
          <w:tcPr>
            <w:cnfStyle w:val="001000000000"/>
            <w:tcW w:w="2541" w:type="dxa"/>
            <w:noWrap/>
            <w:vAlign w:val="center"/>
            <w:hideMark/>
            <w:tcPrChange w:id="664" w:author="WANG" w:date="2014-01-15T07:57:00Z">
              <w:tcPr>
                <w:tcW w:w="1600" w:type="dxa"/>
                <w:noWrap/>
                <w:hideMark/>
              </w:tcPr>
            </w:tcPrChange>
          </w:tcPr>
          <w:p w:rsidR="001C680C" w:rsidRDefault="003A2BCA" w:rsidP="00D1719F">
            <w:pPr>
              <w:spacing w:beforeLines="20" w:afterLines="20"/>
              <w:jc w:val="right"/>
              <w:rPr>
                <w:ins w:id="665" w:author="WANG" w:date="2014-01-10T09:04:00Z"/>
                <w:rFonts w:ascii="Times New Roman" w:hAnsi="Times New Roman" w:cs="Times New Roman"/>
                <w:sz w:val="18"/>
                <w:szCs w:val="18"/>
                <w:rPrChange w:id="666" w:author="WANG" w:date="2014-01-10T09:07:00Z">
                  <w:rPr>
                    <w:ins w:id="667" w:author="WANG" w:date="2014-01-10T09:04:00Z"/>
                    <w:rFonts w:ascii="Times New Roman" w:hAnsi="Times New Roman" w:cs="Times New Roman"/>
                    <w:b w:val="0"/>
                    <w:bCs w:val="0"/>
                    <w:color w:val="auto"/>
                  </w:rPr>
                </w:rPrChange>
              </w:rPr>
              <w:pPrChange w:id="668" w:author="WANG" w:date="2014-10-03T11:51:00Z">
                <w:pPr>
                  <w:spacing w:afterLines="50"/>
                </w:pPr>
              </w:pPrChange>
            </w:pPr>
            <w:ins w:id="669" w:author="WANG" w:date="2014-01-10T09:07:00Z">
              <w:r>
                <w:rPr>
                  <w:rFonts w:ascii="Times New Roman" w:eastAsia="宋体" w:hAnsi="Times New Roman" w:cs="Times New Roman"/>
                  <w:kern w:val="0"/>
                  <w:sz w:val="18"/>
                  <w:szCs w:val="18"/>
                  <w:lang w:val="zh-CN"/>
                </w:rPr>
                <w:t>Primary cause</w:t>
              </w:r>
            </w:ins>
          </w:p>
        </w:tc>
        <w:tc>
          <w:tcPr>
            <w:tcW w:w="969" w:type="dxa"/>
            <w:noWrap/>
            <w:vAlign w:val="bottom"/>
            <w:hideMark/>
            <w:tcPrChange w:id="670" w:author="WANG" w:date="2014-01-15T07:57:00Z">
              <w:tcPr>
                <w:tcW w:w="1661" w:type="dxa"/>
                <w:noWrap/>
                <w:hideMark/>
              </w:tcPr>
            </w:tcPrChange>
          </w:tcPr>
          <w:p w:rsidR="001C680C" w:rsidRDefault="00015E4B" w:rsidP="00D1719F">
            <w:pPr>
              <w:spacing w:beforeLines="20" w:afterLines="20"/>
              <w:jc w:val="center"/>
              <w:cnfStyle w:val="000000000000"/>
              <w:rPr>
                <w:ins w:id="671" w:author="WANG" w:date="2014-01-10T09:04:00Z"/>
                <w:rFonts w:ascii="Times New Roman" w:hAnsi="Times New Roman" w:cs="Times New Roman"/>
                <w:sz w:val="18"/>
                <w:szCs w:val="18"/>
                <w:rPrChange w:id="672" w:author="WANG" w:date="2014-01-10T09:07:00Z">
                  <w:rPr>
                    <w:ins w:id="673" w:author="WANG" w:date="2014-01-10T09:04:00Z"/>
                    <w:rFonts w:ascii="Times New Roman" w:hAnsi="Times New Roman" w:cs="Times New Roman"/>
                    <w:color w:val="auto"/>
                  </w:rPr>
                </w:rPrChange>
              </w:rPr>
              <w:pPrChange w:id="674" w:author="WANG" w:date="2014-10-03T11:51:00Z">
                <w:pPr>
                  <w:spacing w:afterLines="50"/>
                  <w:cnfStyle w:val="000000000000"/>
                </w:pPr>
              </w:pPrChange>
            </w:pPr>
            <w:ins w:id="675" w:author="WANG" w:date="2014-01-10T09:04:00Z">
              <w:r w:rsidRPr="00015E4B">
                <w:rPr>
                  <w:rFonts w:ascii="Times New Roman" w:hAnsi="Times New Roman" w:cs="Times New Roman"/>
                  <w:sz w:val="18"/>
                  <w:szCs w:val="18"/>
                  <w:rPrChange w:id="676" w:author="WANG" w:date="2014-01-10T09:07:00Z">
                    <w:rPr>
                      <w:rFonts w:ascii="Times New Roman" w:hAnsi="Times New Roman" w:cs="Times New Roman"/>
                    </w:rPr>
                  </w:rPrChange>
                </w:rPr>
                <w:t>3</w:t>
              </w:r>
            </w:ins>
          </w:p>
        </w:tc>
        <w:tc>
          <w:tcPr>
            <w:tcW w:w="711" w:type="dxa"/>
            <w:noWrap/>
            <w:vAlign w:val="center"/>
            <w:hideMark/>
            <w:tcPrChange w:id="677" w:author="WANG" w:date="2014-01-15T07:57:00Z">
              <w:tcPr>
                <w:tcW w:w="1080" w:type="dxa"/>
                <w:noWrap/>
                <w:hideMark/>
              </w:tcPr>
            </w:tcPrChange>
          </w:tcPr>
          <w:p w:rsidR="001C680C" w:rsidRDefault="00533329" w:rsidP="00D1719F">
            <w:pPr>
              <w:spacing w:beforeLines="20" w:afterLines="20"/>
              <w:jc w:val="right"/>
              <w:cnfStyle w:val="000000000000"/>
              <w:rPr>
                <w:ins w:id="678" w:author="WANG" w:date="2014-01-10T09:04:00Z"/>
                <w:rFonts w:ascii="Times New Roman" w:hAnsi="Times New Roman" w:cs="Times New Roman"/>
                <w:sz w:val="18"/>
                <w:szCs w:val="18"/>
                <w:rPrChange w:id="679" w:author="WANG" w:date="2014-01-10T09:07:00Z">
                  <w:rPr>
                    <w:ins w:id="680" w:author="WANG" w:date="2014-01-10T09:04:00Z"/>
                    <w:rFonts w:ascii="Times New Roman" w:hAnsi="Times New Roman" w:cs="Times New Roman"/>
                    <w:color w:val="auto"/>
                  </w:rPr>
                </w:rPrChange>
              </w:rPr>
              <w:pPrChange w:id="681" w:author="WANG" w:date="2014-10-03T11:51:00Z">
                <w:pPr>
                  <w:spacing w:afterLines="50"/>
                  <w:cnfStyle w:val="000000000000"/>
                </w:pPr>
              </w:pPrChange>
            </w:pPr>
            <w:ins w:id="682" w:author="WANG" w:date="2014-10-03T10:47:00Z">
              <w:r>
                <w:rPr>
                  <w:rFonts w:ascii="Times New Roman" w:hAnsi="Times New Roman" w:cs="Times New Roman" w:hint="eastAsia"/>
                  <w:color w:val="auto"/>
                  <w:sz w:val="18"/>
                  <w:szCs w:val="18"/>
                </w:rPr>
                <w:t>6.97</w:t>
              </w:r>
            </w:ins>
          </w:p>
        </w:tc>
        <w:tc>
          <w:tcPr>
            <w:tcW w:w="940" w:type="dxa"/>
            <w:noWrap/>
            <w:vAlign w:val="center"/>
            <w:hideMark/>
            <w:tcPrChange w:id="683" w:author="WANG" w:date="2014-01-15T07:57:00Z">
              <w:tcPr>
                <w:tcW w:w="1080" w:type="dxa"/>
                <w:noWrap/>
                <w:hideMark/>
              </w:tcPr>
            </w:tcPrChange>
          </w:tcPr>
          <w:p w:rsidR="001C680C" w:rsidRDefault="00533329" w:rsidP="00D1719F">
            <w:pPr>
              <w:spacing w:beforeLines="20" w:afterLines="20"/>
              <w:jc w:val="right"/>
              <w:cnfStyle w:val="000000000000"/>
              <w:rPr>
                <w:ins w:id="684" w:author="WANG" w:date="2014-01-10T09:04:00Z"/>
                <w:rFonts w:ascii="Times New Roman" w:hAnsi="Times New Roman" w:cs="Times New Roman"/>
                <w:sz w:val="18"/>
                <w:szCs w:val="18"/>
                <w:rPrChange w:id="685" w:author="WANG" w:date="2014-01-10T09:07:00Z">
                  <w:rPr>
                    <w:ins w:id="686" w:author="WANG" w:date="2014-01-10T09:04:00Z"/>
                    <w:rFonts w:ascii="Times New Roman" w:hAnsi="Times New Roman" w:cs="Times New Roman"/>
                    <w:color w:val="auto"/>
                  </w:rPr>
                </w:rPrChange>
              </w:rPr>
              <w:pPrChange w:id="687" w:author="WANG" w:date="2014-10-03T11:51:00Z">
                <w:pPr>
                  <w:spacing w:afterLines="50"/>
                  <w:cnfStyle w:val="000000000000"/>
                </w:pPr>
              </w:pPrChange>
            </w:pPr>
            <w:ins w:id="688" w:author="WANG" w:date="2014-10-03T10:48:00Z">
              <w:r>
                <w:rPr>
                  <w:rFonts w:ascii="Times New Roman" w:hAnsi="Times New Roman" w:cs="Times New Roman" w:hint="eastAsia"/>
                  <w:color w:val="auto"/>
                  <w:sz w:val="18"/>
                  <w:szCs w:val="18"/>
                </w:rPr>
                <w:t>0.031</w:t>
              </w:r>
            </w:ins>
          </w:p>
        </w:tc>
        <w:tc>
          <w:tcPr>
            <w:tcW w:w="891" w:type="dxa"/>
            <w:vAlign w:val="center"/>
            <w:tcPrChange w:id="689" w:author="WANG" w:date="2014-01-15T07:57:00Z">
              <w:tcPr>
                <w:tcW w:w="1080" w:type="dxa"/>
              </w:tcPr>
            </w:tcPrChange>
          </w:tcPr>
          <w:p w:rsidR="001C680C" w:rsidRDefault="00533329" w:rsidP="00D1719F">
            <w:pPr>
              <w:spacing w:beforeLines="20" w:afterLines="20"/>
              <w:jc w:val="right"/>
              <w:cnfStyle w:val="000000000000"/>
              <w:rPr>
                <w:ins w:id="690" w:author="WANG" w:date="2014-01-10T09:06:00Z"/>
                <w:rFonts w:ascii="Times New Roman" w:hAnsi="Times New Roman" w:cs="Times New Roman"/>
                <w:sz w:val="18"/>
                <w:szCs w:val="18"/>
                <w:rPrChange w:id="691" w:author="WANG" w:date="2014-01-10T09:07:00Z">
                  <w:rPr>
                    <w:ins w:id="692" w:author="WANG" w:date="2014-01-10T09:06:00Z"/>
                    <w:rFonts w:ascii="Times New Roman" w:hAnsi="Times New Roman" w:cs="Times New Roman"/>
                    <w:color w:val="auto"/>
                  </w:rPr>
                </w:rPrChange>
              </w:rPr>
              <w:pPrChange w:id="693" w:author="WANG" w:date="2014-10-03T11:51:00Z">
                <w:pPr>
                  <w:spacing w:afterLines="50"/>
                  <w:cnfStyle w:val="000000000000"/>
                </w:pPr>
              </w:pPrChange>
            </w:pPr>
            <w:ins w:id="694" w:author="WANG" w:date="2014-10-03T10:48:00Z">
              <w:r>
                <w:rPr>
                  <w:rFonts w:ascii="Times New Roman" w:hAnsi="Times New Roman" w:cs="Times New Roman" w:hint="eastAsia"/>
                  <w:color w:val="auto"/>
                  <w:sz w:val="18"/>
                  <w:szCs w:val="18"/>
                </w:rPr>
                <w:t>32.68</w:t>
              </w:r>
            </w:ins>
          </w:p>
        </w:tc>
        <w:tc>
          <w:tcPr>
            <w:tcW w:w="801" w:type="dxa"/>
            <w:vAlign w:val="center"/>
            <w:tcPrChange w:id="695" w:author="WANG" w:date="2014-01-15T07:57:00Z">
              <w:tcPr>
                <w:tcW w:w="1080" w:type="dxa"/>
              </w:tcPr>
            </w:tcPrChange>
          </w:tcPr>
          <w:p w:rsidR="001C680C" w:rsidRDefault="00015E4B" w:rsidP="00D1719F">
            <w:pPr>
              <w:spacing w:beforeLines="20" w:afterLines="20"/>
              <w:jc w:val="right"/>
              <w:cnfStyle w:val="000000000000"/>
              <w:rPr>
                <w:ins w:id="696" w:author="WANG" w:date="2014-01-10T09:06:00Z"/>
                <w:rFonts w:ascii="Times New Roman" w:hAnsi="Times New Roman" w:cs="Times New Roman"/>
                <w:sz w:val="18"/>
                <w:szCs w:val="18"/>
                <w:rPrChange w:id="697" w:author="WANG" w:date="2014-01-10T09:07:00Z">
                  <w:rPr>
                    <w:ins w:id="698" w:author="WANG" w:date="2014-01-10T09:06:00Z"/>
                    <w:rFonts w:ascii="Times New Roman" w:hAnsi="Times New Roman" w:cs="Times New Roman"/>
                    <w:color w:val="auto"/>
                  </w:rPr>
                </w:rPrChange>
              </w:rPr>
              <w:pPrChange w:id="699" w:author="WANG" w:date="2014-10-03T11:51:00Z">
                <w:pPr>
                  <w:spacing w:afterLines="50"/>
                  <w:cnfStyle w:val="000000000000"/>
                </w:pPr>
              </w:pPrChange>
            </w:pPr>
            <w:ins w:id="700" w:author="WANG" w:date="2014-01-15T07:57:00Z">
              <w:r w:rsidRPr="00015E4B">
                <w:rPr>
                  <w:rFonts w:ascii="Times New Roman" w:hAnsi="Times New Roman" w:cs="Times New Roman"/>
                  <w:color w:val="auto"/>
                  <w:sz w:val="18"/>
                  <w:szCs w:val="18"/>
                  <w:rPrChange w:id="701" w:author="WANG" w:date="2014-01-15T07:57:00Z">
                    <w:rPr>
                      <w:color w:val="000000"/>
                      <w:sz w:val="22"/>
                    </w:rPr>
                  </w:rPrChange>
                </w:rPr>
                <w:t>0</w:t>
              </w:r>
              <w:r w:rsidR="003A2BCA">
                <w:rPr>
                  <w:rFonts w:ascii="Times New Roman" w:hAnsi="Times New Roman" w:cs="Times New Roman" w:hint="eastAsia"/>
                  <w:sz w:val="18"/>
                  <w:szCs w:val="18"/>
                </w:rPr>
                <w:t>.000</w:t>
              </w:r>
            </w:ins>
          </w:p>
        </w:tc>
      </w:tr>
      <w:tr w:rsidR="003A2BCA" w:rsidRPr="00E21574" w:rsidTr="005B3F68">
        <w:trPr>
          <w:trHeight w:val="270"/>
          <w:jc w:val="center"/>
          <w:ins w:id="702" w:author="WANG" w:date="2014-01-10T09:04:00Z"/>
          <w:trPrChange w:id="703" w:author="WANG" w:date="2014-01-15T07:57:00Z">
            <w:trPr>
              <w:trHeight w:val="270"/>
            </w:trPr>
          </w:trPrChange>
        </w:trPr>
        <w:tc>
          <w:tcPr>
            <w:cnfStyle w:val="001000000000"/>
            <w:tcW w:w="2541" w:type="dxa"/>
            <w:noWrap/>
            <w:vAlign w:val="center"/>
            <w:hideMark/>
            <w:tcPrChange w:id="704" w:author="WANG" w:date="2014-01-15T07:57:00Z">
              <w:tcPr>
                <w:tcW w:w="1600" w:type="dxa"/>
                <w:noWrap/>
                <w:hideMark/>
              </w:tcPr>
            </w:tcPrChange>
          </w:tcPr>
          <w:p w:rsidR="001C680C" w:rsidRDefault="003A2BCA" w:rsidP="00D1719F">
            <w:pPr>
              <w:spacing w:beforeLines="20" w:afterLines="20"/>
              <w:jc w:val="right"/>
              <w:rPr>
                <w:ins w:id="705" w:author="WANG" w:date="2014-01-10T09:04:00Z"/>
                <w:rFonts w:ascii="Times New Roman" w:hAnsi="Times New Roman" w:cs="Times New Roman"/>
                <w:sz w:val="18"/>
                <w:szCs w:val="18"/>
                <w:rPrChange w:id="706" w:author="WANG" w:date="2014-01-10T09:07:00Z">
                  <w:rPr>
                    <w:ins w:id="707" w:author="WANG" w:date="2014-01-10T09:04:00Z"/>
                    <w:rFonts w:ascii="Times New Roman" w:hAnsi="Times New Roman" w:cs="Times New Roman"/>
                    <w:b w:val="0"/>
                    <w:bCs w:val="0"/>
                    <w:color w:val="auto"/>
                  </w:rPr>
                </w:rPrChange>
              </w:rPr>
              <w:pPrChange w:id="708" w:author="WANG" w:date="2014-10-03T11:51:00Z">
                <w:pPr>
                  <w:spacing w:afterLines="50"/>
                </w:pPr>
              </w:pPrChange>
            </w:pPr>
            <w:ins w:id="709" w:author="WANG" w:date="2014-01-10T09:07:00Z">
              <w:r>
                <w:rPr>
                  <w:rFonts w:ascii="Times New Roman" w:eastAsia="宋体" w:hAnsi="Times New Roman" w:cs="Times New Roman"/>
                  <w:kern w:val="0"/>
                  <w:sz w:val="18"/>
                  <w:szCs w:val="18"/>
                  <w:lang w:val="zh-CN"/>
                </w:rPr>
                <w:t>Intersection control</w:t>
              </w:r>
            </w:ins>
          </w:p>
        </w:tc>
        <w:tc>
          <w:tcPr>
            <w:tcW w:w="969" w:type="dxa"/>
            <w:noWrap/>
            <w:vAlign w:val="bottom"/>
            <w:hideMark/>
            <w:tcPrChange w:id="710" w:author="WANG" w:date="2014-01-15T07:57:00Z">
              <w:tcPr>
                <w:tcW w:w="1661" w:type="dxa"/>
                <w:noWrap/>
                <w:hideMark/>
              </w:tcPr>
            </w:tcPrChange>
          </w:tcPr>
          <w:p w:rsidR="001C680C" w:rsidRDefault="00015E4B" w:rsidP="00D1719F">
            <w:pPr>
              <w:spacing w:beforeLines="20" w:afterLines="20"/>
              <w:jc w:val="center"/>
              <w:cnfStyle w:val="000000000000"/>
              <w:rPr>
                <w:ins w:id="711" w:author="WANG" w:date="2014-01-10T09:04:00Z"/>
                <w:rFonts w:ascii="Times New Roman" w:hAnsi="Times New Roman" w:cs="Times New Roman"/>
                <w:sz w:val="18"/>
                <w:szCs w:val="18"/>
                <w:rPrChange w:id="712" w:author="WANG" w:date="2014-01-10T09:07:00Z">
                  <w:rPr>
                    <w:ins w:id="713" w:author="WANG" w:date="2014-01-10T09:04:00Z"/>
                    <w:rFonts w:ascii="Times New Roman" w:hAnsi="Times New Roman" w:cs="Times New Roman"/>
                    <w:color w:val="auto"/>
                    <w:sz w:val="24"/>
                  </w:rPr>
                </w:rPrChange>
              </w:rPr>
              <w:pPrChange w:id="714" w:author="WANG" w:date="2014-10-03T11:51:00Z">
                <w:pPr>
                  <w:spacing w:afterLines="50"/>
                  <w:cnfStyle w:val="000000000000"/>
                </w:pPr>
              </w:pPrChange>
            </w:pPr>
            <w:ins w:id="715" w:author="WANG" w:date="2014-01-10T09:04:00Z">
              <w:r w:rsidRPr="00015E4B">
                <w:rPr>
                  <w:rFonts w:ascii="Times New Roman" w:hAnsi="Times New Roman" w:cs="Times New Roman"/>
                  <w:sz w:val="18"/>
                  <w:szCs w:val="18"/>
                  <w:rPrChange w:id="716" w:author="WANG" w:date="2014-01-10T09:07:00Z">
                    <w:rPr>
                      <w:rFonts w:ascii="Times New Roman" w:hAnsi="Times New Roman" w:cs="Times New Roman"/>
                    </w:rPr>
                  </w:rPrChange>
                </w:rPr>
                <w:t>2</w:t>
              </w:r>
            </w:ins>
          </w:p>
        </w:tc>
        <w:tc>
          <w:tcPr>
            <w:tcW w:w="711" w:type="dxa"/>
            <w:noWrap/>
            <w:vAlign w:val="center"/>
            <w:hideMark/>
            <w:tcPrChange w:id="717" w:author="WANG" w:date="2014-01-15T07:57:00Z">
              <w:tcPr>
                <w:tcW w:w="1080" w:type="dxa"/>
                <w:noWrap/>
                <w:hideMark/>
              </w:tcPr>
            </w:tcPrChange>
          </w:tcPr>
          <w:p w:rsidR="001C680C" w:rsidRDefault="00533329" w:rsidP="00D1719F">
            <w:pPr>
              <w:spacing w:beforeLines="20" w:afterLines="20"/>
              <w:jc w:val="right"/>
              <w:cnfStyle w:val="000000000000"/>
              <w:rPr>
                <w:ins w:id="718" w:author="WANG" w:date="2014-01-10T09:04:00Z"/>
                <w:rFonts w:ascii="Times New Roman" w:hAnsi="Times New Roman" w:cs="Times New Roman"/>
                <w:sz w:val="18"/>
                <w:szCs w:val="18"/>
                <w:rPrChange w:id="719" w:author="WANG" w:date="2014-01-10T09:07:00Z">
                  <w:rPr>
                    <w:ins w:id="720" w:author="WANG" w:date="2014-01-10T09:04:00Z"/>
                    <w:rFonts w:ascii="Times New Roman" w:hAnsi="Times New Roman" w:cs="Times New Roman"/>
                    <w:color w:val="auto"/>
                    <w:sz w:val="24"/>
                  </w:rPr>
                </w:rPrChange>
              </w:rPr>
              <w:pPrChange w:id="721" w:author="WANG" w:date="2014-10-03T11:51:00Z">
                <w:pPr>
                  <w:spacing w:afterLines="50"/>
                  <w:cnfStyle w:val="000000000000"/>
                </w:pPr>
              </w:pPrChange>
            </w:pPr>
            <w:ins w:id="722" w:author="WANG" w:date="2014-10-03T10:48:00Z">
              <w:r>
                <w:rPr>
                  <w:rFonts w:ascii="Times New Roman" w:hAnsi="Times New Roman" w:cs="Times New Roman" w:hint="eastAsia"/>
                  <w:color w:val="auto"/>
                  <w:sz w:val="18"/>
                  <w:szCs w:val="18"/>
                </w:rPr>
                <w:t>0.05</w:t>
              </w:r>
            </w:ins>
          </w:p>
        </w:tc>
        <w:tc>
          <w:tcPr>
            <w:tcW w:w="940" w:type="dxa"/>
            <w:noWrap/>
            <w:vAlign w:val="center"/>
            <w:hideMark/>
            <w:tcPrChange w:id="723" w:author="WANG" w:date="2014-01-15T07:57:00Z">
              <w:tcPr>
                <w:tcW w:w="1080" w:type="dxa"/>
                <w:noWrap/>
                <w:hideMark/>
              </w:tcPr>
            </w:tcPrChange>
          </w:tcPr>
          <w:p w:rsidR="001C680C" w:rsidRDefault="00533329" w:rsidP="00D1719F">
            <w:pPr>
              <w:spacing w:beforeLines="20" w:afterLines="20"/>
              <w:jc w:val="right"/>
              <w:cnfStyle w:val="000000000000"/>
              <w:rPr>
                <w:ins w:id="724" w:author="WANG" w:date="2014-01-10T09:04:00Z"/>
                <w:rFonts w:ascii="Times New Roman" w:hAnsi="Times New Roman" w:cs="Times New Roman"/>
                <w:sz w:val="18"/>
                <w:szCs w:val="18"/>
                <w:rPrChange w:id="725" w:author="WANG" w:date="2014-01-10T09:07:00Z">
                  <w:rPr>
                    <w:ins w:id="726" w:author="WANG" w:date="2014-01-10T09:04:00Z"/>
                    <w:rFonts w:ascii="Times New Roman" w:hAnsi="Times New Roman" w:cs="Times New Roman"/>
                    <w:color w:val="auto"/>
                    <w:sz w:val="24"/>
                  </w:rPr>
                </w:rPrChange>
              </w:rPr>
              <w:pPrChange w:id="727" w:author="WANG" w:date="2014-10-03T11:51:00Z">
                <w:pPr>
                  <w:spacing w:afterLines="50"/>
                  <w:cnfStyle w:val="000000000000"/>
                </w:pPr>
              </w:pPrChange>
            </w:pPr>
            <w:ins w:id="728" w:author="WANG" w:date="2014-10-03T10:48:00Z">
              <w:r>
                <w:rPr>
                  <w:rFonts w:ascii="Times New Roman" w:hAnsi="Times New Roman" w:cs="Times New Roman" w:hint="eastAsia"/>
                  <w:color w:val="auto"/>
                  <w:sz w:val="18"/>
                  <w:szCs w:val="18"/>
                </w:rPr>
                <w:t>0.817</w:t>
              </w:r>
            </w:ins>
          </w:p>
        </w:tc>
        <w:tc>
          <w:tcPr>
            <w:tcW w:w="891" w:type="dxa"/>
            <w:vAlign w:val="center"/>
            <w:tcPrChange w:id="729" w:author="WANG" w:date="2014-01-15T07:57:00Z">
              <w:tcPr>
                <w:tcW w:w="1080" w:type="dxa"/>
              </w:tcPr>
            </w:tcPrChange>
          </w:tcPr>
          <w:p w:rsidR="001C680C" w:rsidRDefault="00533329" w:rsidP="00D1719F">
            <w:pPr>
              <w:spacing w:beforeLines="20" w:afterLines="20"/>
              <w:jc w:val="right"/>
              <w:cnfStyle w:val="000000000000"/>
              <w:rPr>
                <w:ins w:id="730" w:author="WANG" w:date="2014-01-10T09:06:00Z"/>
                <w:rFonts w:ascii="Times New Roman" w:hAnsi="Times New Roman" w:cs="Times New Roman"/>
                <w:sz w:val="18"/>
                <w:szCs w:val="18"/>
                <w:rPrChange w:id="731" w:author="WANG" w:date="2014-01-10T09:07:00Z">
                  <w:rPr>
                    <w:ins w:id="732" w:author="WANG" w:date="2014-01-10T09:06:00Z"/>
                    <w:rFonts w:ascii="Times New Roman" w:hAnsi="Times New Roman" w:cs="Times New Roman"/>
                    <w:color w:val="auto"/>
                    <w:sz w:val="24"/>
                  </w:rPr>
                </w:rPrChange>
              </w:rPr>
              <w:pPrChange w:id="733" w:author="WANG" w:date="2014-10-03T11:51:00Z">
                <w:pPr>
                  <w:spacing w:afterLines="50"/>
                  <w:cnfStyle w:val="000000000000"/>
                </w:pPr>
              </w:pPrChange>
            </w:pPr>
            <w:ins w:id="734" w:author="WANG" w:date="2014-10-03T10:48:00Z">
              <w:r>
                <w:rPr>
                  <w:rFonts w:ascii="Times New Roman" w:hAnsi="Times New Roman" w:cs="Times New Roman" w:hint="eastAsia"/>
                  <w:color w:val="auto"/>
                  <w:sz w:val="18"/>
                  <w:szCs w:val="18"/>
                </w:rPr>
                <w:t>1.22</w:t>
              </w:r>
            </w:ins>
          </w:p>
        </w:tc>
        <w:tc>
          <w:tcPr>
            <w:tcW w:w="801" w:type="dxa"/>
            <w:vAlign w:val="center"/>
            <w:tcPrChange w:id="735" w:author="WANG" w:date="2014-01-15T07:57:00Z">
              <w:tcPr>
                <w:tcW w:w="1080" w:type="dxa"/>
              </w:tcPr>
            </w:tcPrChange>
          </w:tcPr>
          <w:p w:rsidR="001C680C" w:rsidRDefault="00533329" w:rsidP="00D1719F">
            <w:pPr>
              <w:spacing w:beforeLines="20" w:afterLines="20"/>
              <w:jc w:val="right"/>
              <w:cnfStyle w:val="000000000000"/>
              <w:rPr>
                <w:ins w:id="736" w:author="WANG" w:date="2014-01-10T09:06:00Z"/>
                <w:rFonts w:ascii="Times New Roman" w:hAnsi="Times New Roman" w:cs="Times New Roman"/>
                <w:sz w:val="18"/>
                <w:szCs w:val="18"/>
                <w:rPrChange w:id="737" w:author="WANG" w:date="2014-01-10T09:07:00Z">
                  <w:rPr>
                    <w:ins w:id="738" w:author="WANG" w:date="2014-01-10T09:06:00Z"/>
                    <w:rFonts w:ascii="Times New Roman" w:hAnsi="Times New Roman" w:cs="Times New Roman"/>
                    <w:color w:val="auto"/>
                    <w:sz w:val="24"/>
                  </w:rPr>
                </w:rPrChange>
              </w:rPr>
              <w:pPrChange w:id="739" w:author="WANG" w:date="2014-10-03T11:51:00Z">
                <w:pPr>
                  <w:spacing w:afterLines="50"/>
                  <w:cnfStyle w:val="000000000000"/>
                </w:pPr>
              </w:pPrChange>
            </w:pPr>
            <w:ins w:id="740" w:author="WANG" w:date="2014-10-03T10:48:00Z">
              <w:r>
                <w:rPr>
                  <w:rFonts w:ascii="Times New Roman" w:hAnsi="Times New Roman" w:cs="Times New Roman" w:hint="eastAsia"/>
                  <w:color w:val="auto"/>
                  <w:sz w:val="18"/>
                  <w:szCs w:val="18"/>
                </w:rPr>
                <w:t>0.270</w:t>
              </w:r>
            </w:ins>
          </w:p>
        </w:tc>
      </w:tr>
      <w:tr w:rsidR="003A2BCA" w:rsidRPr="00E21574" w:rsidTr="005B3F68">
        <w:trPr>
          <w:trHeight w:val="270"/>
          <w:jc w:val="center"/>
          <w:ins w:id="741" w:author="WANG" w:date="2014-01-10T09:04:00Z"/>
          <w:trPrChange w:id="742" w:author="WANG" w:date="2014-01-15T07:57:00Z">
            <w:trPr>
              <w:trHeight w:val="270"/>
            </w:trPr>
          </w:trPrChange>
        </w:trPr>
        <w:tc>
          <w:tcPr>
            <w:cnfStyle w:val="001000000000"/>
            <w:tcW w:w="2541" w:type="dxa"/>
            <w:noWrap/>
            <w:vAlign w:val="center"/>
            <w:hideMark/>
            <w:tcPrChange w:id="743" w:author="WANG" w:date="2014-01-15T07:57:00Z">
              <w:tcPr>
                <w:tcW w:w="1600" w:type="dxa"/>
                <w:noWrap/>
                <w:hideMark/>
              </w:tcPr>
            </w:tcPrChange>
          </w:tcPr>
          <w:p w:rsidR="001C680C" w:rsidRDefault="003A2BCA" w:rsidP="00D1719F">
            <w:pPr>
              <w:spacing w:beforeLines="20" w:afterLines="20"/>
              <w:jc w:val="right"/>
              <w:rPr>
                <w:ins w:id="744" w:author="WANG" w:date="2014-01-10T09:04:00Z"/>
                <w:rFonts w:ascii="Times New Roman" w:hAnsi="Times New Roman" w:cs="Times New Roman"/>
                <w:sz w:val="18"/>
                <w:szCs w:val="18"/>
                <w:rPrChange w:id="745" w:author="WANG" w:date="2014-01-10T09:07:00Z">
                  <w:rPr>
                    <w:ins w:id="746" w:author="WANG" w:date="2014-01-10T09:04:00Z"/>
                    <w:rFonts w:ascii="Times New Roman" w:hAnsi="Times New Roman" w:cs="Times New Roman"/>
                    <w:b w:val="0"/>
                    <w:bCs w:val="0"/>
                    <w:color w:val="auto"/>
                  </w:rPr>
                </w:rPrChange>
              </w:rPr>
              <w:pPrChange w:id="747" w:author="WANG" w:date="2014-10-03T11:51:00Z">
                <w:pPr>
                  <w:spacing w:afterLines="50"/>
                </w:pPr>
              </w:pPrChange>
            </w:pPr>
            <w:ins w:id="748" w:author="WANG" w:date="2014-01-10T09:07:00Z">
              <w:r>
                <w:rPr>
                  <w:rFonts w:ascii="Times New Roman" w:eastAsia="宋体" w:hAnsi="Times New Roman" w:cs="Times New Roman"/>
                  <w:kern w:val="0"/>
                  <w:sz w:val="18"/>
                  <w:szCs w:val="18"/>
                  <w:lang w:val="zh-CN"/>
                </w:rPr>
                <w:t>Driving experience</w:t>
              </w:r>
            </w:ins>
          </w:p>
        </w:tc>
        <w:tc>
          <w:tcPr>
            <w:tcW w:w="969" w:type="dxa"/>
            <w:noWrap/>
            <w:vAlign w:val="bottom"/>
            <w:hideMark/>
            <w:tcPrChange w:id="749" w:author="WANG" w:date="2014-01-15T07:57:00Z">
              <w:tcPr>
                <w:tcW w:w="1661" w:type="dxa"/>
                <w:noWrap/>
                <w:hideMark/>
              </w:tcPr>
            </w:tcPrChange>
          </w:tcPr>
          <w:p w:rsidR="001C680C" w:rsidRDefault="00015E4B" w:rsidP="00D1719F">
            <w:pPr>
              <w:spacing w:beforeLines="20" w:afterLines="20"/>
              <w:jc w:val="center"/>
              <w:cnfStyle w:val="000000000000"/>
              <w:rPr>
                <w:ins w:id="750" w:author="WANG" w:date="2014-01-10T09:04:00Z"/>
                <w:rFonts w:ascii="Times New Roman" w:hAnsi="Times New Roman" w:cs="Times New Roman"/>
                <w:sz w:val="18"/>
                <w:szCs w:val="18"/>
                <w:rPrChange w:id="751" w:author="WANG" w:date="2014-01-10T09:07:00Z">
                  <w:rPr>
                    <w:ins w:id="752" w:author="WANG" w:date="2014-01-10T09:04:00Z"/>
                    <w:rFonts w:ascii="Times New Roman" w:hAnsi="Times New Roman" w:cs="Times New Roman"/>
                    <w:color w:val="auto"/>
                  </w:rPr>
                </w:rPrChange>
              </w:rPr>
              <w:pPrChange w:id="753" w:author="WANG" w:date="2014-10-03T11:51:00Z">
                <w:pPr>
                  <w:spacing w:afterLines="50"/>
                  <w:cnfStyle w:val="000000000000"/>
                </w:pPr>
              </w:pPrChange>
            </w:pPr>
            <w:ins w:id="754" w:author="WANG" w:date="2014-01-10T09:04:00Z">
              <w:r w:rsidRPr="00015E4B">
                <w:rPr>
                  <w:rFonts w:ascii="Times New Roman" w:hAnsi="Times New Roman" w:cs="Times New Roman"/>
                  <w:sz w:val="18"/>
                  <w:szCs w:val="18"/>
                  <w:rPrChange w:id="755" w:author="WANG" w:date="2014-01-10T09:07:00Z">
                    <w:rPr>
                      <w:rFonts w:ascii="Times New Roman" w:hAnsi="Times New Roman" w:cs="Times New Roman"/>
                    </w:rPr>
                  </w:rPrChange>
                </w:rPr>
                <w:t>4</w:t>
              </w:r>
            </w:ins>
          </w:p>
        </w:tc>
        <w:tc>
          <w:tcPr>
            <w:tcW w:w="711" w:type="dxa"/>
            <w:noWrap/>
            <w:vAlign w:val="center"/>
            <w:hideMark/>
            <w:tcPrChange w:id="756" w:author="WANG" w:date="2014-01-15T07:57:00Z">
              <w:tcPr>
                <w:tcW w:w="1080" w:type="dxa"/>
                <w:noWrap/>
                <w:hideMark/>
              </w:tcPr>
            </w:tcPrChange>
          </w:tcPr>
          <w:p w:rsidR="001C680C" w:rsidRDefault="00533329" w:rsidP="00D1719F">
            <w:pPr>
              <w:spacing w:beforeLines="20" w:afterLines="20"/>
              <w:jc w:val="right"/>
              <w:cnfStyle w:val="000000000000"/>
              <w:rPr>
                <w:ins w:id="757" w:author="WANG" w:date="2014-01-10T09:04:00Z"/>
                <w:rFonts w:ascii="Times New Roman" w:hAnsi="Times New Roman" w:cs="Times New Roman"/>
                <w:sz w:val="18"/>
                <w:szCs w:val="18"/>
                <w:rPrChange w:id="758" w:author="WANG" w:date="2014-01-10T09:07:00Z">
                  <w:rPr>
                    <w:ins w:id="759" w:author="WANG" w:date="2014-01-10T09:04:00Z"/>
                    <w:rFonts w:ascii="Times New Roman" w:hAnsi="Times New Roman" w:cs="Times New Roman"/>
                    <w:color w:val="auto"/>
                  </w:rPr>
                </w:rPrChange>
              </w:rPr>
              <w:pPrChange w:id="760" w:author="WANG" w:date="2014-10-03T11:51:00Z">
                <w:pPr>
                  <w:spacing w:afterLines="50"/>
                  <w:cnfStyle w:val="000000000000"/>
                </w:pPr>
              </w:pPrChange>
            </w:pPr>
            <w:ins w:id="761" w:author="WANG" w:date="2014-10-03T10:48:00Z">
              <w:r>
                <w:rPr>
                  <w:rFonts w:ascii="Times New Roman" w:hAnsi="Times New Roman" w:cs="Times New Roman" w:hint="eastAsia"/>
                  <w:color w:val="auto"/>
                  <w:sz w:val="18"/>
                  <w:szCs w:val="18"/>
                </w:rPr>
                <w:t>0.67</w:t>
              </w:r>
            </w:ins>
          </w:p>
        </w:tc>
        <w:tc>
          <w:tcPr>
            <w:tcW w:w="940" w:type="dxa"/>
            <w:noWrap/>
            <w:vAlign w:val="center"/>
            <w:hideMark/>
            <w:tcPrChange w:id="762" w:author="WANG" w:date="2014-01-15T07:57:00Z">
              <w:tcPr>
                <w:tcW w:w="1080" w:type="dxa"/>
                <w:noWrap/>
                <w:hideMark/>
              </w:tcPr>
            </w:tcPrChange>
          </w:tcPr>
          <w:p w:rsidR="001C680C" w:rsidRDefault="00533329" w:rsidP="00D1719F">
            <w:pPr>
              <w:spacing w:beforeLines="20" w:afterLines="20"/>
              <w:jc w:val="right"/>
              <w:cnfStyle w:val="000000000000"/>
              <w:rPr>
                <w:ins w:id="763" w:author="WANG" w:date="2014-01-10T09:04:00Z"/>
                <w:rFonts w:ascii="Times New Roman" w:hAnsi="Times New Roman" w:cs="Times New Roman"/>
                <w:sz w:val="18"/>
                <w:szCs w:val="18"/>
                <w:rPrChange w:id="764" w:author="WANG" w:date="2014-01-10T09:07:00Z">
                  <w:rPr>
                    <w:ins w:id="765" w:author="WANG" w:date="2014-01-10T09:04:00Z"/>
                    <w:rFonts w:ascii="Times New Roman" w:hAnsi="Times New Roman" w:cs="Times New Roman"/>
                    <w:color w:val="auto"/>
                  </w:rPr>
                </w:rPrChange>
              </w:rPr>
              <w:pPrChange w:id="766" w:author="WANG" w:date="2014-10-03T11:51:00Z">
                <w:pPr>
                  <w:spacing w:afterLines="50"/>
                  <w:cnfStyle w:val="000000000000"/>
                </w:pPr>
              </w:pPrChange>
            </w:pPr>
            <w:ins w:id="767" w:author="WANG" w:date="2014-10-03T10:48:00Z">
              <w:r>
                <w:rPr>
                  <w:rFonts w:ascii="Times New Roman" w:hAnsi="Times New Roman" w:cs="Times New Roman" w:hint="eastAsia"/>
                  <w:color w:val="auto"/>
                  <w:sz w:val="18"/>
                  <w:szCs w:val="18"/>
                </w:rPr>
                <w:t>0.875</w:t>
              </w:r>
            </w:ins>
          </w:p>
        </w:tc>
        <w:tc>
          <w:tcPr>
            <w:tcW w:w="891" w:type="dxa"/>
            <w:vAlign w:val="center"/>
            <w:tcPrChange w:id="768" w:author="WANG" w:date="2014-01-15T07:57:00Z">
              <w:tcPr>
                <w:tcW w:w="1080" w:type="dxa"/>
              </w:tcPr>
            </w:tcPrChange>
          </w:tcPr>
          <w:p w:rsidR="001C680C" w:rsidRDefault="00533329" w:rsidP="00D1719F">
            <w:pPr>
              <w:spacing w:beforeLines="20" w:afterLines="20"/>
              <w:jc w:val="right"/>
              <w:cnfStyle w:val="000000000000"/>
              <w:rPr>
                <w:ins w:id="769" w:author="WANG" w:date="2014-01-10T09:06:00Z"/>
                <w:rFonts w:ascii="Times New Roman" w:hAnsi="Times New Roman" w:cs="Times New Roman"/>
                <w:sz w:val="18"/>
                <w:szCs w:val="18"/>
                <w:rPrChange w:id="770" w:author="WANG" w:date="2014-01-10T09:07:00Z">
                  <w:rPr>
                    <w:ins w:id="771" w:author="WANG" w:date="2014-01-10T09:06:00Z"/>
                    <w:rFonts w:ascii="Times New Roman" w:hAnsi="Times New Roman" w:cs="Times New Roman"/>
                    <w:color w:val="auto"/>
                  </w:rPr>
                </w:rPrChange>
              </w:rPr>
              <w:pPrChange w:id="772" w:author="WANG" w:date="2014-10-03T11:51:00Z">
                <w:pPr>
                  <w:spacing w:afterLines="50"/>
                  <w:cnfStyle w:val="000000000000"/>
                </w:pPr>
              </w:pPrChange>
            </w:pPr>
            <w:ins w:id="773" w:author="WANG" w:date="2014-10-03T10:49:00Z">
              <w:r>
                <w:rPr>
                  <w:rFonts w:ascii="Times New Roman" w:hAnsi="Times New Roman" w:cs="Times New Roman" w:hint="eastAsia"/>
                  <w:color w:val="auto"/>
                  <w:sz w:val="18"/>
                  <w:szCs w:val="18"/>
                </w:rPr>
                <w:t>1.27</w:t>
              </w:r>
            </w:ins>
          </w:p>
        </w:tc>
        <w:tc>
          <w:tcPr>
            <w:tcW w:w="801" w:type="dxa"/>
            <w:vAlign w:val="center"/>
            <w:tcPrChange w:id="774" w:author="WANG" w:date="2014-01-15T07:57:00Z">
              <w:tcPr>
                <w:tcW w:w="1080" w:type="dxa"/>
              </w:tcPr>
            </w:tcPrChange>
          </w:tcPr>
          <w:p w:rsidR="001C680C" w:rsidRDefault="00533329" w:rsidP="00D1719F">
            <w:pPr>
              <w:spacing w:beforeLines="20" w:afterLines="20"/>
              <w:jc w:val="right"/>
              <w:cnfStyle w:val="000000000000"/>
              <w:rPr>
                <w:ins w:id="775" w:author="WANG" w:date="2014-01-10T09:06:00Z"/>
                <w:rFonts w:ascii="Times New Roman" w:hAnsi="Times New Roman" w:cs="Times New Roman"/>
                <w:sz w:val="18"/>
                <w:szCs w:val="18"/>
                <w:rPrChange w:id="776" w:author="WANG" w:date="2014-01-10T09:07:00Z">
                  <w:rPr>
                    <w:ins w:id="777" w:author="WANG" w:date="2014-01-10T09:06:00Z"/>
                    <w:rFonts w:ascii="Times New Roman" w:hAnsi="Times New Roman" w:cs="Times New Roman"/>
                    <w:color w:val="auto"/>
                  </w:rPr>
                </w:rPrChange>
              </w:rPr>
              <w:pPrChange w:id="778" w:author="WANG" w:date="2014-10-03T11:51:00Z">
                <w:pPr>
                  <w:spacing w:afterLines="50"/>
                  <w:cnfStyle w:val="000000000000"/>
                </w:pPr>
              </w:pPrChange>
            </w:pPr>
            <w:ins w:id="779" w:author="WANG" w:date="2014-10-03T10:49:00Z">
              <w:r>
                <w:rPr>
                  <w:rFonts w:ascii="Times New Roman" w:hAnsi="Times New Roman" w:cs="Times New Roman" w:hint="eastAsia"/>
                  <w:color w:val="auto"/>
                  <w:sz w:val="18"/>
                  <w:szCs w:val="18"/>
                </w:rPr>
                <w:t>0.737</w:t>
              </w:r>
            </w:ins>
          </w:p>
        </w:tc>
      </w:tr>
    </w:tbl>
    <w:p w:rsidR="001C680C" w:rsidRDefault="001A5373" w:rsidP="005D024C">
      <w:pPr>
        <w:spacing w:beforeLines="50" w:afterLines="50"/>
        <w:rPr>
          <w:ins w:id="780" w:author="WANG" w:date="2014-01-15T08:09:00Z"/>
          <w:rFonts w:ascii="Times New Roman" w:hAnsi="Times New Roman" w:cs="Times New Roman"/>
          <w:i/>
        </w:rPr>
        <w:pPrChange w:id="781" w:author="WANG" w:date="2014-10-03T11:45:00Z">
          <w:pPr>
            <w:spacing w:afterLines="50"/>
          </w:pPr>
        </w:pPrChange>
      </w:pPr>
      <w:ins w:id="782" w:author="WANG" w:date="2014-01-15T08:09:00Z">
        <w:r>
          <w:rPr>
            <w:rFonts w:ascii="Times New Roman" w:hAnsi="Times New Roman" w:cs="Times New Roman" w:hint="eastAsia"/>
            <w:i/>
          </w:rPr>
          <w:t>Linear Regression</w:t>
        </w:r>
      </w:ins>
    </w:p>
    <w:p w:rsidR="00D63749" w:rsidRDefault="00903C2F" w:rsidP="001C680C">
      <w:pPr>
        <w:spacing w:afterLines="50"/>
        <w:rPr>
          <w:ins w:id="783" w:author="WANG" w:date="2014-01-15T15:36:00Z"/>
          <w:rFonts w:ascii="Times New Roman" w:hAnsi="Times New Roman" w:cs="Times New Roman"/>
        </w:rPr>
      </w:pPr>
      <w:ins w:id="784" w:author="WANG" w:date="2014-01-15T10:26:00Z">
        <w:r>
          <w:rPr>
            <w:rFonts w:ascii="Times New Roman" w:hAnsi="Times New Roman" w:cs="Times New Roman" w:hint="eastAsia"/>
          </w:rPr>
          <w:t xml:space="preserve">We </w:t>
        </w:r>
      </w:ins>
      <w:ins w:id="785" w:author="WANG" w:date="2014-01-15T21:57:00Z">
        <w:r w:rsidR="00350B07">
          <w:rPr>
            <w:rFonts w:ascii="Times New Roman" w:hAnsi="Times New Roman" w:cs="Times New Roman" w:hint="eastAsia"/>
          </w:rPr>
          <w:t xml:space="preserve">treat </w:t>
        </w:r>
      </w:ins>
      <w:ins w:id="786" w:author="WANG" w:date="2014-01-15T10:26:00Z">
        <w:r>
          <w:rPr>
            <w:rFonts w:ascii="Times New Roman" w:hAnsi="Times New Roman" w:cs="Times New Roman" w:hint="eastAsia"/>
          </w:rPr>
          <w:t>the human damage and fatality rate data of e</w:t>
        </w:r>
        <w:r w:rsidR="00350B07">
          <w:rPr>
            <w:rFonts w:ascii="Times New Roman" w:hAnsi="Times New Roman" w:cs="Times New Roman" w:hint="eastAsia"/>
          </w:rPr>
          <w:t>ach year in each categorization</w:t>
        </w:r>
      </w:ins>
      <w:ins w:id="787" w:author="WANG" w:date="2014-01-15T21:57:00Z">
        <w:r w:rsidR="00350B07">
          <w:rPr>
            <w:rFonts w:ascii="Times New Roman" w:hAnsi="Times New Roman" w:cs="Times New Roman" w:hint="eastAsia"/>
          </w:rPr>
          <w:t xml:space="preserve"> as responses of different levels in traffic conditions and make linear regression models for each series of data. </w:t>
        </w:r>
      </w:ins>
      <w:ins w:id="788" w:author="WANG" w:date="2014-01-15T21:58:00Z">
        <w:r w:rsidR="00350B07">
          <w:rPr>
            <w:rFonts w:ascii="Times New Roman" w:hAnsi="Times New Roman" w:cs="Times New Roman" w:hint="eastAsia"/>
          </w:rPr>
          <w:t xml:space="preserve">The result is </w:t>
        </w:r>
        <w:r w:rsidR="00350B07">
          <w:rPr>
            <w:rFonts w:ascii="Times New Roman" w:hAnsi="Times New Roman" w:cs="Times New Roman"/>
          </w:rPr>
          <w:t>sh</w:t>
        </w:r>
        <w:r w:rsidR="00350B07">
          <w:rPr>
            <w:rFonts w:ascii="Times New Roman" w:hAnsi="Times New Roman" w:cs="Times New Roman" w:hint="eastAsia"/>
          </w:rPr>
          <w:t>own in Table 3 and Table 4. Among the 9 factors we analyzed</w:t>
        </w:r>
      </w:ins>
      <w:ins w:id="789" w:author="WANG" w:date="2014-01-15T21:59:00Z">
        <w:r w:rsidR="00350B07">
          <w:rPr>
            <w:rFonts w:ascii="Times New Roman" w:hAnsi="Times New Roman" w:cs="Times New Roman" w:hint="eastAsia"/>
          </w:rPr>
          <w:t xml:space="preserve">, severity under all conditions except for </w:t>
        </w:r>
      </w:ins>
      <w:ins w:id="790" w:author="WANG" w:date="2014-01-15T22:00:00Z">
        <w:r w:rsidR="00350B07">
          <w:rPr>
            <w:rFonts w:ascii="Times New Roman" w:hAnsi="Times New Roman" w:cs="Times New Roman" w:hint="eastAsia"/>
          </w:rPr>
          <w:t>fatality rate on separated vehicle roads demonstrates increasing trends. M</w:t>
        </w:r>
      </w:ins>
      <w:ins w:id="791" w:author="WANG" w:date="2014-01-15T22:01:00Z">
        <w:r w:rsidR="00350B07">
          <w:rPr>
            <w:rFonts w:ascii="Times New Roman" w:hAnsi="Times New Roman" w:cs="Times New Roman" w:hint="eastAsia"/>
          </w:rPr>
          <w:t>ost of the trends are significant, with slopes of around 10%.</w:t>
        </w:r>
      </w:ins>
    </w:p>
    <w:p w:rsidR="00D63749" w:rsidRDefault="00D63749" w:rsidP="00671D15">
      <w:pPr>
        <w:spacing w:afterLines="50"/>
        <w:rPr>
          <w:ins w:id="792" w:author="WANG" w:date="2014-01-15T15:36:00Z"/>
          <w:rFonts w:ascii="Times New Roman" w:hAnsi="Times New Roman" w:cs="Times New Roman"/>
        </w:rPr>
        <w:pPrChange w:id="793" w:author="WANG" w:date="2014-10-03T11:11:00Z">
          <w:pPr>
            <w:spacing w:afterLines="50"/>
          </w:pPr>
        </w:pPrChange>
      </w:pPr>
    </w:p>
    <w:p w:rsidR="00A96FA9" w:rsidRDefault="00A96FA9" w:rsidP="00671D15">
      <w:pPr>
        <w:spacing w:afterLines="50"/>
        <w:rPr>
          <w:ins w:id="794" w:author="WANG" w:date="2014-01-15T15:36:00Z"/>
          <w:rFonts w:ascii="Times New Roman" w:hAnsi="Times New Roman" w:cs="Times New Roman"/>
        </w:rPr>
        <w:sectPr w:rsidR="00A96FA9" w:rsidSect="002A4430">
          <w:pgSz w:w="11906" w:h="16838"/>
          <w:pgMar w:top="1440" w:right="1800" w:bottom="1440" w:left="1800" w:header="851" w:footer="992" w:gutter="0"/>
          <w:lnNumType w:countBy="1"/>
          <w:cols w:space="425"/>
          <w:docGrid w:type="lines" w:linePitch="312"/>
        </w:sectPr>
        <w:pPrChange w:id="795" w:author="WANG" w:date="2014-10-03T11:11:00Z">
          <w:pPr>
            <w:spacing w:afterLines="50"/>
          </w:pPr>
        </w:pPrChange>
      </w:pPr>
    </w:p>
    <w:p w:rsidR="00A96FA9" w:rsidRPr="00DF564E" w:rsidRDefault="00A96FA9" w:rsidP="00A96FA9">
      <w:pPr>
        <w:pStyle w:val="a9"/>
        <w:rPr>
          <w:ins w:id="796" w:author="WANG" w:date="2014-01-15T15:37:00Z"/>
          <w:rFonts w:ascii="Times New Roman" w:hAnsi="Times New Roman" w:cs="Times New Roman"/>
          <w:sz w:val="18"/>
        </w:rPr>
      </w:pPr>
      <w:ins w:id="797" w:author="WANG" w:date="2014-01-15T15:37:00Z">
        <w:r w:rsidRPr="00DF564E">
          <w:rPr>
            <w:rFonts w:ascii="Times New Roman" w:hAnsi="Times New Roman" w:cs="Times New Roman"/>
            <w:sz w:val="18"/>
          </w:rPr>
          <w:lastRenderedPageBreak/>
          <w:t xml:space="preserve">Table </w:t>
        </w:r>
        <w:r>
          <w:rPr>
            <w:rFonts w:ascii="Times New Roman" w:hAnsi="Times New Roman" w:cs="Times New Roman" w:hint="eastAsia"/>
            <w:sz w:val="18"/>
          </w:rPr>
          <w:t>3</w:t>
        </w:r>
        <w:r w:rsidRPr="00DF564E">
          <w:rPr>
            <w:rFonts w:ascii="Times New Roman" w:hAnsi="Times New Roman" w:cs="Times New Roman"/>
            <w:sz w:val="18"/>
          </w:rPr>
          <w:t xml:space="preserve"> </w:t>
        </w:r>
        <w:r>
          <w:rPr>
            <w:rFonts w:ascii="Times New Roman" w:hAnsi="Times New Roman" w:cs="Times New Roman" w:hint="eastAsia"/>
            <w:sz w:val="18"/>
          </w:rPr>
          <w:t xml:space="preserve">Results of </w:t>
        </w:r>
      </w:ins>
      <w:ins w:id="798" w:author="WANG" w:date="2014-01-15T15:38:00Z">
        <w:r>
          <w:rPr>
            <w:rFonts w:ascii="Times New Roman" w:hAnsi="Times New Roman" w:cs="Times New Roman" w:hint="eastAsia"/>
            <w:sz w:val="18"/>
          </w:rPr>
          <w:t xml:space="preserve">Linear regression of Human Damage in </w:t>
        </w:r>
      </w:ins>
      <w:ins w:id="799" w:author="WANG" w:date="2014-01-15T15:37:00Z">
        <w:r>
          <w:rPr>
            <w:rFonts w:ascii="Times New Roman" w:hAnsi="Times New Roman" w:cs="Times New Roman" w:hint="eastAsia"/>
            <w:sz w:val="18"/>
          </w:rPr>
          <w:t>for different categorization method</w:t>
        </w:r>
      </w:ins>
    </w:p>
    <w:tbl>
      <w:tblPr>
        <w:tblStyle w:val="ac"/>
        <w:tblW w:w="95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A0"/>
        <w:tblPrChange w:id="800" w:author="WANG" w:date="2014-01-15T15:37:00Z">
          <w:tblPr>
            <w:tblStyle w:val="ac"/>
            <w:tblW w:w="9698" w:type="dxa"/>
            <w:tblLook w:val="06A0"/>
          </w:tblPr>
        </w:tblPrChange>
      </w:tblPr>
      <w:tblGrid>
        <w:gridCol w:w="1888"/>
        <w:gridCol w:w="914"/>
        <w:gridCol w:w="621"/>
        <w:gridCol w:w="1741"/>
        <w:gridCol w:w="952"/>
        <w:gridCol w:w="621"/>
        <w:gridCol w:w="1189"/>
        <w:gridCol w:w="971"/>
        <w:gridCol w:w="621"/>
        <w:tblGridChange w:id="801">
          <w:tblGrid>
            <w:gridCol w:w="1888"/>
            <w:gridCol w:w="914"/>
            <w:gridCol w:w="621"/>
            <w:gridCol w:w="1741"/>
            <w:gridCol w:w="952"/>
            <w:gridCol w:w="621"/>
            <w:gridCol w:w="1189"/>
            <w:gridCol w:w="891"/>
            <w:gridCol w:w="80"/>
            <w:gridCol w:w="142"/>
            <w:gridCol w:w="310"/>
            <w:gridCol w:w="169"/>
            <w:gridCol w:w="180"/>
            <w:gridCol w:w="272"/>
            <w:gridCol w:w="62"/>
          </w:tblGrid>
        </w:tblGridChange>
      </w:tblGrid>
      <w:tr w:rsidR="00472F3F" w:rsidRPr="0040197A" w:rsidTr="00A96FA9">
        <w:trPr>
          <w:trHeight w:val="279"/>
          <w:trPrChange w:id="802" w:author="WANG" w:date="2014-01-15T15:37:00Z">
            <w:trPr>
              <w:gridAfter w:val="0"/>
              <w:trHeight w:val="279"/>
            </w:trPr>
          </w:trPrChange>
        </w:trPr>
        <w:tc>
          <w:tcPr>
            <w:tcW w:w="3423" w:type="dxa"/>
            <w:gridSpan w:val="3"/>
            <w:tcBorders>
              <w:top w:val="single" w:sz="4" w:space="0" w:color="auto"/>
            </w:tcBorders>
            <w:noWrap/>
            <w:vAlign w:val="center"/>
            <w:hideMark/>
            <w:tcPrChange w:id="803" w:author="WANG" w:date="2014-01-15T15:37:00Z">
              <w:tcPr>
                <w:tcW w:w="3423" w:type="dxa"/>
                <w:gridSpan w:val="3"/>
                <w:noWrap/>
                <w:hideMark/>
              </w:tcPr>
            </w:tcPrChange>
          </w:tcPr>
          <w:p w:rsidR="001C680C" w:rsidRDefault="00015E4B" w:rsidP="00C70D61">
            <w:pPr>
              <w:spacing w:after="156"/>
              <w:jc w:val="center"/>
              <w:rPr>
                <w:del w:id="804" w:author="WANG" w:date="2014-01-15T08:35:00Z"/>
                <w:rFonts w:ascii="Times New Roman" w:hAnsi="Times New Roman" w:cs="Times New Roman"/>
                <w:b/>
                <w:bCs/>
                <w:sz w:val="18"/>
                <w:szCs w:val="18"/>
              </w:rPr>
              <w:pPrChange w:id="805" w:author="WANG" w:date="2014-10-03T11:21:00Z">
                <w:pPr>
                  <w:spacing w:afterLines="50"/>
                </w:pPr>
              </w:pPrChange>
            </w:pPr>
            <w:r w:rsidRPr="00015E4B">
              <w:rPr>
                <w:rFonts w:ascii="Times New Roman" w:hAnsi="Times New Roman" w:cs="Times New Roman"/>
                <w:b/>
                <w:sz w:val="18"/>
                <w:szCs w:val="18"/>
                <w:rPrChange w:id="806" w:author="WANG" w:date="2014-01-15T08:38:00Z">
                  <w:rPr>
                    <w:rFonts w:ascii="Times New Roman" w:hAnsi="Times New Roman" w:cs="Times New Roman"/>
                  </w:rPr>
                </w:rPrChange>
              </w:rPr>
              <w:t>Road class</w:t>
            </w:r>
          </w:p>
          <w:p w:rsidR="001C680C" w:rsidRDefault="001C680C" w:rsidP="00C70D61">
            <w:pPr>
              <w:spacing w:after="156"/>
              <w:jc w:val="center"/>
              <w:rPr>
                <w:rFonts w:ascii="Times New Roman" w:hAnsi="Times New Roman" w:cs="Times New Roman"/>
                <w:b/>
                <w:sz w:val="18"/>
                <w:szCs w:val="18"/>
                <w:rPrChange w:id="807" w:author="WANG" w:date="2014-01-15T08:38:00Z">
                  <w:rPr>
                    <w:rFonts w:ascii="Times New Roman" w:hAnsi="Times New Roman" w:cs="Times New Roman"/>
                    <w:b/>
                    <w:bCs/>
                    <w:sz w:val="44"/>
                  </w:rPr>
                </w:rPrChange>
              </w:rPr>
              <w:pPrChange w:id="808" w:author="WANG" w:date="2014-10-03T11:21:00Z">
                <w:pPr>
                  <w:keepNext/>
                  <w:keepLines/>
                  <w:numPr>
                    <w:numId w:val="1"/>
                  </w:numPr>
                  <w:spacing w:before="340" w:afterLines="50" w:line="578" w:lineRule="auto"/>
                  <w:ind w:left="432" w:hanging="432"/>
                  <w:outlineLvl w:val="0"/>
                </w:pPr>
              </w:pPrChange>
            </w:pPr>
          </w:p>
        </w:tc>
        <w:tc>
          <w:tcPr>
            <w:tcW w:w="3314" w:type="dxa"/>
            <w:gridSpan w:val="3"/>
            <w:tcBorders>
              <w:top w:val="single" w:sz="4" w:space="0" w:color="auto"/>
            </w:tcBorders>
            <w:noWrap/>
            <w:vAlign w:val="center"/>
            <w:hideMark/>
            <w:tcPrChange w:id="809" w:author="WANG" w:date="2014-01-15T15:37:00Z">
              <w:tcPr>
                <w:tcW w:w="3314" w:type="dxa"/>
                <w:gridSpan w:val="3"/>
                <w:noWrap/>
                <w:hideMark/>
              </w:tcPr>
            </w:tcPrChange>
          </w:tcPr>
          <w:p w:rsidR="001C680C" w:rsidRDefault="00015E4B" w:rsidP="00C70D61">
            <w:pPr>
              <w:spacing w:after="156"/>
              <w:jc w:val="center"/>
              <w:rPr>
                <w:del w:id="810" w:author="WANG" w:date="2014-01-15T08:35:00Z"/>
                <w:rFonts w:ascii="Times New Roman" w:hAnsi="Times New Roman" w:cs="Times New Roman"/>
                <w:b/>
                <w:sz w:val="18"/>
                <w:szCs w:val="18"/>
                <w:rPrChange w:id="811" w:author="WANG" w:date="2014-01-15T08:38:00Z">
                  <w:rPr>
                    <w:del w:id="812" w:author="WANG" w:date="2014-01-15T08:35:00Z"/>
                    <w:rFonts w:ascii="Times New Roman" w:hAnsi="Times New Roman" w:cs="Times New Roman"/>
                    <w:sz w:val="18"/>
                    <w:szCs w:val="18"/>
                  </w:rPr>
                </w:rPrChange>
              </w:rPr>
              <w:pPrChange w:id="813" w:author="WANG" w:date="2014-10-03T11:21:00Z">
                <w:pPr>
                  <w:spacing w:afterLines="50"/>
                </w:pPr>
              </w:pPrChange>
            </w:pPr>
            <w:del w:id="814" w:author="WANG" w:date="2014-01-15T08:34:00Z">
              <w:r w:rsidRPr="00015E4B">
                <w:rPr>
                  <w:rFonts w:ascii="Times New Roman" w:hAnsi="Times New Roman" w:cs="Times New Roman"/>
                  <w:b/>
                  <w:sz w:val="18"/>
                  <w:szCs w:val="18"/>
                  <w:rPrChange w:id="815" w:author="WANG" w:date="2014-01-15T08:38:00Z">
                    <w:rPr>
                      <w:rFonts w:ascii="Times New Roman" w:hAnsi="Times New Roman" w:cs="Times New Roman"/>
                    </w:rPr>
                  </w:rPrChange>
                </w:rPr>
                <w:delText>HD</w:delText>
              </w:r>
            </w:del>
          </w:p>
          <w:p w:rsidR="001C680C" w:rsidRDefault="00015E4B" w:rsidP="00C70D61">
            <w:pPr>
              <w:spacing w:after="156"/>
              <w:jc w:val="center"/>
              <w:rPr>
                <w:del w:id="816" w:author="WANG" w:date="2014-01-15T08:35:00Z"/>
                <w:rFonts w:ascii="Times New Roman" w:hAnsi="Times New Roman" w:cs="Times New Roman"/>
                <w:b/>
                <w:sz w:val="18"/>
                <w:szCs w:val="18"/>
                <w:rPrChange w:id="817" w:author="WANG" w:date="2014-01-15T08:38:00Z">
                  <w:rPr>
                    <w:del w:id="818" w:author="WANG" w:date="2014-01-15T08:35:00Z"/>
                    <w:rFonts w:ascii="Times New Roman" w:hAnsi="Times New Roman" w:cs="Times New Roman"/>
                    <w:sz w:val="18"/>
                    <w:szCs w:val="18"/>
                  </w:rPr>
                </w:rPrChange>
              </w:rPr>
              <w:pPrChange w:id="819" w:author="WANG" w:date="2014-10-03T11:21:00Z">
                <w:pPr>
                  <w:spacing w:afterLines="50"/>
                </w:pPr>
              </w:pPrChange>
            </w:pPr>
            <w:r w:rsidRPr="00015E4B">
              <w:rPr>
                <w:rFonts w:ascii="Times New Roman" w:hAnsi="Times New Roman" w:cs="Times New Roman"/>
                <w:b/>
                <w:sz w:val="18"/>
                <w:szCs w:val="18"/>
                <w:rPrChange w:id="820" w:author="WANG" w:date="2014-01-15T08:38:00Z">
                  <w:rPr>
                    <w:rFonts w:ascii="Times New Roman" w:hAnsi="Times New Roman" w:cs="Times New Roman"/>
                  </w:rPr>
                </w:rPrChange>
              </w:rPr>
              <w:t>Vehicle usage property</w:t>
            </w:r>
          </w:p>
          <w:p w:rsidR="001C680C" w:rsidRDefault="001C680C" w:rsidP="00C70D61">
            <w:pPr>
              <w:spacing w:after="156"/>
              <w:jc w:val="center"/>
              <w:rPr>
                <w:rFonts w:ascii="Times New Roman" w:hAnsi="Times New Roman" w:cs="Times New Roman"/>
                <w:b/>
                <w:sz w:val="18"/>
                <w:szCs w:val="18"/>
                <w:rPrChange w:id="821" w:author="WANG" w:date="2014-01-15T08:38:00Z">
                  <w:rPr>
                    <w:rFonts w:ascii="Times New Roman" w:hAnsi="Times New Roman" w:cs="Times New Roman"/>
                    <w:b/>
                    <w:bCs/>
                    <w:sz w:val="44"/>
                  </w:rPr>
                </w:rPrChange>
              </w:rPr>
              <w:pPrChange w:id="822" w:author="WANG" w:date="2014-10-03T11:21:00Z">
                <w:pPr>
                  <w:keepNext/>
                  <w:keepLines/>
                  <w:numPr>
                    <w:numId w:val="1"/>
                  </w:numPr>
                  <w:spacing w:before="340" w:afterLines="50" w:line="578" w:lineRule="auto"/>
                  <w:ind w:left="432" w:hanging="432"/>
                  <w:outlineLvl w:val="0"/>
                </w:pPr>
              </w:pPrChange>
            </w:pPr>
          </w:p>
        </w:tc>
        <w:tc>
          <w:tcPr>
            <w:tcW w:w="2781" w:type="dxa"/>
            <w:gridSpan w:val="3"/>
            <w:tcBorders>
              <w:top w:val="single" w:sz="4" w:space="0" w:color="auto"/>
            </w:tcBorders>
            <w:noWrap/>
            <w:vAlign w:val="center"/>
            <w:hideMark/>
            <w:tcPrChange w:id="823" w:author="WANG" w:date="2014-01-15T15:37:00Z">
              <w:tcPr>
                <w:tcW w:w="2961" w:type="dxa"/>
                <w:gridSpan w:val="7"/>
                <w:noWrap/>
                <w:hideMark/>
              </w:tcPr>
            </w:tcPrChange>
          </w:tcPr>
          <w:p w:rsidR="001C680C" w:rsidRDefault="00015E4B" w:rsidP="00C70D61">
            <w:pPr>
              <w:spacing w:after="156"/>
              <w:jc w:val="center"/>
              <w:rPr>
                <w:del w:id="824" w:author="WANG" w:date="2014-01-15T08:35:00Z"/>
                <w:rFonts w:ascii="Times New Roman" w:hAnsi="Times New Roman" w:cs="Times New Roman"/>
                <w:b/>
                <w:sz w:val="18"/>
                <w:szCs w:val="18"/>
                <w:rPrChange w:id="825" w:author="WANG" w:date="2014-01-15T08:38:00Z">
                  <w:rPr>
                    <w:del w:id="826" w:author="WANG" w:date="2014-01-15T08:35:00Z"/>
                    <w:rFonts w:ascii="Times New Roman" w:hAnsi="Times New Roman" w:cs="Times New Roman"/>
                    <w:sz w:val="18"/>
                    <w:szCs w:val="18"/>
                  </w:rPr>
                </w:rPrChange>
              </w:rPr>
              <w:pPrChange w:id="827" w:author="WANG" w:date="2014-10-03T11:21:00Z">
                <w:pPr>
                  <w:spacing w:afterLines="50"/>
                </w:pPr>
              </w:pPrChange>
            </w:pPr>
            <w:del w:id="828" w:author="WANG" w:date="2014-01-15T08:35:00Z">
              <w:r w:rsidRPr="00015E4B">
                <w:rPr>
                  <w:rFonts w:ascii="Times New Roman" w:hAnsi="Times New Roman" w:cs="Times New Roman"/>
                  <w:b/>
                  <w:sz w:val="18"/>
                  <w:szCs w:val="18"/>
                  <w:rPrChange w:id="829" w:author="WANG" w:date="2014-01-15T08:38:00Z">
                    <w:rPr>
                      <w:rFonts w:ascii="Times New Roman" w:hAnsi="Times New Roman" w:cs="Times New Roman"/>
                    </w:rPr>
                  </w:rPrChange>
                </w:rPr>
                <w:delText>HD</w:delText>
              </w:r>
            </w:del>
          </w:p>
          <w:p w:rsidR="001C680C" w:rsidRDefault="00015E4B" w:rsidP="00C70D61">
            <w:pPr>
              <w:spacing w:after="156"/>
              <w:jc w:val="center"/>
              <w:rPr>
                <w:del w:id="830" w:author="WANG" w:date="2014-01-15T08:35:00Z"/>
                <w:rFonts w:ascii="Times New Roman" w:hAnsi="Times New Roman" w:cs="Times New Roman"/>
                <w:b/>
                <w:sz w:val="18"/>
                <w:szCs w:val="18"/>
                <w:rPrChange w:id="831" w:author="WANG" w:date="2014-01-15T08:38:00Z">
                  <w:rPr>
                    <w:del w:id="832" w:author="WANG" w:date="2014-01-15T08:35:00Z"/>
                    <w:rFonts w:ascii="Times New Roman" w:hAnsi="Times New Roman" w:cs="Times New Roman"/>
                    <w:sz w:val="18"/>
                    <w:szCs w:val="18"/>
                  </w:rPr>
                </w:rPrChange>
              </w:rPr>
              <w:pPrChange w:id="833" w:author="WANG" w:date="2014-10-03T11:21:00Z">
                <w:pPr>
                  <w:spacing w:afterLines="50"/>
                </w:pPr>
              </w:pPrChange>
            </w:pPr>
            <w:r w:rsidRPr="00015E4B">
              <w:rPr>
                <w:rFonts w:ascii="Times New Roman" w:hAnsi="Times New Roman" w:cs="Times New Roman"/>
                <w:b/>
                <w:sz w:val="18"/>
                <w:szCs w:val="18"/>
                <w:rPrChange w:id="834" w:author="WANG" w:date="2014-01-15T08:38:00Z">
                  <w:rPr>
                    <w:rFonts w:ascii="Times New Roman" w:hAnsi="Times New Roman" w:cs="Times New Roman"/>
                  </w:rPr>
                </w:rPrChange>
              </w:rPr>
              <w:t>Geometric aspects of crashes</w:t>
            </w:r>
          </w:p>
          <w:p w:rsidR="001C680C" w:rsidRDefault="001C680C" w:rsidP="00C70D61">
            <w:pPr>
              <w:spacing w:after="156"/>
              <w:jc w:val="center"/>
              <w:rPr>
                <w:rFonts w:ascii="Times New Roman" w:hAnsi="Times New Roman" w:cs="Times New Roman"/>
                <w:b/>
                <w:sz w:val="18"/>
                <w:szCs w:val="18"/>
                <w:rPrChange w:id="835" w:author="WANG" w:date="2014-01-15T08:38:00Z">
                  <w:rPr>
                    <w:rFonts w:ascii="Times New Roman" w:hAnsi="Times New Roman" w:cs="Times New Roman"/>
                    <w:b/>
                    <w:bCs/>
                    <w:sz w:val="44"/>
                  </w:rPr>
                </w:rPrChange>
              </w:rPr>
              <w:pPrChange w:id="836" w:author="WANG" w:date="2014-10-03T11:21:00Z">
                <w:pPr>
                  <w:keepNext/>
                  <w:keepLines/>
                  <w:numPr>
                    <w:numId w:val="1"/>
                  </w:numPr>
                  <w:spacing w:before="340" w:afterLines="50" w:line="578" w:lineRule="auto"/>
                  <w:ind w:left="432" w:hanging="432"/>
                  <w:outlineLvl w:val="0"/>
                </w:pPr>
              </w:pPrChange>
            </w:pPr>
          </w:p>
        </w:tc>
      </w:tr>
      <w:tr w:rsidR="00472F3F" w:rsidRPr="0040197A" w:rsidTr="00A96FA9">
        <w:tblPrEx>
          <w:tblPrExChange w:id="837" w:author="WANG" w:date="2014-01-15T15:37:00Z">
            <w:tblPrEx>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270"/>
          <w:ins w:id="838" w:author="WANG" w:date="2014-01-15T08:33:00Z"/>
          <w:trPrChange w:id="839" w:author="WANG" w:date="2014-01-15T15:37:00Z">
            <w:trPr>
              <w:gridAfter w:val="0"/>
              <w:trHeight w:val="270"/>
            </w:trPr>
          </w:trPrChange>
        </w:trPr>
        <w:tc>
          <w:tcPr>
            <w:tcW w:w="1888" w:type="dxa"/>
            <w:tcBorders>
              <w:bottom w:val="single" w:sz="4" w:space="0" w:color="auto"/>
            </w:tcBorders>
            <w:noWrap/>
            <w:vAlign w:val="center"/>
            <w:hideMark/>
            <w:tcPrChange w:id="840" w:author="WANG" w:date="2014-01-15T15:37:00Z">
              <w:tcPr>
                <w:tcW w:w="1888" w:type="dxa"/>
                <w:noWrap/>
                <w:hideMark/>
              </w:tcPr>
            </w:tcPrChange>
          </w:tcPr>
          <w:p w:rsidR="001C680C" w:rsidRDefault="00015E4B" w:rsidP="00C70D61">
            <w:pPr>
              <w:spacing w:after="156"/>
              <w:jc w:val="right"/>
              <w:rPr>
                <w:ins w:id="841" w:author="WANG" w:date="2014-01-15T08:33:00Z"/>
                <w:rFonts w:ascii="Times New Roman" w:hAnsi="Times New Roman" w:cs="Times New Roman"/>
                <w:b/>
                <w:i/>
                <w:sz w:val="18"/>
                <w:szCs w:val="18"/>
                <w:rPrChange w:id="842" w:author="WANG" w:date="2014-01-15T08:38:00Z">
                  <w:rPr>
                    <w:ins w:id="843" w:author="WANG" w:date="2014-01-15T08:33:00Z"/>
                    <w:rFonts w:ascii="Times New Roman" w:hAnsi="Times New Roman" w:cs="Times New Roman"/>
                  </w:rPr>
                </w:rPrChange>
              </w:rPr>
              <w:pPrChange w:id="844" w:author="WANG" w:date="2014-10-03T11:21:00Z">
                <w:pPr>
                  <w:spacing w:afterLines="50"/>
                </w:pPr>
              </w:pPrChange>
            </w:pPr>
            <w:ins w:id="845" w:author="WANG" w:date="2014-01-15T08:33:00Z">
              <w:r w:rsidRPr="00015E4B">
                <w:rPr>
                  <w:rFonts w:ascii="Times New Roman" w:hAnsi="Times New Roman" w:cs="Times New Roman" w:hint="eastAsia"/>
                  <w:b/>
                  <w:i/>
                  <w:sz w:val="18"/>
                  <w:szCs w:val="18"/>
                  <w:rPrChange w:id="846" w:author="WANG" w:date="2014-01-15T08:38:00Z">
                    <w:rPr>
                      <w:rFonts w:ascii="Times New Roman" w:hAnsi="Times New Roman" w:cs="Times New Roman" w:hint="eastAsia"/>
                    </w:rPr>
                  </w:rPrChange>
                </w:rPr>
                <w:t xml:space="preserve">　</w:t>
              </w:r>
            </w:ins>
          </w:p>
        </w:tc>
        <w:tc>
          <w:tcPr>
            <w:tcW w:w="914" w:type="dxa"/>
            <w:tcBorders>
              <w:bottom w:val="single" w:sz="4" w:space="0" w:color="auto"/>
            </w:tcBorders>
            <w:noWrap/>
            <w:vAlign w:val="center"/>
            <w:hideMark/>
            <w:tcPrChange w:id="847" w:author="WANG" w:date="2014-01-15T15:37:00Z">
              <w:tcPr>
                <w:tcW w:w="914" w:type="dxa"/>
                <w:noWrap/>
                <w:hideMark/>
              </w:tcPr>
            </w:tcPrChange>
          </w:tcPr>
          <w:p w:rsidR="001C680C" w:rsidRDefault="00015E4B" w:rsidP="00C70D61">
            <w:pPr>
              <w:spacing w:after="156"/>
              <w:jc w:val="right"/>
              <w:rPr>
                <w:ins w:id="848" w:author="WANG" w:date="2014-01-15T08:33:00Z"/>
                <w:rFonts w:ascii="Times New Roman" w:hAnsi="Times New Roman" w:cs="Times New Roman"/>
                <w:b/>
                <w:i/>
                <w:sz w:val="18"/>
                <w:szCs w:val="18"/>
                <w:rPrChange w:id="849" w:author="WANG" w:date="2014-01-15T08:38:00Z">
                  <w:rPr>
                    <w:ins w:id="850" w:author="WANG" w:date="2014-01-15T08:33:00Z"/>
                    <w:rFonts w:ascii="Times New Roman" w:hAnsi="Times New Roman" w:cs="Times New Roman"/>
                  </w:rPr>
                </w:rPrChange>
              </w:rPr>
              <w:pPrChange w:id="851" w:author="WANG" w:date="2014-10-03T11:21:00Z">
                <w:pPr>
                  <w:spacing w:afterLines="50"/>
                </w:pPr>
              </w:pPrChange>
            </w:pPr>
            <w:ins w:id="852" w:author="WANG" w:date="2014-01-15T08:33:00Z">
              <w:r w:rsidRPr="00015E4B">
                <w:rPr>
                  <w:rFonts w:ascii="Times New Roman" w:hAnsi="Times New Roman" w:cs="Times New Roman"/>
                  <w:b/>
                  <w:i/>
                  <w:sz w:val="18"/>
                  <w:szCs w:val="18"/>
                  <w:rPrChange w:id="853" w:author="WANG" w:date="2014-01-15T08:38:00Z">
                    <w:rPr>
                      <w:rFonts w:ascii="Times New Roman" w:hAnsi="Times New Roman" w:cs="Times New Roman"/>
                    </w:rPr>
                  </w:rPrChange>
                </w:rPr>
                <w:t>a</w:t>
              </w:r>
            </w:ins>
          </w:p>
        </w:tc>
        <w:tc>
          <w:tcPr>
            <w:tcW w:w="621" w:type="dxa"/>
            <w:tcBorders>
              <w:bottom w:val="single" w:sz="4" w:space="0" w:color="auto"/>
            </w:tcBorders>
            <w:noWrap/>
            <w:vAlign w:val="center"/>
            <w:hideMark/>
            <w:tcPrChange w:id="854" w:author="WANG" w:date="2014-01-15T15:37:00Z">
              <w:tcPr>
                <w:tcW w:w="621" w:type="dxa"/>
                <w:noWrap/>
                <w:hideMark/>
              </w:tcPr>
            </w:tcPrChange>
          </w:tcPr>
          <w:p w:rsidR="001C680C" w:rsidRDefault="00015E4B" w:rsidP="00C70D61">
            <w:pPr>
              <w:spacing w:after="156"/>
              <w:jc w:val="right"/>
              <w:rPr>
                <w:ins w:id="855" w:author="WANG" w:date="2014-01-15T08:33:00Z"/>
                <w:rFonts w:ascii="Times New Roman" w:hAnsi="Times New Roman" w:cs="Times New Roman"/>
                <w:b/>
                <w:i/>
                <w:sz w:val="18"/>
                <w:szCs w:val="18"/>
                <w:rPrChange w:id="856" w:author="WANG" w:date="2014-01-15T08:38:00Z">
                  <w:rPr>
                    <w:ins w:id="857" w:author="WANG" w:date="2014-01-15T08:33:00Z"/>
                    <w:rFonts w:ascii="Times New Roman" w:hAnsi="Times New Roman" w:cs="Times New Roman"/>
                  </w:rPr>
                </w:rPrChange>
              </w:rPr>
              <w:pPrChange w:id="858" w:author="WANG" w:date="2014-10-03T11:21:00Z">
                <w:pPr>
                  <w:spacing w:afterLines="50"/>
                </w:pPr>
              </w:pPrChange>
            </w:pPr>
            <w:ins w:id="859" w:author="WANG" w:date="2014-01-15T08:33:00Z">
              <w:r w:rsidRPr="00015E4B">
                <w:rPr>
                  <w:rFonts w:ascii="Times New Roman" w:hAnsi="Times New Roman" w:cs="Times New Roman"/>
                  <w:b/>
                  <w:i/>
                  <w:sz w:val="18"/>
                  <w:szCs w:val="18"/>
                  <w:rPrChange w:id="860" w:author="WANG" w:date="2014-01-15T08:38:00Z">
                    <w:rPr>
                      <w:rFonts w:ascii="Times New Roman" w:hAnsi="Times New Roman" w:cs="Times New Roman"/>
                    </w:rPr>
                  </w:rPrChange>
                </w:rPr>
                <w:t>p</w:t>
              </w:r>
            </w:ins>
          </w:p>
        </w:tc>
        <w:tc>
          <w:tcPr>
            <w:tcW w:w="1741" w:type="dxa"/>
            <w:tcBorders>
              <w:bottom w:val="single" w:sz="4" w:space="0" w:color="auto"/>
            </w:tcBorders>
            <w:noWrap/>
            <w:vAlign w:val="center"/>
            <w:hideMark/>
            <w:tcPrChange w:id="861" w:author="WANG" w:date="2014-01-15T15:37:00Z">
              <w:tcPr>
                <w:tcW w:w="1741" w:type="dxa"/>
                <w:noWrap/>
                <w:hideMark/>
              </w:tcPr>
            </w:tcPrChange>
          </w:tcPr>
          <w:p w:rsidR="001C680C" w:rsidRDefault="00015E4B" w:rsidP="00C70D61">
            <w:pPr>
              <w:spacing w:after="156"/>
              <w:jc w:val="right"/>
              <w:rPr>
                <w:ins w:id="862" w:author="WANG" w:date="2014-01-15T08:33:00Z"/>
                <w:rFonts w:ascii="Times New Roman" w:hAnsi="Times New Roman" w:cs="Times New Roman"/>
                <w:b/>
                <w:i/>
                <w:sz w:val="18"/>
                <w:szCs w:val="18"/>
                <w:rPrChange w:id="863" w:author="WANG" w:date="2014-01-15T08:38:00Z">
                  <w:rPr>
                    <w:ins w:id="864" w:author="WANG" w:date="2014-01-15T08:33:00Z"/>
                    <w:rFonts w:ascii="Times New Roman" w:hAnsi="Times New Roman" w:cs="Times New Roman"/>
                  </w:rPr>
                </w:rPrChange>
              </w:rPr>
              <w:pPrChange w:id="865" w:author="WANG" w:date="2014-10-03T11:21:00Z">
                <w:pPr>
                  <w:spacing w:afterLines="50"/>
                </w:pPr>
              </w:pPrChange>
            </w:pPr>
            <w:ins w:id="866" w:author="WANG" w:date="2014-01-15T08:33:00Z">
              <w:r w:rsidRPr="00015E4B">
                <w:rPr>
                  <w:rFonts w:ascii="Times New Roman" w:hAnsi="Times New Roman" w:cs="Times New Roman" w:hint="eastAsia"/>
                  <w:b/>
                  <w:i/>
                  <w:sz w:val="18"/>
                  <w:szCs w:val="18"/>
                  <w:rPrChange w:id="867" w:author="WANG" w:date="2014-01-15T08:38:00Z">
                    <w:rPr>
                      <w:rFonts w:ascii="Times New Roman" w:hAnsi="Times New Roman" w:cs="Times New Roman" w:hint="eastAsia"/>
                    </w:rPr>
                  </w:rPrChange>
                </w:rPr>
                <w:t xml:space="preserve">　</w:t>
              </w:r>
            </w:ins>
          </w:p>
        </w:tc>
        <w:tc>
          <w:tcPr>
            <w:tcW w:w="952" w:type="dxa"/>
            <w:tcBorders>
              <w:bottom w:val="single" w:sz="4" w:space="0" w:color="auto"/>
            </w:tcBorders>
            <w:noWrap/>
            <w:vAlign w:val="center"/>
            <w:hideMark/>
            <w:tcPrChange w:id="868" w:author="WANG" w:date="2014-01-15T15:37:00Z">
              <w:tcPr>
                <w:tcW w:w="952" w:type="dxa"/>
                <w:noWrap/>
                <w:hideMark/>
              </w:tcPr>
            </w:tcPrChange>
          </w:tcPr>
          <w:p w:rsidR="001C680C" w:rsidRDefault="00015E4B" w:rsidP="00C70D61">
            <w:pPr>
              <w:spacing w:after="156"/>
              <w:jc w:val="right"/>
              <w:rPr>
                <w:ins w:id="869" w:author="WANG" w:date="2014-01-15T08:33:00Z"/>
                <w:rFonts w:ascii="Times New Roman" w:hAnsi="Times New Roman" w:cs="Times New Roman"/>
                <w:b/>
                <w:i/>
                <w:sz w:val="18"/>
                <w:szCs w:val="18"/>
                <w:rPrChange w:id="870" w:author="WANG" w:date="2014-01-15T08:38:00Z">
                  <w:rPr>
                    <w:ins w:id="871" w:author="WANG" w:date="2014-01-15T08:33:00Z"/>
                    <w:rFonts w:ascii="Times New Roman" w:hAnsi="Times New Roman" w:cs="Times New Roman"/>
                  </w:rPr>
                </w:rPrChange>
              </w:rPr>
              <w:pPrChange w:id="872" w:author="WANG" w:date="2014-10-03T11:21:00Z">
                <w:pPr>
                  <w:spacing w:afterLines="50"/>
                </w:pPr>
              </w:pPrChange>
            </w:pPr>
            <w:ins w:id="873" w:author="WANG" w:date="2014-01-15T08:33:00Z">
              <w:r w:rsidRPr="00015E4B">
                <w:rPr>
                  <w:rFonts w:ascii="Times New Roman" w:hAnsi="Times New Roman" w:cs="Times New Roman"/>
                  <w:b/>
                  <w:i/>
                  <w:sz w:val="18"/>
                  <w:szCs w:val="18"/>
                  <w:rPrChange w:id="874" w:author="WANG" w:date="2014-01-15T08:38:00Z">
                    <w:rPr>
                      <w:rFonts w:ascii="Times New Roman" w:hAnsi="Times New Roman" w:cs="Times New Roman"/>
                    </w:rPr>
                  </w:rPrChange>
                </w:rPr>
                <w:t>a</w:t>
              </w:r>
            </w:ins>
          </w:p>
        </w:tc>
        <w:tc>
          <w:tcPr>
            <w:tcW w:w="621" w:type="dxa"/>
            <w:tcBorders>
              <w:bottom w:val="single" w:sz="4" w:space="0" w:color="auto"/>
            </w:tcBorders>
            <w:noWrap/>
            <w:vAlign w:val="center"/>
            <w:hideMark/>
            <w:tcPrChange w:id="875" w:author="WANG" w:date="2014-01-15T15:37:00Z">
              <w:tcPr>
                <w:tcW w:w="621" w:type="dxa"/>
                <w:noWrap/>
                <w:hideMark/>
              </w:tcPr>
            </w:tcPrChange>
          </w:tcPr>
          <w:p w:rsidR="001C680C" w:rsidRDefault="00015E4B" w:rsidP="00C70D61">
            <w:pPr>
              <w:spacing w:after="156"/>
              <w:jc w:val="right"/>
              <w:rPr>
                <w:ins w:id="876" w:author="WANG" w:date="2014-01-15T08:33:00Z"/>
                <w:rFonts w:ascii="Times New Roman" w:hAnsi="Times New Roman" w:cs="Times New Roman"/>
                <w:b/>
                <w:i/>
                <w:sz w:val="18"/>
                <w:szCs w:val="18"/>
                <w:rPrChange w:id="877" w:author="WANG" w:date="2014-01-15T08:38:00Z">
                  <w:rPr>
                    <w:ins w:id="878" w:author="WANG" w:date="2014-01-15T08:33:00Z"/>
                    <w:rFonts w:ascii="Times New Roman" w:hAnsi="Times New Roman" w:cs="Times New Roman"/>
                  </w:rPr>
                </w:rPrChange>
              </w:rPr>
              <w:pPrChange w:id="879" w:author="WANG" w:date="2014-10-03T11:21:00Z">
                <w:pPr>
                  <w:spacing w:afterLines="50"/>
                </w:pPr>
              </w:pPrChange>
            </w:pPr>
            <w:ins w:id="880" w:author="WANG" w:date="2014-01-15T08:33:00Z">
              <w:r w:rsidRPr="00015E4B">
                <w:rPr>
                  <w:rFonts w:ascii="Times New Roman" w:hAnsi="Times New Roman" w:cs="Times New Roman"/>
                  <w:b/>
                  <w:i/>
                  <w:sz w:val="18"/>
                  <w:szCs w:val="18"/>
                  <w:rPrChange w:id="881" w:author="WANG" w:date="2014-01-15T08:38:00Z">
                    <w:rPr>
                      <w:rFonts w:ascii="Times New Roman" w:hAnsi="Times New Roman" w:cs="Times New Roman"/>
                    </w:rPr>
                  </w:rPrChange>
                </w:rPr>
                <w:t>p</w:t>
              </w:r>
            </w:ins>
          </w:p>
        </w:tc>
        <w:tc>
          <w:tcPr>
            <w:tcW w:w="1189" w:type="dxa"/>
            <w:tcBorders>
              <w:bottom w:val="single" w:sz="4" w:space="0" w:color="auto"/>
            </w:tcBorders>
            <w:noWrap/>
            <w:vAlign w:val="center"/>
            <w:hideMark/>
            <w:tcPrChange w:id="882" w:author="WANG" w:date="2014-01-15T15:37:00Z">
              <w:tcPr>
                <w:tcW w:w="1189" w:type="dxa"/>
                <w:noWrap/>
                <w:hideMark/>
              </w:tcPr>
            </w:tcPrChange>
          </w:tcPr>
          <w:p w:rsidR="001C680C" w:rsidRDefault="00015E4B" w:rsidP="00C70D61">
            <w:pPr>
              <w:spacing w:after="156"/>
              <w:jc w:val="right"/>
              <w:rPr>
                <w:ins w:id="883" w:author="WANG" w:date="2014-01-15T08:33:00Z"/>
                <w:rFonts w:ascii="Times New Roman" w:hAnsi="Times New Roman" w:cs="Times New Roman"/>
                <w:b/>
                <w:i/>
                <w:sz w:val="18"/>
                <w:szCs w:val="18"/>
                <w:rPrChange w:id="884" w:author="WANG" w:date="2014-01-15T08:38:00Z">
                  <w:rPr>
                    <w:ins w:id="885" w:author="WANG" w:date="2014-01-15T08:33:00Z"/>
                    <w:rFonts w:ascii="Times New Roman" w:hAnsi="Times New Roman" w:cs="Times New Roman"/>
                  </w:rPr>
                </w:rPrChange>
              </w:rPr>
              <w:pPrChange w:id="886" w:author="WANG" w:date="2014-10-03T11:21:00Z">
                <w:pPr>
                  <w:spacing w:afterLines="50"/>
                </w:pPr>
              </w:pPrChange>
            </w:pPr>
            <w:ins w:id="887" w:author="WANG" w:date="2014-01-15T08:33:00Z">
              <w:r w:rsidRPr="00015E4B">
                <w:rPr>
                  <w:rFonts w:ascii="Times New Roman" w:hAnsi="Times New Roman" w:cs="Times New Roman" w:hint="eastAsia"/>
                  <w:b/>
                  <w:i/>
                  <w:sz w:val="18"/>
                  <w:szCs w:val="18"/>
                  <w:rPrChange w:id="888" w:author="WANG" w:date="2014-01-15T08:38:00Z">
                    <w:rPr>
                      <w:rFonts w:ascii="Times New Roman" w:hAnsi="Times New Roman" w:cs="Times New Roman" w:hint="eastAsia"/>
                    </w:rPr>
                  </w:rPrChange>
                </w:rPr>
                <w:t xml:space="preserve">　</w:t>
              </w:r>
            </w:ins>
          </w:p>
        </w:tc>
        <w:tc>
          <w:tcPr>
            <w:tcW w:w="971" w:type="dxa"/>
            <w:tcBorders>
              <w:bottom w:val="single" w:sz="4" w:space="0" w:color="auto"/>
            </w:tcBorders>
            <w:noWrap/>
            <w:vAlign w:val="center"/>
            <w:hideMark/>
            <w:tcPrChange w:id="889" w:author="WANG" w:date="2014-01-15T15:37:00Z">
              <w:tcPr>
                <w:tcW w:w="971" w:type="dxa"/>
                <w:gridSpan w:val="2"/>
                <w:noWrap/>
                <w:hideMark/>
              </w:tcPr>
            </w:tcPrChange>
          </w:tcPr>
          <w:p w:rsidR="001C680C" w:rsidRDefault="00015E4B" w:rsidP="00C70D61">
            <w:pPr>
              <w:spacing w:after="156"/>
              <w:jc w:val="right"/>
              <w:rPr>
                <w:ins w:id="890" w:author="WANG" w:date="2014-01-15T08:33:00Z"/>
                <w:rFonts w:ascii="Times New Roman" w:hAnsi="Times New Roman" w:cs="Times New Roman"/>
                <w:b/>
                <w:i/>
                <w:sz w:val="18"/>
                <w:szCs w:val="18"/>
                <w:rPrChange w:id="891" w:author="WANG" w:date="2014-01-15T08:38:00Z">
                  <w:rPr>
                    <w:ins w:id="892" w:author="WANG" w:date="2014-01-15T08:33:00Z"/>
                    <w:rFonts w:ascii="Times New Roman" w:hAnsi="Times New Roman" w:cs="Times New Roman"/>
                  </w:rPr>
                </w:rPrChange>
              </w:rPr>
              <w:pPrChange w:id="893" w:author="WANG" w:date="2014-10-03T11:21:00Z">
                <w:pPr>
                  <w:spacing w:afterLines="50"/>
                </w:pPr>
              </w:pPrChange>
            </w:pPr>
            <w:ins w:id="894" w:author="WANG" w:date="2014-01-15T08:33:00Z">
              <w:r w:rsidRPr="00015E4B">
                <w:rPr>
                  <w:rFonts w:ascii="Times New Roman" w:hAnsi="Times New Roman" w:cs="Times New Roman"/>
                  <w:b/>
                  <w:i/>
                  <w:sz w:val="18"/>
                  <w:szCs w:val="18"/>
                  <w:rPrChange w:id="895" w:author="WANG" w:date="2014-01-15T08:38:00Z">
                    <w:rPr>
                      <w:rFonts w:ascii="Times New Roman" w:hAnsi="Times New Roman" w:cs="Times New Roman"/>
                    </w:rPr>
                  </w:rPrChange>
                </w:rPr>
                <w:t>a</w:t>
              </w:r>
            </w:ins>
          </w:p>
        </w:tc>
        <w:tc>
          <w:tcPr>
            <w:tcW w:w="621" w:type="dxa"/>
            <w:tcBorders>
              <w:bottom w:val="single" w:sz="4" w:space="0" w:color="auto"/>
            </w:tcBorders>
            <w:noWrap/>
            <w:vAlign w:val="center"/>
            <w:hideMark/>
            <w:tcPrChange w:id="896" w:author="WANG" w:date="2014-01-15T15:37:00Z">
              <w:tcPr>
                <w:tcW w:w="567" w:type="dxa"/>
                <w:gridSpan w:val="3"/>
                <w:noWrap/>
                <w:hideMark/>
              </w:tcPr>
            </w:tcPrChange>
          </w:tcPr>
          <w:p w:rsidR="001C680C" w:rsidRDefault="00015E4B" w:rsidP="00C70D61">
            <w:pPr>
              <w:spacing w:after="156"/>
              <w:jc w:val="right"/>
              <w:rPr>
                <w:ins w:id="897" w:author="WANG" w:date="2014-01-15T08:33:00Z"/>
                <w:rFonts w:ascii="Times New Roman" w:hAnsi="Times New Roman" w:cs="Times New Roman"/>
                <w:b/>
                <w:i/>
                <w:sz w:val="18"/>
                <w:szCs w:val="18"/>
                <w:rPrChange w:id="898" w:author="WANG" w:date="2014-01-15T08:38:00Z">
                  <w:rPr>
                    <w:ins w:id="899" w:author="WANG" w:date="2014-01-15T08:33:00Z"/>
                    <w:rFonts w:ascii="Times New Roman" w:hAnsi="Times New Roman" w:cs="Times New Roman"/>
                  </w:rPr>
                </w:rPrChange>
              </w:rPr>
              <w:pPrChange w:id="900" w:author="WANG" w:date="2014-10-03T11:21:00Z">
                <w:pPr>
                  <w:spacing w:afterLines="50"/>
                </w:pPr>
              </w:pPrChange>
            </w:pPr>
            <w:ins w:id="901" w:author="WANG" w:date="2014-01-15T08:33:00Z">
              <w:r w:rsidRPr="00015E4B">
                <w:rPr>
                  <w:rFonts w:ascii="Times New Roman" w:hAnsi="Times New Roman" w:cs="Times New Roman"/>
                  <w:b/>
                  <w:i/>
                  <w:sz w:val="18"/>
                  <w:szCs w:val="18"/>
                  <w:rPrChange w:id="902" w:author="WANG" w:date="2014-01-15T08:38:00Z">
                    <w:rPr>
                      <w:rFonts w:ascii="Times New Roman" w:hAnsi="Times New Roman" w:cs="Times New Roman"/>
                    </w:rPr>
                  </w:rPrChange>
                </w:rPr>
                <w:t>p</w:t>
              </w:r>
            </w:ins>
          </w:p>
        </w:tc>
      </w:tr>
      <w:tr w:rsidR="00472F3F" w:rsidRPr="00A4489A" w:rsidTr="00A96FA9">
        <w:tblPrEx>
          <w:tblPrExChange w:id="903" w:author="WANG" w:date="2014-01-15T15:37:00Z">
            <w:tblPrEx>
              <w:tblW w:w="9970" w:type="dxa"/>
            </w:tblPrEx>
          </w:tblPrExChange>
        </w:tblPrEx>
        <w:trPr>
          <w:trHeight w:val="270"/>
          <w:ins w:id="904" w:author="WANG" w:date="2014-01-15T08:33:00Z"/>
          <w:trPrChange w:id="905" w:author="WANG" w:date="2014-01-15T15:37:00Z">
            <w:trPr>
              <w:gridAfter w:val="0"/>
              <w:trHeight w:val="270"/>
            </w:trPr>
          </w:trPrChange>
        </w:trPr>
        <w:tc>
          <w:tcPr>
            <w:tcW w:w="1888" w:type="dxa"/>
            <w:tcBorders>
              <w:top w:val="single" w:sz="4" w:space="0" w:color="auto"/>
            </w:tcBorders>
            <w:noWrap/>
            <w:vAlign w:val="center"/>
            <w:hideMark/>
            <w:tcPrChange w:id="906" w:author="WANG" w:date="2014-01-15T15:37:00Z">
              <w:tcPr>
                <w:tcW w:w="1888" w:type="dxa"/>
                <w:noWrap/>
                <w:hideMark/>
              </w:tcPr>
            </w:tcPrChange>
          </w:tcPr>
          <w:p w:rsidR="001C680C" w:rsidRDefault="00015E4B" w:rsidP="00C70D61">
            <w:pPr>
              <w:spacing w:after="156"/>
              <w:jc w:val="right"/>
              <w:rPr>
                <w:ins w:id="907" w:author="WANG" w:date="2014-01-15T08:33:00Z"/>
                <w:rFonts w:ascii="Times New Roman" w:hAnsi="Times New Roman" w:cs="Times New Roman"/>
                <w:sz w:val="18"/>
                <w:szCs w:val="18"/>
                <w:rPrChange w:id="908" w:author="WANG" w:date="2014-01-15T08:34:00Z">
                  <w:rPr>
                    <w:ins w:id="909" w:author="WANG" w:date="2014-01-15T08:33:00Z"/>
                    <w:rFonts w:ascii="Times New Roman" w:hAnsi="Times New Roman" w:cs="Times New Roman"/>
                  </w:rPr>
                </w:rPrChange>
              </w:rPr>
              <w:pPrChange w:id="910" w:author="WANG" w:date="2014-10-03T11:21:00Z">
                <w:pPr>
                  <w:spacing w:afterLines="50"/>
                </w:pPr>
              </w:pPrChange>
            </w:pPr>
            <w:ins w:id="911" w:author="WANG" w:date="2014-01-15T08:33:00Z">
              <w:r w:rsidRPr="00015E4B">
                <w:rPr>
                  <w:rFonts w:ascii="Times New Roman" w:hAnsi="Times New Roman" w:cs="Times New Roman"/>
                  <w:sz w:val="18"/>
                  <w:szCs w:val="18"/>
                  <w:rPrChange w:id="912" w:author="WANG" w:date="2014-01-15T08:34:00Z">
                    <w:rPr>
                      <w:rFonts w:ascii="Times New Roman" w:hAnsi="Times New Roman" w:cs="Times New Roman"/>
                    </w:rPr>
                  </w:rPrChange>
                </w:rPr>
                <w:t>Expressway</w:t>
              </w:r>
            </w:ins>
          </w:p>
        </w:tc>
        <w:tc>
          <w:tcPr>
            <w:tcW w:w="914" w:type="dxa"/>
            <w:tcBorders>
              <w:top w:val="single" w:sz="4" w:space="0" w:color="auto"/>
            </w:tcBorders>
            <w:noWrap/>
            <w:vAlign w:val="center"/>
            <w:hideMark/>
            <w:tcPrChange w:id="913" w:author="WANG" w:date="2014-01-15T15:37:00Z">
              <w:tcPr>
                <w:tcW w:w="914" w:type="dxa"/>
                <w:noWrap/>
                <w:hideMark/>
              </w:tcPr>
            </w:tcPrChange>
          </w:tcPr>
          <w:p w:rsidR="001C680C" w:rsidRDefault="00B94090" w:rsidP="005D024C">
            <w:pPr>
              <w:spacing w:after="156"/>
              <w:jc w:val="right"/>
              <w:rPr>
                <w:ins w:id="914" w:author="WANG" w:date="2014-01-15T08:33:00Z"/>
                <w:rFonts w:ascii="Times New Roman" w:hAnsi="Times New Roman" w:cs="Times New Roman"/>
                <w:sz w:val="18"/>
                <w:szCs w:val="18"/>
                <w:rPrChange w:id="915" w:author="WANG" w:date="2014-01-15T08:34:00Z">
                  <w:rPr>
                    <w:ins w:id="916" w:author="WANG" w:date="2014-01-15T08:33:00Z"/>
                    <w:rFonts w:ascii="Times New Roman" w:hAnsi="Times New Roman" w:cs="Times New Roman"/>
                  </w:rPr>
                </w:rPrChange>
              </w:rPr>
              <w:pPrChange w:id="917" w:author="WANG" w:date="2014-10-03T11:45:00Z">
                <w:pPr>
                  <w:spacing w:afterLines="50"/>
                </w:pPr>
              </w:pPrChange>
            </w:pPr>
            <w:ins w:id="918" w:author="WANG" w:date="2014-10-03T10:57:00Z">
              <w:r>
                <w:rPr>
                  <w:rFonts w:ascii="Times New Roman" w:hAnsi="Times New Roman" w:cs="Times New Roman" w:hint="eastAsia"/>
                  <w:sz w:val="18"/>
                  <w:szCs w:val="18"/>
                </w:rPr>
                <w:t>0.14821</w:t>
              </w:r>
            </w:ins>
          </w:p>
        </w:tc>
        <w:tc>
          <w:tcPr>
            <w:tcW w:w="621" w:type="dxa"/>
            <w:tcBorders>
              <w:top w:val="single" w:sz="4" w:space="0" w:color="auto"/>
            </w:tcBorders>
            <w:noWrap/>
            <w:vAlign w:val="center"/>
            <w:hideMark/>
            <w:tcPrChange w:id="919" w:author="WANG" w:date="2014-01-15T15:37:00Z">
              <w:tcPr>
                <w:tcW w:w="621" w:type="dxa"/>
                <w:noWrap/>
                <w:hideMark/>
              </w:tcPr>
            </w:tcPrChange>
          </w:tcPr>
          <w:p w:rsidR="001C680C" w:rsidRDefault="00015E4B" w:rsidP="00C70D61">
            <w:pPr>
              <w:spacing w:after="156"/>
              <w:jc w:val="right"/>
              <w:rPr>
                <w:ins w:id="920" w:author="WANG" w:date="2014-01-15T08:33:00Z"/>
                <w:rFonts w:ascii="Times New Roman" w:hAnsi="Times New Roman" w:cs="Times New Roman"/>
                <w:sz w:val="18"/>
                <w:szCs w:val="18"/>
                <w:rPrChange w:id="921" w:author="WANG" w:date="2014-01-15T08:34:00Z">
                  <w:rPr>
                    <w:ins w:id="922" w:author="WANG" w:date="2014-01-15T08:33:00Z"/>
                    <w:rFonts w:ascii="Times New Roman" w:hAnsi="Times New Roman" w:cs="Times New Roman"/>
                  </w:rPr>
                </w:rPrChange>
              </w:rPr>
              <w:pPrChange w:id="923" w:author="WANG" w:date="2014-10-03T11:21:00Z">
                <w:pPr>
                  <w:spacing w:afterLines="50"/>
                </w:pPr>
              </w:pPrChange>
            </w:pPr>
            <w:ins w:id="924" w:author="WANG" w:date="2014-01-15T08:33:00Z">
              <w:r w:rsidRPr="00015E4B">
                <w:rPr>
                  <w:rFonts w:ascii="Times New Roman" w:hAnsi="Times New Roman" w:cs="Times New Roman"/>
                  <w:sz w:val="18"/>
                  <w:szCs w:val="18"/>
                  <w:rPrChange w:id="925" w:author="WANG" w:date="2014-01-15T08:34:00Z">
                    <w:rPr>
                      <w:rFonts w:ascii="Times New Roman" w:hAnsi="Times New Roman" w:cs="Times New Roman"/>
                    </w:rPr>
                  </w:rPrChange>
                </w:rPr>
                <w:t>0</w:t>
              </w:r>
            </w:ins>
            <w:ins w:id="926" w:author="WANG" w:date="2014-01-15T08:38:00Z">
              <w:r w:rsidR="005B3C2F">
                <w:rPr>
                  <w:rFonts w:ascii="Times New Roman" w:hAnsi="Times New Roman" w:cs="Times New Roman" w:hint="eastAsia"/>
                  <w:sz w:val="18"/>
                  <w:szCs w:val="18"/>
                </w:rPr>
                <w:t>.000</w:t>
              </w:r>
            </w:ins>
          </w:p>
        </w:tc>
        <w:tc>
          <w:tcPr>
            <w:tcW w:w="1741" w:type="dxa"/>
            <w:tcBorders>
              <w:top w:val="single" w:sz="4" w:space="0" w:color="auto"/>
            </w:tcBorders>
            <w:noWrap/>
            <w:vAlign w:val="center"/>
            <w:hideMark/>
            <w:tcPrChange w:id="927" w:author="WANG" w:date="2014-01-15T15:37:00Z">
              <w:tcPr>
                <w:tcW w:w="1741" w:type="dxa"/>
                <w:noWrap/>
                <w:hideMark/>
              </w:tcPr>
            </w:tcPrChange>
          </w:tcPr>
          <w:p w:rsidR="001C680C" w:rsidRDefault="00015E4B" w:rsidP="00C70D61">
            <w:pPr>
              <w:spacing w:after="156"/>
              <w:jc w:val="right"/>
              <w:rPr>
                <w:ins w:id="928" w:author="WANG" w:date="2014-01-15T08:33:00Z"/>
                <w:rFonts w:ascii="Times New Roman" w:hAnsi="Times New Roman" w:cs="Times New Roman"/>
                <w:sz w:val="18"/>
                <w:szCs w:val="18"/>
                <w:rPrChange w:id="929" w:author="WANG" w:date="2014-01-15T08:34:00Z">
                  <w:rPr>
                    <w:ins w:id="930" w:author="WANG" w:date="2014-01-15T08:33:00Z"/>
                    <w:rFonts w:ascii="Times New Roman" w:hAnsi="Times New Roman" w:cs="Times New Roman"/>
                  </w:rPr>
                </w:rPrChange>
              </w:rPr>
              <w:pPrChange w:id="931" w:author="WANG" w:date="2014-10-03T11:21:00Z">
                <w:pPr>
                  <w:spacing w:afterLines="50"/>
                </w:pPr>
              </w:pPrChange>
            </w:pPr>
            <w:ins w:id="932" w:author="WANG" w:date="2014-01-15T08:33:00Z">
              <w:r w:rsidRPr="00015E4B">
                <w:rPr>
                  <w:rFonts w:ascii="Times New Roman" w:hAnsi="Times New Roman" w:cs="Times New Roman"/>
                  <w:sz w:val="18"/>
                  <w:szCs w:val="18"/>
                  <w:rPrChange w:id="933" w:author="WANG" w:date="2014-01-15T08:34:00Z">
                    <w:rPr>
                      <w:rFonts w:ascii="Times New Roman" w:hAnsi="Times New Roman" w:cs="Times New Roman"/>
                    </w:rPr>
                  </w:rPrChange>
                </w:rPr>
                <w:t>Freight vehicle</w:t>
              </w:r>
            </w:ins>
          </w:p>
        </w:tc>
        <w:tc>
          <w:tcPr>
            <w:tcW w:w="952" w:type="dxa"/>
            <w:tcBorders>
              <w:top w:val="single" w:sz="4" w:space="0" w:color="auto"/>
            </w:tcBorders>
            <w:noWrap/>
            <w:vAlign w:val="center"/>
            <w:hideMark/>
            <w:tcPrChange w:id="934" w:author="WANG" w:date="2014-01-15T15:37:00Z">
              <w:tcPr>
                <w:tcW w:w="952" w:type="dxa"/>
                <w:noWrap/>
                <w:hideMark/>
              </w:tcPr>
            </w:tcPrChange>
          </w:tcPr>
          <w:p w:rsidR="001C680C" w:rsidRDefault="00B94090" w:rsidP="005D024C">
            <w:pPr>
              <w:spacing w:after="156"/>
              <w:jc w:val="right"/>
              <w:rPr>
                <w:ins w:id="935" w:author="WANG" w:date="2014-01-15T08:33:00Z"/>
                <w:rFonts w:ascii="Times New Roman" w:hAnsi="Times New Roman" w:cs="Times New Roman"/>
                <w:sz w:val="18"/>
                <w:szCs w:val="18"/>
                <w:rPrChange w:id="936" w:author="WANG" w:date="2014-01-15T08:34:00Z">
                  <w:rPr>
                    <w:ins w:id="937" w:author="WANG" w:date="2014-01-15T08:33:00Z"/>
                    <w:rFonts w:ascii="Times New Roman" w:hAnsi="Times New Roman" w:cs="Times New Roman"/>
                  </w:rPr>
                </w:rPrChange>
              </w:rPr>
              <w:pPrChange w:id="938" w:author="WANG" w:date="2014-10-03T11:45:00Z">
                <w:pPr>
                  <w:spacing w:afterLines="50"/>
                </w:pPr>
              </w:pPrChange>
            </w:pPr>
            <w:ins w:id="939" w:author="WANG" w:date="2014-10-03T11:01:00Z">
              <w:r>
                <w:rPr>
                  <w:rFonts w:ascii="Times New Roman" w:hAnsi="Times New Roman" w:cs="Times New Roman" w:hint="eastAsia"/>
                  <w:sz w:val="18"/>
                  <w:szCs w:val="18"/>
                </w:rPr>
                <w:t>0.024243</w:t>
              </w:r>
            </w:ins>
          </w:p>
        </w:tc>
        <w:tc>
          <w:tcPr>
            <w:tcW w:w="621" w:type="dxa"/>
            <w:tcBorders>
              <w:top w:val="single" w:sz="4" w:space="0" w:color="auto"/>
            </w:tcBorders>
            <w:noWrap/>
            <w:vAlign w:val="center"/>
            <w:hideMark/>
            <w:tcPrChange w:id="940" w:author="WANG" w:date="2014-01-15T15:37:00Z">
              <w:tcPr>
                <w:tcW w:w="621" w:type="dxa"/>
                <w:noWrap/>
                <w:hideMark/>
              </w:tcPr>
            </w:tcPrChange>
          </w:tcPr>
          <w:p w:rsidR="001C680C" w:rsidRDefault="00B94090" w:rsidP="005D024C">
            <w:pPr>
              <w:spacing w:after="156"/>
              <w:jc w:val="right"/>
              <w:rPr>
                <w:ins w:id="941" w:author="WANG" w:date="2014-01-15T08:33:00Z"/>
                <w:rFonts w:ascii="Times New Roman" w:hAnsi="Times New Roman" w:cs="Times New Roman"/>
                <w:sz w:val="18"/>
                <w:szCs w:val="18"/>
                <w:rPrChange w:id="942" w:author="WANG" w:date="2014-01-15T08:34:00Z">
                  <w:rPr>
                    <w:ins w:id="943" w:author="WANG" w:date="2014-01-15T08:33:00Z"/>
                    <w:rFonts w:ascii="Times New Roman" w:hAnsi="Times New Roman" w:cs="Times New Roman"/>
                  </w:rPr>
                </w:rPrChange>
              </w:rPr>
              <w:pPrChange w:id="944" w:author="WANG" w:date="2014-10-03T11:45:00Z">
                <w:pPr>
                  <w:spacing w:afterLines="50"/>
                </w:pPr>
              </w:pPrChange>
            </w:pPr>
            <w:ins w:id="945" w:author="WANG" w:date="2014-10-03T11:02:00Z">
              <w:r>
                <w:rPr>
                  <w:rFonts w:ascii="Times New Roman" w:hAnsi="Times New Roman" w:cs="Times New Roman" w:hint="eastAsia"/>
                  <w:sz w:val="18"/>
                  <w:szCs w:val="18"/>
                </w:rPr>
                <w:t>0.034</w:t>
              </w:r>
            </w:ins>
          </w:p>
        </w:tc>
        <w:tc>
          <w:tcPr>
            <w:tcW w:w="1189" w:type="dxa"/>
            <w:tcBorders>
              <w:top w:val="single" w:sz="4" w:space="0" w:color="auto"/>
            </w:tcBorders>
            <w:noWrap/>
            <w:vAlign w:val="center"/>
            <w:hideMark/>
            <w:tcPrChange w:id="946" w:author="WANG" w:date="2014-01-15T15:37:00Z">
              <w:tcPr>
                <w:tcW w:w="1189" w:type="dxa"/>
                <w:noWrap/>
                <w:hideMark/>
              </w:tcPr>
            </w:tcPrChange>
          </w:tcPr>
          <w:p w:rsidR="001C680C" w:rsidRDefault="00015E4B" w:rsidP="00C70D61">
            <w:pPr>
              <w:spacing w:after="156"/>
              <w:jc w:val="right"/>
              <w:rPr>
                <w:ins w:id="947" w:author="WANG" w:date="2014-01-15T08:33:00Z"/>
                <w:rFonts w:ascii="Times New Roman" w:hAnsi="Times New Roman" w:cs="Times New Roman"/>
                <w:sz w:val="18"/>
                <w:szCs w:val="18"/>
                <w:rPrChange w:id="948" w:author="WANG" w:date="2014-01-15T08:34:00Z">
                  <w:rPr>
                    <w:ins w:id="949" w:author="WANG" w:date="2014-01-15T08:33:00Z"/>
                    <w:rFonts w:ascii="Times New Roman" w:hAnsi="Times New Roman" w:cs="Times New Roman"/>
                  </w:rPr>
                </w:rPrChange>
              </w:rPr>
              <w:pPrChange w:id="950" w:author="WANG" w:date="2014-10-03T11:21:00Z">
                <w:pPr>
                  <w:spacing w:afterLines="50"/>
                </w:pPr>
              </w:pPrChange>
            </w:pPr>
            <w:ins w:id="951" w:author="WANG" w:date="2014-01-15T08:33:00Z">
              <w:r w:rsidRPr="00015E4B">
                <w:rPr>
                  <w:rFonts w:ascii="Times New Roman" w:hAnsi="Times New Roman" w:cs="Times New Roman"/>
                  <w:sz w:val="18"/>
                  <w:szCs w:val="18"/>
                  <w:rPrChange w:id="952" w:author="WANG" w:date="2014-01-15T08:34:00Z">
                    <w:rPr>
                      <w:rFonts w:ascii="Times New Roman" w:hAnsi="Times New Roman" w:cs="Times New Roman"/>
                    </w:rPr>
                  </w:rPrChange>
                </w:rPr>
                <w:t>Head-on</w:t>
              </w:r>
            </w:ins>
          </w:p>
        </w:tc>
        <w:tc>
          <w:tcPr>
            <w:tcW w:w="971" w:type="dxa"/>
            <w:tcBorders>
              <w:top w:val="single" w:sz="4" w:space="0" w:color="auto"/>
            </w:tcBorders>
            <w:noWrap/>
            <w:vAlign w:val="center"/>
            <w:hideMark/>
            <w:tcPrChange w:id="953" w:author="WANG" w:date="2014-01-15T15:37:00Z">
              <w:tcPr>
                <w:tcW w:w="1113" w:type="dxa"/>
                <w:gridSpan w:val="3"/>
                <w:noWrap/>
                <w:hideMark/>
              </w:tcPr>
            </w:tcPrChange>
          </w:tcPr>
          <w:p w:rsidR="001C680C" w:rsidRDefault="00B94090" w:rsidP="005D024C">
            <w:pPr>
              <w:spacing w:after="156"/>
              <w:jc w:val="right"/>
              <w:rPr>
                <w:ins w:id="954" w:author="WANG" w:date="2014-01-15T08:33:00Z"/>
                <w:rFonts w:ascii="Times New Roman" w:hAnsi="Times New Roman" w:cs="Times New Roman"/>
                <w:sz w:val="18"/>
                <w:szCs w:val="18"/>
                <w:rPrChange w:id="955" w:author="WANG" w:date="2014-01-15T08:34:00Z">
                  <w:rPr>
                    <w:ins w:id="956" w:author="WANG" w:date="2014-01-15T08:33:00Z"/>
                    <w:rFonts w:ascii="Times New Roman" w:hAnsi="Times New Roman" w:cs="Times New Roman"/>
                  </w:rPr>
                </w:rPrChange>
              </w:rPr>
              <w:pPrChange w:id="957" w:author="WANG" w:date="2014-10-03T11:45:00Z">
                <w:pPr>
                  <w:spacing w:afterLines="50"/>
                </w:pPr>
              </w:pPrChange>
            </w:pPr>
            <w:ins w:id="958" w:author="WANG" w:date="2014-10-03T11:02:00Z">
              <w:r>
                <w:rPr>
                  <w:rFonts w:ascii="Times New Roman" w:hAnsi="Times New Roman" w:cs="Times New Roman" w:hint="eastAsia"/>
                  <w:sz w:val="18"/>
                  <w:szCs w:val="18"/>
                </w:rPr>
                <w:t>0.038216</w:t>
              </w:r>
            </w:ins>
          </w:p>
        </w:tc>
        <w:tc>
          <w:tcPr>
            <w:tcW w:w="621" w:type="dxa"/>
            <w:tcBorders>
              <w:top w:val="single" w:sz="4" w:space="0" w:color="auto"/>
            </w:tcBorders>
            <w:noWrap/>
            <w:vAlign w:val="center"/>
            <w:hideMark/>
            <w:tcPrChange w:id="959" w:author="WANG" w:date="2014-01-15T15:37:00Z">
              <w:tcPr>
                <w:tcW w:w="931" w:type="dxa"/>
                <w:gridSpan w:val="4"/>
                <w:noWrap/>
                <w:hideMark/>
              </w:tcPr>
            </w:tcPrChange>
          </w:tcPr>
          <w:p w:rsidR="001C680C" w:rsidRDefault="005B3C2F" w:rsidP="00C70D61">
            <w:pPr>
              <w:spacing w:after="156"/>
              <w:jc w:val="right"/>
              <w:rPr>
                <w:ins w:id="960" w:author="WANG" w:date="2014-01-15T08:33:00Z"/>
                <w:rFonts w:ascii="Times New Roman" w:hAnsi="Times New Roman" w:cs="Times New Roman"/>
                <w:sz w:val="18"/>
                <w:szCs w:val="18"/>
                <w:rPrChange w:id="961" w:author="WANG" w:date="2014-01-15T08:34:00Z">
                  <w:rPr>
                    <w:ins w:id="962" w:author="WANG" w:date="2014-01-15T08:33:00Z"/>
                    <w:rFonts w:ascii="Times New Roman" w:hAnsi="Times New Roman" w:cs="Times New Roman"/>
                  </w:rPr>
                </w:rPrChange>
              </w:rPr>
              <w:pPrChange w:id="963" w:author="WANG" w:date="2014-10-03T11:21:00Z">
                <w:pPr>
                  <w:spacing w:afterLines="50"/>
                </w:pPr>
              </w:pPrChange>
            </w:pPr>
            <w:ins w:id="964" w:author="WANG" w:date="2014-01-15T08:38:00Z">
              <w:r w:rsidRPr="00F45627">
                <w:rPr>
                  <w:rFonts w:ascii="Times New Roman" w:hAnsi="Times New Roman" w:cs="Times New Roman" w:hint="eastAsia"/>
                  <w:sz w:val="18"/>
                  <w:szCs w:val="18"/>
                </w:rPr>
                <w:t>0.000</w:t>
              </w:r>
            </w:ins>
          </w:p>
        </w:tc>
      </w:tr>
      <w:tr w:rsidR="00472F3F" w:rsidRPr="00A4489A" w:rsidTr="00A96FA9">
        <w:tblPrEx>
          <w:tblPrExChange w:id="965" w:author="WANG" w:date="2014-01-15T15:37:00Z">
            <w:tblPrEx>
              <w:tblW w:w="9464" w:type="dxa"/>
            </w:tblPrEx>
          </w:tblPrExChange>
        </w:tblPrEx>
        <w:trPr>
          <w:trHeight w:val="270"/>
          <w:ins w:id="966" w:author="WANG" w:date="2014-01-15T08:33:00Z"/>
          <w:trPrChange w:id="967" w:author="WANG" w:date="2014-01-15T15:37:00Z">
            <w:trPr>
              <w:gridAfter w:val="0"/>
              <w:trHeight w:val="270"/>
            </w:trPr>
          </w:trPrChange>
        </w:trPr>
        <w:tc>
          <w:tcPr>
            <w:tcW w:w="1888" w:type="dxa"/>
            <w:noWrap/>
            <w:vAlign w:val="center"/>
            <w:hideMark/>
            <w:tcPrChange w:id="968" w:author="WANG" w:date="2014-01-15T15:37:00Z">
              <w:tcPr>
                <w:tcW w:w="1888" w:type="dxa"/>
                <w:noWrap/>
                <w:hideMark/>
              </w:tcPr>
            </w:tcPrChange>
          </w:tcPr>
          <w:p w:rsidR="001C680C" w:rsidRDefault="00015E4B" w:rsidP="00C70D61">
            <w:pPr>
              <w:spacing w:after="156"/>
              <w:jc w:val="right"/>
              <w:rPr>
                <w:ins w:id="969" w:author="WANG" w:date="2014-01-15T08:33:00Z"/>
                <w:rFonts w:ascii="Times New Roman" w:hAnsi="Times New Roman" w:cs="Times New Roman"/>
                <w:sz w:val="18"/>
                <w:szCs w:val="18"/>
                <w:rPrChange w:id="970" w:author="WANG" w:date="2014-01-15T08:34:00Z">
                  <w:rPr>
                    <w:ins w:id="971" w:author="WANG" w:date="2014-01-15T08:33:00Z"/>
                    <w:rFonts w:ascii="Times New Roman" w:hAnsi="Times New Roman" w:cs="Times New Roman"/>
                  </w:rPr>
                </w:rPrChange>
              </w:rPr>
              <w:pPrChange w:id="972" w:author="WANG" w:date="2014-10-03T11:21:00Z">
                <w:pPr>
                  <w:spacing w:afterLines="50"/>
                </w:pPr>
              </w:pPrChange>
            </w:pPr>
            <w:ins w:id="973" w:author="WANG" w:date="2014-01-15T08:33:00Z">
              <w:r w:rsidRPr="00015E4B">
                <w:rPr>
                  <w:rFonts w:ascii="Times New Roman" w:hAnsi="Times New Roman" w:cs="Times New Roman"/>
                  <w:sz w:val="18"/>
                  <w:szCs w:val="18"/>
                  <w:rPrChange w:id="974" w:author="WANG" w:date="2014-01-15T08:34:00Z">
                    <w:rPr>
                      <w:rFonts w:ascii="Times New Roman" w:hAnsi="Times New Roman" w:cs="Times New Roman"/>
                    </w:rPr>
                  </w:rPrChange>
                </w:rPr>
                <w:t>Class I</w:t>
              </w:r>
            </w:ins>
          </w:p>
        </w:tc>
        <w:tc>
          <w:tcPr>
            <w:tcW w:w="914" w:type="dxa"/>
            <w:noWrap/>
            <w:vAlign w:val="center"/>
            <w:hideMark/>
            <w:tcPrChange w:id="975" w:author="WANG" w:date="2014-01-15T15:37:00Z">
              <w:tcPr>
                <w:tcW w:w="914" w:type="dxa"/>
                <w:noWrap/>
                <w:hideMark/>
              </w:tcPr>
            </w:tcPrChange>
          </w:tcPr>
          <w:p w:rsidR="001C680C" w:rsidRDefault="00B94090" w:rsidP="005D024C">
            <w:pPr>
              <w:spacing w:after="156"/>
              <w:jc w:val="right"/>
              <w:rPr>
                <w:ins w:id="976" w:author="WANG" w:date="2014-01-15T08:33:00Z"/>
                <w:rFonts w:ascii="Times New Roman" w:hAnsi="Times New Roman" w:cs="Times New Roman"/>
                <w:sz w:val="18"/>
                <w:szCs w:val="18"/>
                <w:rPrChange w:id="977" w:author="WANG" w:date="2014-01-15T08:34:00Z">
                  <w:rPr>
                    <w:ins w:id="978" w:author="WANG" w:date="2014-01-15T08:33:00Z"/>
                    <w:rFonts w:ascii="Times New Roman" w:hAnsi="Times New Roman" w:cs="Times New Roman"/>
                  </w:rPr>
                </w:rPrChange>
              </w:rPr>
              <w:pPrChange w:id="979" w:author="WANG" w:date="2014-10-03T11:45:00Z">
                <w:pPr>
                  <w:spacing w:afterLines="50"/>
                </w:pPr>
              </w:pPrChange>
            </w:pPr>
            <w:ins w:id="980" w:author="WANG" w:date="2014-10-03T10:58:00Z">
              <w:r>
                <w:rPr>
                  <w:rFonts w:ascii="Times New Roman" w:hAnsi="Times New Roman" w:cs="Times New Roman" w:hint="eastAsia"/>
                  <w:sz w:val="18"/>
                  <w:szCs w:val="18"/>
                </w:rPr>
                <w:t>0.050892</w:t>
              </w:r>
            </w:ins>
          </w:p>
        </w:tc>
        <w:tc>
          <w:tcPr>
            <w:tcW w:w="621" w:type="dxa"/>
            <w:noWrap/>
            <w:vAlign w:val="center"/>
            <w:hideMark/>
            <w:tcPrChange w:id="981" w:author="WANG" w:date="2014-01-15T15:37:00Z">
              <w:tcPr>
                <w:tcW w:w="621" w:type="dxa"/>
                <w:noWrap/>
                <w:hideMark/>
              </w:tcPr>
            </w:tcPrChange>
          </w:tcPr>
          <w:p w:rsidR="001C680C" w:rsidRDefault="005B3C2F" w:rsidP="00C70D61">
            <w:pPr>
              <w:spacing w:after="156"/>
              <w:jc w:val="right"/>
              <w:rPr>
                <w:ins w:id="982" w:author="WANG" w:date="2014-01-15T08:33:00Z"/>
                <w:rFonts w:ascii="Times New Roman" w:hAnsi="Times New Roman" w:cs="Times New Roman"/>
                <w:sz w:val="18"/>
                <w:szCs w:val="18"/>
                <w:rPrChange w:id="983" w:author="WANG" w:date="2014-01-15T08:34:00Z">
                  <w:rPr>
                    <w:ins w:id="984" w:author="WANG" w:date="2014-01-15T08:33:00Z"/>
                    <w:rFonts w:ascii="Times New Roman" w:hAnsi="Times New Roman" w:cs="Times New Roman"/>
                  </w:rPr>
                </w:rPrChange>
              </w:rPr>
              <w:pPrChange w:id="985" w:author="WANG" w:date="2014-10-03T11:21:00Z">
                <w:pPr>
                  <w:spacing w:afterLines="50"/>
                </w:pPr>
              </w:pPrChange>
            </w:pPr>
            <w:ins w:id="986" w:author="WANG" w:date="2014-01-15T08:38:00Z">
              <w:r w:rsidRPr="00323766">
                <w:rPr>
                  <w:rFonts w:ascii="Times New Roman" w:hAnsi="Times New Roman" w:cs="Times New Roman" w:hint="eastAsia"/>
                  <w:sz w:val="18"/>
                  <w:szCs w:val="18"/>
                </w:rPr>
                <w:t>0.000</w:t>
              </w:r>
            </w:ins>
          </w:p>
        </w:tc>
        <w:tc>
          <w:tcPr>
            <w:tcW w:w="1741" w:type="dxa"/>
            <w:noWrap/>
            <w:vAlign w:val="center"/>
            <w:hideMark/>
            <w:tcPrChange w:id="987" w:author="WANG" w:date="2014-01-15T15:37:00Z">
              <w:tcPr>
                <w:tcW w:w="1741" w:type="dxa"/>
                <w:noWrap/>
                <w:hideMark/>
              </w:tcPr>
            </w:tcPrChange>
          </w:tcPr>
          <w:p w:rsidR="001C680C" w:rsidRDefault="00015E4B" w:rsidP="00C70D61">
            <w:pPr>
              <w:spacing w:after="156"/>
              <w:jc w:val="right"/>
              <w:rPr>
                <w:ins w:id="988" w:author="WANG" w:date="2014-01-15T08:33:00Z"/>
                <w:rFonts w:ascii="Times New Roman" w:hAnsi="Times New Roman" w:cs="Times New Roman"/>
                <w:sz w:val="18"/>
                <w:szCs w:val="18"/>
                <w:rPrChange w:id="989" w:author="WANG" w:date="2014-01-15T08:34:00Z">
                  <w:rPr>
                    <w:ins w:id="990" w:author="WANG" w:date="2014-01-15T08:33:00Z"/>
                    <w:rFonts w:ascii="Times New Roman" w:hAnsi="Times New Roman" w:cs="Times New Roman"/>
                  </w:rPr>
                </w:rPrChange>
              </w:rPr>
              <w:pPrChange w:id="991" w:author="WANG" w:date="2014-10-03T11:21:00Z">
                <w:pPr>
                  <w:spacing w:afterLines="50"/>
                </w:pPr>
              </w:pPrChange>
            </w:pPr>
            <w:ins w:id="992" w:author="WANG" w:date="2014-01-15T08:33:00Z">
              <w:r w:rsidRPr="00015E4B">
                <w:rPr>
                  <w:rFonts w:ascii="Times New Roman" w:hAnsi="Times New Roman" w:cs="Times New Roman"/>
                  <w:sz w:val="18"/>
                  <w:szCs w:val="18"/>
                  <w:rPrChange w:id="993" w:author="WANG" w:date="2014-01-15T08:34:00Z">
                    <w:rPr>
                      <w:rFonts w:ascii="Times New Roman" w:hAnsi="Times New Roman" w:cs="Times New Roman"/>
                    </w:rPr>
                  </w:rPrChange>
                </w:rPr>
                <w:t>Private use</w:t>
              </w:r>
            </w:ins>
          </w:p>
        </w:tc>
        <w:tc>
          <w:tcPr>
            <w:tcW w:w="952" w:type="dxa"/>
            <w:noWrap/>
            <w:vAlign w:val="center"/>
            <w:hideMark/>
            <w:tcPrChange w:id="994" w:author="WANG" w:date="2014-01-15T15:37:00Z">
              <w:tcPr>
                <w:tcW w:w="952" w:type="dxa"/>
                <w:noWrap/>
                <w:hideMark/>
              </w:tcPr>
            </w:tcPrChange>
          </w:tcPr>
          <w:p w:rsidR="001C680C" w:rsidRDefault="00B94090" w:rsidP="005D024C">
            <w:pPr>
              <w:spacing w:after="156"/>
              <w:jc w:val="right"/>
              <w:rPr>
                <w:ins w:id="995" w:author="WANG" w:date="2014-01-15T08:33:00Z"/>
                <w:rFonts w:ascii="Times New Roman" w:hAnsi="Times New Roman" w:cs="Times New Roman"/>
                <w:sz w:val="18"/>
                <w:szCs w:val="18"/>
                <w:rPrChange w:id="996" w:author="WANG" w:date="2014-01-15T08:34:00Z">
                  <w:rPr>
                    <w:ins w:id="997" w:author="WANG" w:date="2014-01-15T08:33:00Z"/>
                    <w:rFonts w:ascii="Times New Roman" w:hAnsi="Times New Roman" w:cs="Times New Roman"/>
                  </w:rPr>
                </w:rPrChange>
              </w:rPr>
              <w:pPrChange w:id="998" w:author="WANG" w:date="2014-10-03T11:45:00Z">
                <w:pPr>
                  <w:spacing w:afterLines="50"/>
                </w:pPr>
              </w:pPrChange>
            </w:pPr>
            <w:ins w:id="999" w:author="WANG" w:date="2014-10-03T11:02:00Z">
              <w:r>
                <w:rPr>
                  <w:rFonts w:ascii="Times New Roman" w:hAnsi="Times New Roman" w:cs="Times New Roman" w:hint="eastAsia"/>
                  <w:sz w:val="18"/>
                  <w:szCs w:val="18"/>
                </w:rPr>
                <w:t>0.012908</w:t>
              </w:r>
            </w:ins>
          </w:p>
        </w:tc>
        <w:tc>
          <w:tcPr>
            <w:tcW w:w="621" w:type="dxa"/>
            <w:noWrap/>
            <w:vAlign w:val="center"/>
            <w:hideMark/>
            <w:tcPrChange w:id="1000" w:author="WANG" w:date="2014-01-15T15:37:00Z">
              <w:tcPr>
                <w:tcW w:w="621" w:type="dxa"/>
                <w:noWrap/>
                <w:hideMark/>
              </w:tcPr>
            </w:tcPrChange>
          </w:tcPr>
          <w:p w:rsidR="001C680C" w:rsidRDefault="00B94090" w:rsidP="005D024C">
            <w:pPr>
              <w:spacing w:after="156"/>
              <w:jc w:val="right"/>
              <w:rPr>
                <w:ins w:id="1001" w:author="WANG" w:date="2014-01-15T08:33:00Z"/>
                <w:rFonts w:ascii="Times New Roman" w:hAnsi="Times New Roman" w:cs="Times New Roman"/>
                <w:sz w:val="18"/>
                <w:szCs w:val="18"/>
                <w:rPrChange w:id="1002" w:author="WANG" w:date="2014-01-15T08:34:00Z">
                  <w:rPr>
                    <w:ins w:id="1003" w:author="WANG" w:date="2014-01-15T08:33:00Z"/>
                    <w:rFonts w:ascii="Times New Roman" w:hAnsi="Times New Roman" w:cs="Times New Roman"/>
                  </w:rPr>
                </w:rPrChange>
              </w:rPr>
              <w:pPrChange w:id="1004" w:author="WANG" w:date="2014-10-03T11:45:00Z">
                <w:pPr>
                  <w:spacing w:afterLines="50"/>
                </w:pPr>
              </w:pPrChange>
            </w:pPr>
            <w:ins w:id="1005" w:author="WANG" w:date="2014-10-03T11:02:00Z">
              <w:r>
                <w:rPr>
                  <w:rFonts w:ascii="Times New Roman" w:hAnsi="Times New Roman" w:cs="Times New Roman" w:hint="eastAsia"/>
                  <w:sz w:val="18"/>
                  <w:szCs w:val="18"/>
                </w:rPr>
                <w:t>0.066</w:t>
              </w:r>
            </w:ins>
          </w:p>
        </w:tc>
        <w:tc>
          <w:tcPr>
            <w:tcW w:w="1189" w:type="dxa"/>
            <w:noWrap/>
            <w:vAlign w:val="center"/>
            <w:hideMark/>
            <w:tcPrChange w:id="1006" w:author="WANG" w:date="2014-01-15T15:37:00Z">
              <w:tcPr>
                <w:tcW w:w="1189" w:type="dxa"/>
                <w:noWrap/>
                <w:hideMark/>
              </w:tcPr>
            </w:tcPrChange>
          </w:tcPr>
          <w:p w:rsidR="001C680C" w:rsidRDefault="00015E4B" w:rsidP="00C70D61">
            <w:pPr>
              <w:spacing w:after="156"/>
              <w:jc w:val="right"/>
              <w:rPr>
                <w:ins w:id="1007" w:author="WANG" w:date="2014-01-15T08:33:00Z"/>
                <w:rFonts w:ascii="Times New Roman" w:hAnsi="Times New Roman" w:cs="Times New Roman"/>
                <w:sz w:val="18"/>
                <w:szCs w:val="18"/>
                <w:rPrChange w:id="1008" w:author="WANG" w:date="2014-01-15T08:34:00Z">
                  <w:rPr>
                    <w:ins w:id="1009" w:author="WANG" w:date="2014-01-15T08:33:00Z"/>
                    <w:rFonts w:ascii="Times New Roman" w:hAnsi="Times New Roman" w:cs="Times New Roman"/>
                  </w:rPr>
                </w:rPrChange>
              </w:rPr>
              <w:pPrChange w:id="1010" w:author="WANG" w:date="2014-10-03T11:21:00Z">
                <w:pPr>
                  <w:spacing w:afterLines="50"/>
                </w:pPr>
              </w:pPrChange>
            </w:pPr>
            <w:ins w:id="1011" w:author="WANG" w:date="2014-01-15T08:33:00Z">
              <w:r w:rsidRPr="00015E4B">
                <w:rPr>
                  <w:rFonts w:ascii="Times New Roman" w:hAnsi="Times New Roman" w:cs="Times New Roman"/>
                  <w:sz w:val="18"/>
                  <w:szCs w:val="18"/>
                  <w:rPrChange w:id="1012" w:author="WANG" w:date="2014-01-15T08:34:00Z">
                    <w:rPr>
                      <w:rFonts w:ascii="Times New Roman" w:hAnsi="Times New Roman" w:cs="Times New Roman"/>
                    </w:rPr>
                  </w:rPrChange>
                </w:rPr>
                <w:t>Side impact</w:t>
              </w:r>
            </w:ins>
          </w:p>
        </w:tc>
        <w:tc>
          <w:tcPr>
            <w:tcW w:w="971" w:type="dxa"/>
            <w:noWrap/>
            <w:vAlign w:val="center"/>
            <w:hideMark/>
            <w:tcPrChange w:id="1013" w:author="WANG" w:date="2014-01-15T15:37:00Z">
              <w:tcPr>
                <w:tcW w:w="971" w:type="dxa"/>
                <w:gridSpan w:val="2"/>
                <w:noWrap/>
                <w:hideMark/>
              </w:tcPr>
            </w:tcPrChange>
          </w:tcPr>
          <w:p w:rsidR="001C680C" w:rsidRDefault="00B94090" w:rsidP="005D024C">
            <w:pPr>
              <w:spacing w:after="156"/>
              <w:jc w:val="right"/>
              <w:rPr>
                <w:ins w:id="1014" w:author="WANG" w:date="2014-01-15T08:33:00Z"/>
                <w:rFonts w:ascii="Times New Roman" w:hAnsi="Times New Roman" w:cs="Times New Roman"/>
                <w:sz w:val="18"/>
                <w:szCs w:val="18"/>
                <w:rPrChange w:id="1015" w:author="WANG" w:date="2014-01-15T08:34:00Z">
                  <w:rPr>
                    <w:ins w:id="1016" w:author="WANG" w:date="2014-01-15T08:33:00Z"/>
                    <w:rFonts w:ascii="Times New Roman" w:hAnsi="Times New Roman" w:cs="Times New Roman"/>
                  </w:rPr>
                </w:rPrChange>
              </w:rPr>
              <w:pPrChange w:id="1017" w:author="WANG" w:date="2014-10-03T11:45:00Z">
                <w:pPr>
                  <w:spacing w:afterLines="50"/>
                </w:pPr>
              </w:pPrChange>
            </w:pPr>
            <w:ins w:id="1018" w:author="WANG" w:date="2014-10-03T11:03:00Z">
              <w:r>
                <w:rPr>
                  <w:rFonts w:ascii="Times New Roman" w:hAnsi="Times New Roman" w:cs="Times New Roman" w:hint="eastAsia"/>
                  <w:sz w:val="18"/>
                  <w:szCs w:val="18"/>
                </w:rPr>
                <w:t>0.046927</w:t>
              </w:r>
            </w:ins>
          </w:p>
        </w:tc>
        <w:tc>
          <w:tcPr>
            <w:tcW w:w="621" w:type="dxa"/>
            <w:noWrap/>
            <w:vAlign w:val="center"/>
            <w:hideMark/>
            <w:tcPrChange w:id="1019" w:author="WANG" w:date="2014-01-15T15:37:00Z">
              <w:tcPr>
                <w:tcW w:w="567" w:type="dxa"/>
                <w:gridSpan w:val="3"/>
                <w:noWrap/>
                <w:hideMark/>
              </w:tcPr>
            </w:tcPrChange>
          </w:tcPr>
          <w:p w:rsidR="001C680C" w:rsidRDefault="005B3C2F" w:rsidP="00C70D61">
            <w:pPr>
              <w:spacing w:after="156"/>
              <w:jc w:val="right"/>
              <w:rPr>
                <w:ins w:id="1020" w:author="WANG" w:date="2014-01-15T08:33:00Z"/>
                <w:rFonts w:ascii="Times New Roman" w:hAnsi="Times New Roman" w:cs="Times New Roman"/>
                <w:sz w:val="18"/>
                <w:szCs w:val="18"/>
                <w:rPrChange w:id="1021" w:author="WANG" w:date="2014-01-15T08:34:00Z">
                  <w:rPr>
                    <w:ins w:id="1022" w:author="WANG" w:date="2014-01-15T08:33:00Z"/>
                    <w:rFonts w:ascii="Times New Roman" w:hAnsi="Times New Roman" w:cs="Times New Roman"/>
                  </w:rPr>
                </w:rPrChange>
              </w:rPr>
              <w:pPrChange w:id="1023" w:author="WANG" w:date="2014-10-03T11:21:00Z">
                <w:pPr>
                  <w:spacing w:afterLines="50"/>
                </w:pPr>
              </w:pPrChange>
            </w:pPr>
            <w:ins w:id="1024" w:author="WANG" w:date="2014-01-15T08:38:00Z">
              <w:r w:rsidRPr="00F45627">
                <w:rPr>
                  <w:rFonts w:ascii="Times New Roman" w:hAnsi="Times New Roman" w:cs="Times New Roman" w:hint="eastAsia"/>
                  <w:sz w:val="18"/>
                  <w:szCs w:val="18"/>
                </w:rPr>
                <w:t>0.000</w:t>
              </w:r>
            </w:ins>
          </w:p>
        </w:tc>
      </w:tr>
      <w:tr w:rsidR="00472F3F" w:rsidRPr="00A4489A" w:rsidTr="00A96FA9">
        <w:tblPrEx>
          <w:tblPrExChange w:id="1025" w:author="WANG" w:date="2014-01-15T15:37:00Z">
            <w:tblPrEx>
              <w:tblW w:w="10032" w:type="dxa"/>
            </w:tblPrEx>
          </w:tblPrExChange>
        </w:tblPrEx>
        <w:trPr>
          <w:trHeight w:val="270"/>
          <w:ins w:id="1026" w:author="WANG" w:date="2014-01-15T08:33:00Z"/>
          <w:trPrChange w:id="1027" w:author="WANG" w:date="2014-01-15T15:37:00Z">
            <w:trPr>
              <w:trHeight w:val="270"/>
            </w:trPr>
          </w:trPrChange>
        </w:trPr>
        <w:tc>
          <w:tcPr>
            <w:tcW w:w="1888" w:type="dxa"/>
            <w:noWrap/>
            <w:vAlign w:val="center"/>
            <w:hideMark/>
            <w:tcPrChange w:id="1028" w:author="WANG" w:date="2014-01-15T15:37:00Z">
              <w:tcPr>
                <w:tcW w:w="1888" w:type="dxa"/>
                <w:noWrap/>
                <w:hideMark/>
              </w:tcPr>
            </w:tcPrChange>
          </w:tcPr>
          <w:p w:rsidR="001C680C" w:rsidRDefault="00015E4B" w:rsidP="00C70D61">
            <w:pPr>
              <w:spacing w:after="156"/>
              <w:jc w:val="right"/>
              <w:rPr>
                <w:ins w:id="1029" w:author="WANG" w:date="2014-01-15T08:33:00Z"/>
                <w:rFonts w:ascii="Times New Roman" w:hAnsi="Times New Roman" w:cs="Times New Roman"/>
                <w:sz w:val="18"/>
                <w:szCs w:val="18"/>
                <w:rPrChange w:id="1030" w:author="WANG" w:date="2014-01-15T08:34:00Z">
                  <w:rPr>
                    <w:ins w:id="1031" w:author="WANG" w:date="2014-01-15T08:33:00Z"/>
                    <w:rFonts w:ascii="Times New Roman" w:hAnsi="Times New Roman" w:cs="Times New Roman"/>
                  </w:rPr>
                </w:rPrChange>
              </w:rPr>
              <w:pPrChange w:id="1032" w:author="WANG" w:date="2014-10-03T11:21:00Z">
                <w:pPr>
                  <w:spacing w:afterLines="50"/>
                </w:pPr>
              </w:pPrChange>
            </w:pPr>
            <w:ins w:id="1033" w:author="WANG" w:date="2014-01-15T08:33:00Z">
              <w:r w:rsidRPr="00015E4B">
                <w:rPr>
                  <w:rFonts w:ascii="Times New Roman" w:hAnsi="Times New Roman" w:cs="Times New Roman"/>
                  <w:sz w:val="18"/>
                  <w:szCs w:val="18"/>
                  <w:rPrChange w:id="1034" w:author="WANG" w:date="2014-01-15T08:34:00Z">
                    <w:rPr>
                      <w:rFonts w:ascii="Times New Roman" w:hAnsi="Times New Roman" w:cs="Times New Roman"/>
                    </w:rPr>
                  </w:rPrChange>
                </w:rPr>
                <w:t>Class II</w:t>
              </w:r>
            </w:ins>
          </w:p>
        </w:tc>
        <w:tc>
          <w:tcPr>
            <w:tcW w:w="914" w:type="dxa"/>
            <w:noWrap/>
            <w:vAlign w:val="center"/>
            <w:hideMark/>
            <w:tcPrChange w:id="1035" w:author="WANG" w:date="2014-01-15T15:37:00Z">
              <w:tcPr>
                <w:tcW w:w="914" w:type="dxa"/>
                <w:noWrap/>
                <w:hideMark/>
              </w:tcPr>
            </w:tcPrChange>
          </w:tcPr>
          <w:p w:rsidR="001C680C" w:rsidRDefault="00B94090" w:rsidP="005D024C">
            <w:pPr>
              <w:spacing w:after="156"/>
              <w:jc w:val="right"/>
              <w:rPr>
                <w:ins w:id="1036" w:author="WANG" w:date="2014-01-15T08:33:00Z"/>
                <w:rFonts w:ascii="Times New Roman" w:hAnsi="Times New Roman" w:cs="Times New Roman"/>
                <w:sz w:val="18"/>
                <w:szCs w:val="18"/>
                <w:rPrChange w:id="1037" w:author="WANG" w:date="2014-01-15T08:34:00Z">
                  <w:rPr>
                    <w:ins w:id="1038" w:author="WANG" w:date="2014-01-15T08:33:00Z"/>
                    <w:rFonts w:ascii="Times New Roman" w:hAnsi="Times New Roman" w:cs="Times New Roman"/>
                  </w:rPr>
                </w:rPrChange>
              </w:rPr>
              <w:pPrChange w:id="1039" w:author="WANG" w:date="2014-10-03T11:45:00Z">
                <w:pPr>
                  <w:spacing w:afterLines="50"/>
                </w:pPr>
              </w:pPrChange>
            </w:pPr>
            <w:ins w:id="1040" w:author="WANG" w:date="2014-10-03T10:58:00Z">
              <w:r>
                <w:rPr>
                  <w:rFonts w:ascii="Times New Roman" w:hAnsi="Times New Roman" w:cs="Times New Roman" w:hint="eastAsia"/>
                  <w:sz w:val="18"/>
                  <w:szCs w:val="18"/>
                </w:rPr>
                <w:t>0.047750</w:t>
              </w:r>
            </w:ins>
          </w:p>
        </w:tc>
        <w:tc>
          <w:tcPr>
            <w:tcW w:w="621" w:type="dxa"/>
            <w:noWrap/>
            <w:vAlign w:val="center"/>
            <w:hideMark/>
            <w:tcPrChange w:id="1041" w:author="WANG" w:date="2014-01-15T15:37:00Z">
              <w:tcPr>
                <w:tcW w:w="621" w:type="dxa"/>
                <w:noWrap/>
                <w:hideMark/>
              </w:tcPr>
            </w:tcPrChange>
          </w:tcPr>
          <w:p w:rsidR="001C680C" w:rsidRDefault="005B3C2F" w:rsidP="00C70D61">
            <w:pPr>
              <w:spacing w:after="156"/>
              <w:jc w:val="right"/>
              <w:rPr>
                <w:ins w:id="1042" w:author="WANG" w:date="2014-01-15T08:33:00Z"/>
                <w:rFonts w:ascii="Times New Roman" w:hAnsi="Times New Roman" w:cs="Times New Roman"/>
                <w:sz w:val="18"/>
                <w:szCs w:val="18"/>
                <w:rPrChange w:id="1043" w:author="WANG" w:date="2014-01-15T08:34:00Z">
                  <w:rPr>
                    <w:ins w:id="1044" w:author="WANG" w:date="2014-01-15T08:33:00Z"/>
                    <w:rFonts w:ascii="Times New Roman" w:hAnsi="Times New Roman" w:cs="Times New Roman"/>
                  </w:rPr>
                </w:rPrChange>
              </w:rPr>
              <w:pPrChange w:id="1045" w:author="WANG" w:date="2014-10-03T11:21:00Z">
                <w:pPr>
                  <w:spacing w:afterLines="50"/>
                </w:pPr>
              </w:pPrChange>
            </w:pPr>
            <w:ins w:id="1046" w:author="WANG" w:date="2014-01-15T08:38:00Z">
              <w:r w:rsidRPr="00323766">
                <w:rPr>
                  <w:rFonts w:ascii="Times New Roman" w:hAnsi="Times New Roman" w:cs="Times New Roman" w:hint="eastAsia"/>
                  <w:sz w:val="18"/>
                  <w:szCs w:val="18"/>
                </w:rPr>
                <w:t>0.000</w:t>
              </w:r>
            </w:ins>
          </w:p>
        </w:tc>
        <w:tc>
          <w:tcPr>
            <w:tcW w:w="1741" w:type="dxa"/>
            <w:noWrap/>
            <w:vAlign w:val="center"/>
            <w:hideMark/>
            <w:tcPrChange w:id="1047" w:author="WANG" w:date="2014-01-15T15:37:00Z">
              <w:tcPr>
                <w:tcW w:w="1741" w:type="dxa"/>
                <w:noWrap/>
                <w:hideMark/>
              </w:tcPr>
            </w:tcPrChange>
          </w:tcPr>
          <w:p w:rsidR="001C680C" w:rsidRDefault="00015E4B" w:rsidP="00C70D61">
            <w:pPr>
              <w:spacing w:after="156"/>
              <w:jc w:val="right"/>
              <w:rPr>
                <w:ins w:id="1048" w:author="WANG" w:date="2014-01-15T08:33:00Z"/>
                <w:rFonts w:ascii="Times New Roman" w:hAnsi="Times New Roman" w:cs="Times New Roman"/>
                <w:sz w:val="18"/>
                <w:szCs w:val="18"/>
                <w:rPrChange w:id="1049" w:author="WANG" w:date="2014-01-15T08:34:00Z">
                  <w:rPr>
                    <w:ins w:id="1050" w:author="WANG" w:date="2014-01-15T08:33:00Z"/>
                    <w:rFonts w:ascii="Times New Roman" w:hAnsi="Times New Roman" w:cs="Times New Roman"/>
                  </w:rPr>
                </w:rPrChange>
              </w:rPr>
              <w:pPrChange w:id="1051" w:author="WANG" w:date="2014-10-03T11:21:00Z">
                <w:pPr>
                  <w:spacing w:afterLines="50"/>
                </w:pPr>
              </w:pPrChange>
            </w:pPr>
            <w:ins w:id="1052" w:author="WANG" w:date="2014-01-15T08:33:00Z">
              <w:r w:rsidRPr="00015E4B">
                <w:rPr>
                  <w:rFonts w:ascii="Times New Roman" w:hAnsi="Times New Roman" w:cs="Times New Roman" w:hint="eastAsia"/>
                  <w:sz w:val="18"/>
                  <w:szCs w:val="18"/>
                  <w:rPrChange w:id="1053" w:author="WANG" w:date="2014-01-15T08:34:00Z">
                    <w:rPr>
                      <w:rFonts w:ascii="Times New Roman" w:hAnsi="Times New Roman" w:cs="Times New Roman" w:hint="eastAsia"/>
                    </w:rPr>
                  </w:rPrChange>
                </w:rPr>
                <w:t xml:space="preserve">　</w:t>
              </w:r>
            </w:ins>
          </w:p>
        </w:tc>
        <w:tc>
          <w:tcPr>
            <w:tcW w:w="952" w:type="dxa"/>
            <w:noWrap/>
            <w:vAlign w:val="center"/>
            <w:hideMark/>
            <w:tcPrChange w:id="1054" w:author="WANG" w:date="2014-01-15T15:37:00Z">
              <w:tcPr>
                <w:tcW w:w="952" w:type="dxa"/>
                <w:noWrap/>
                <w:hideMark/>
              </w:tcPr>
            </w:tcPrChange>
          </w:tcPr>
          <w:p w:rsidR="001C680C" w:rsidRDefault="001C680C" w:rsidP="00C70D61">
            <w:pPr>
              <w:spacing w:after="156"/>
              <w:jc w:val="right"/>
              <w:rPr>
                <w:ins w:id="1055" w:author="WANG" w:date="2014-01-15T08:33:00Z"/>
                <w:rFonts w:ascii="Times New Roman" w:hAnsi="Times New Roman" w:cs="Times New Roman"/>
                <w:sz w:val="18"/>
                <w:szCs w:val="18"/>
                <w:rPrChange w:id="1056" w:author="WANG" w:date="2014-01-15T08:34:00Z">
                  <w:rPr>
                    <w:ins w:id="1057" w:author="WANG" w:date="2014-01-15T08:33:00Z"/>
                    <w:rFonts w:ascii="Times New Roman" w:hAnsi="Times New Roman" w:cs="Times New Roman"/>
                  </w:rPr>
                </w:rPrChange>
              </w:rPr>
              <w:pPrChange w:id="1058" w:author="WANG" w:date="2014-10-03T11:21:00Z">
                <w:pPr>
                  <w:spacing w:afterLines="50"/>
                </w:pPr>
              </w:pPrChange>
            </w:pPr>
          </w:p>
        </w:tc>
        <w:tc>
          <w:tcPr>
            <w:tcW w:w="621" w:type="dxa"/>
            <w:noWrap/>
            <w:vAlign w:val="center"/>
            <w:hideMark/>
            <w:tcPrChange w:id="1059" w:author="WANG" w:date="2014-01-15T15:37:00Z">
              <w:tcPr>
                <w:tcW w:w="621" w:type="dxa"/>
                <w:noWrap/>
                <w:hideMark/>
              </w:tcPr>
            </w:tcPrChange>
          </w:tcPr>
          <w:p w:rsidR="001C680C" w:rsidRDefault="00015E4B" w:rsidP="00C70D61">
            <w:pPr>
              <w:spacing w:after="156"/>
              <w:jc w:val="right"/>
              <w:rPr>
                <w:ins w:id="1060" w:author="WANG" w:date="2014-01-15T08:33:00Z"/>
                <w:rFonts w:ascii="Times New Roman" w:hAnsi="Times New Roman" w:cs="Times New Roman"/>
                <w:sz w:val="18"/>
                <w:szCs w:val="18"/>
                <w:rPrChange w:id="1061" w:author="WANG" w:date="2014-01-15T08:34:00Z">
                  <w:rPr>
                    <w:ins w:id="1062" w:author="WANG" w:date="2014-01-15T08:33:00Z"/>
                    <w:rFonts w:ascii="Times New Roman" w:hAnsi="Times New Roman" w:cs="Times New Roman"/>
                  </w:rPr>
                </w:rPrChange>
              </w:rPr>
              <w:pPrChange w:id="1063" w:author="WANG" w:date="2014-10-03T11:21:00Z">
                <w:pPr>
                  <w:spacing w:afterLines="50"/>
                </w:pPr>
              </w:pPrChange>
            </w:pPr>
            <w:ins w:id="1064" w:author="WANG" w:date="2014-01-15T08:33:00Z">
              <w:r w:rsidRPr="00015E4B">
                <w:rPr>
                  <w:rFonts w:ascii="Times New Roman" w:hAnsi="Times New Roman" w:cs="Times New Roman" w:hint="eastAsia"/>
                  <w:sz w:val="18"/>
                  <w:szCs w:val="18"/>
                  <w:rPrChange w:id="1065" w:author="WANG" w:date="2014-01-15T08:34:00Z">
                    <w:rPr>
                      <w:rFonts w:ascii="Times New Roman" w:hAnsi="Times New Roman" w:cs="Times New Roman" w:hint="eastAsia"/>
                    </w:rPr>
                  </w:rPrChange>
                </w:rPr>
                <w:t xml:space="preserve">　</w:t>
              </w:r>
            </w:ins>
          </w:p>
        </w:tc>
        <w:tc>
          <w:tcPr>
            <w:tcW w:w="1189" w:type="dxa"/>
            <w:noWrap/>
            <w:vAlign w:val="center"/>
            <w:hideMark/>
            <w:tcPrChange w:id="1066" w:author="WANG" w:date="2014-01-15T15:37:00Z">
              <w:tcPr>
                <w:tcW w:w="1189" w:type="dxa"/>
                <w:noWrap/>
                <w:hideMark/>
              </w:tcPr>
            </w:tcPrChange>
          </w:tcPr>
          <w:p w:rsidR="001C680C" w:rsidRDefault="00015E4B" w:rsidP="00C70D61">
            <w:pPr>
              <w:spacing w:after="156"/>
              <w:jc w:val="right"/>
              <w:rPr>
                <w:ins w:id="1067" w:author="WANG" w:date="2014-01-15T08:33:00Z"/>
                <w:rFonts w:ascii="Times New Roman" w:hAnsi="Times New Roman" w:cs="Times New Roman"/>
                <w:sz w:val="18"/>
                <w:szCs w:val="18"/>
                <w:rPrChange w:id="1068" w:author="WANG" w:date="2014-01-15T08:34:00Z">
                  <w:rPr>
                    <w:ins w:id="1069" w:author="WANG" w:date="2014-01-15T08:33:00Z"/>
                    <w:rFonts w:ascii="Times New Roman" w:hAnsi="Times New Roman" w:cs="Times New Roman"/>
                  </w:rPr>
                </w:rPrChange>
              </w:rPr>
              <w:pPrChange w:id="1070" w:author="WANG" w:date="2014-10-03T11:21:00Z">
                <w:pPr>
                  <w:spacing w:afterLines="50"/>
                </w:pPr>
              </w:pPrChange>
            </w:pPr>
            <w:ins w:id="1071" w:author="WANG" w:date="2014-01-15T08:33:00Z">
              <w:r w:rsidRPr="00015E4B">
                <w:rPr>
                  <w:rFonts w:ascii="Times New Roman" w:hAnsi="Times New Roman" w:cs="Times New Roman"/>
                  <w:sz w:val="18"/>
                  <w:szCs w:val="18"/>
                  <w:rPrChange w:id="1072" w:author="WANG" w:date="2014-01-15T08:34:00Z">
                    <w:rPr>
                      <w:rFonts w:ascii="Times New Roman" w:hAnsi="Times New Roman" w:cs="Times New Roman"/>
                    </w:rPr>
                  </w:rPrChange>
                </w:rPr>
                <w:t>Rear-end</w:t>
              </w:r>
            </w:ins>
          </w:p>
        </w:tc>
        <w:tc>
          <w:tcPr>
            <w:tcW w:w="971" w:type="dxa"/>
            <w:noWrap/>
            <w:vAlign w:val="center"/>
            <w:hideMark/>
            <w:tcPrChange w:id="1073" w:author="WANG" w:date="2014-01-15T15:37:00Z">
              <w:tcPr>
                <w:tcW w:w="891" w:type="dxa"/>
                <w:noWrap/>
                <w:hideMark/>
              </w:tcPr>
            </w:tcPrChange>
          </w:tcPr>
          <w:p w:rsidR="001C680C" w:rsidRDefault="00B94090" w:rsidP="005D024C">
            <w:pPr>
              <w:spacing w:after="156"/>
              <w:jc w:val="right"/>
              <w:rPr>
                <w:ins w:id="1074" w:author="WANG" w:date="2014-01-15T08:33:00Z"/>
                <w:rFonts w:ascii="Times New Roman" w:hAnsi="Times New Roman" w:cs="Times New Roman"/>
                <w:sz w:val="18"/>
                <w:szCs w:val="18"/>
                <w:rPrChange w:id="1075" w:author="WANG" w:date="2014-01-15T08:34:00Z">
                  <w:rPr>
                    <w:ins w:id="1076" w:author="WANG" w:date="2014-01-15T08:33:00Z"/>
                    <w:rFonts w:ascii="Times New Roman" w:hAnsi="Times New Roman" w:cs="Times New Roman"/>
                  </w:rPr>
                </w:rPrChange>
              </w:rPr>
              <w:pPrChange w:id="1077" w:author="WANG" w:date="2014-10-03T11:45:00Z">
                <w:pPr>
                  <w:spacing w:afterLines="50"/>
                </w:pPr>
              </w:pPrChange>
            </w:pPr>
            <w:ins w:id="1078" w:author="WANG" w:date="2014-10-03T11:03:00Z">
              <w:r>
                <w:rPr>
                  <w:rFonts w:ascii="Times New Roman" w:hAnsi="Times New Roman" w:cs="Times New Roman" w:hint="eastAsia"/>
                  <w:sz w:val="18"/>
                  <w:szCs w:val="18"/>
                </w:rPr>
                <w:t>0.084150</w:t>
              </w:r>
            </w:ins>
          </w:p>
        </w:tc>
        <w:tc>
          <w:tcPr>
            <w:tcW w:w="621" w:type="dxa"/>
            <w:noWrap/>
            <w:vAlign w:val="center"/>
            <w:hideMark/>
            <w:tcPrChange w:id="1079" w:author="WANG" w:date="2014-01-15T15:37:00Z">
              <w:tcPr>
                <w:tcW w:w="1215" w:type="dxa"/>
                <w:gridSpan w:val="7"/>
                <w:noWrap/>
                <w:hideMark/>
              </w:tcPr>
            </w:tcPrChange>
          </w:tcPr>
          <w:p w:rsidR="001C680C" w:rsidRDefault="005B3C2F" w:rsidP="00C70D61">
            <w:pPr>
              <w:spacing w:after="156"/>
              <w:jc w:val="right"/>
              <w:rPr>
                <w:ins w:id="1080" w:author="WANG" w:date="2014-01-15T08:33:00Z"/>
                <w:rFonts w:ascii="Times New Roman" w:hAnsi="Times New Roman" w:cs="Times New Roman"/>
                <w:sz w:val="18"/>
                <w:szCs w:val="18"/>
                <w:rPrChange w:id="1081" w:author="WANG" w:date="2014-01-15T08:34:00Z">
                  <w:rPr>
                    <w:ins w:id="1082" w:author="WANG" w:date="2014-01-15T08:33:00Z"/>
                    <w:rFonts w:ascii="Times New Roman" w:hAnsi="Times New Roman" w:cs="Times New Roman"/>
                  </w:rPr>
                </w:rPrChange>
              </w:rPr>
              <w:pPrChange w:id="1083" w:author="WANG" w:date="2014-10-03T11:21:00Z">
                <w:pPr>
                  <w:spacing w:afterLines="50"/>
                </w:pPr>
              </w:pPrChange>
            </w:pPr>
            <w:ins w:id="1084" w:author="WANG" w:date="2014-01-15T08:38:00Z">
              <w:r w:rsidRPr="00F45627">
                <w:rPr>
                  <w:rFonts w:ascii="Times New Roman" w:hAnsi="Times New Roman" w:cs="Times New Roman" w:hint="eastAsia"/>
                  <w:sz w:val="18"/>
                  <w:szCs w:val="18"/>
                </w:rPr>
                <w:t>0.000</w:t>
              </w:r>
            </w:ins>
          </w:p>
        </w:tc>
      </w:tr>
      <w:tr w:rsidR="00472F3F" w:rsidRPr="00A4489A" w:rsidTr="00A96FA9">
        <w:tblPrEx>
          <w:tblPrExChange w:id="1085" w:author="WANG" w:date="2014-01-15T15:37:00Z">
            <w:tblPrEx>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270"/>
          <w:ins w:id="1086" w:author="WANG" w:date="2014-01-15T08:33:00Z"/>
          <w:trPrChange w:id="1087" w:author="WANG" w:date="2014-01-15T15:37:00Z">
            <w:trPr>
              <w:gridAfter w:val="0"/>
              <w:trHeight w:val="270"/>
            </w:trPr>
          </w:trPrChange>
        </w:trPr>
        <w:tc>
          <w:tcPr>
            <w:tcW w:w="1888" w:type="dxa"/>
            <w:noWrap/>
            <w:vAlign w:val="center"/>
            <w:hideMark/>
            <w:tcPrChange w:id="1088" w:author="WANG" w:date="2014-01-15T15:37:00Z">
              <w:tcPr>
                <w:tcW w:w="1888" w:type="dxa"/>
                <w:noWrap/>
                <w:hideMark/>
              </w:tcPr>
            </w:tcPrChange>
          </w:tcPr>
          <w:p w:rsidR="001C680C" w:rsidRDefault="00015E4B" w:rsidP="00C70D61">
            <w:pPr>
              <w:spacing w:after="156"/>
              <w:jc w:val="right"/>
              <w:rPr>
                <w:ins w:id="1089" w:author="WANG" w:date="2014-01-15T08:33:00Z"/>
                <w:rFonts w:ascii="Times New Roman" w:hAnsi="Times New Roman" w:cs="Times New Roman"/>
                <w:sz w:val="18"/>
                <w:szCs w:val="18"/>
                <w:rPrChange w:id="1090" w:author="WANG" w:date="2014-01-15T08:34:00Z">
                  <w:rPr>
                    <w:ins w:id="1091" w:author="WANG" w:date="2014-01-15T08:33:00Z"/>
                    <w:rFonts w:ascii="Times New Roman" w:hAnsi="Times New Roman" w:cs="Times New Roman"/>
                  </w:rPr>
                </w:rPrChange>
              </w:rPr>
              <w:pPrChange w:id="1092" w:author="WANG" w:date="2014-10-03T11:21:00Z">
                <w:pPr>
                  <w:spacing w:afterLines="50"/>
                </w:pPr>
              </w:pPrChange>
            </w:pPr>
            <w:ins w:id="1093" w:author="WANG" w:date="2014-01-15T08:33:00Z">
              <w:r w:rsidRPr="00015E4B">
                <w:rPr>
                  <w:rFonts w:ascii="Times New Roman" w:hAnsi="Times New Roman" w:cs="Times New Roman"/>
                  <w:sz w:val="18"/>
                  <w:szCs w:val="18"/>
                  <w:rPrChange w:id="1094" w:author="WANG" w:date="2014-01-15T08:34:00Z">
                    <w:rPr>
                      <w:rFonts w:ascii="Times New Roman" w:hAnsi="Times New Roman" w:cs="Times New Roman"/>
                    </w:rPr>
                  </w:rPrChange>
                </w:rPr>
                <w:t>Class III</w:t>
              </w:r>
            </w:ins>
          </w:p>
        </w:tc>
        <w:tc>
          <w:tcPr>
            <w:tcW w:w="914" w:type="dxa"/>
            <w:noWrap/>
            <w:vAlign w:val="center"/>
            <w:hideMark/>
            <w:tcPrChange w:id="1095" w:author="WANG" w:date="2014-01-15T15:37:00Z">
              <w:tcPr>
                <w:tcW w:w="914" w:type="dxa"/>
                <w:noWrap/>
                <w:hideMark/>
              </w:tcPr>
            </w:tcPrChange>
          </w:tcPr>
          <w:p w:rsidR="001C680C" w:rsidRDefault="00B94090" w:rsidP="005D024C">
            <w:pPr>
              <w:spacing w:after="156"/>
              <w:jc w:val="right"/>
              <w:rPr>
                <w:ins w:id="1096" w:author="WANG" w:date="2014-01-15T08:33:00Z"/>
                <w:rFonts w:ascii="Times New Roman" w:hAnsi="Times New Roman" w:cs="Times New Roman"/>
                <w:sz w:val="18"/>
                <w:szCs w:val="18"/>
                <w:rPrChange w:id="1097" w:author="WANG" w:date="2014-01-15T08:34:00Z">
                  <w:rPr>
                    <w:ins w:id="1098" w:author="WANG" w:date="2014-01-15T08:33:00Z"/>
                    <w:rFonts w:ascii="Times New Roman" w:hAnsi="Times New Roman" w:cs="Times New Roman"/>
                  </w:rPr>
                </w:rPrChange>
              </w:rPr>
              <w:pPrChange w:id="1099" w:author="WANG" w:date="2014-10-03T11:45:00Z">
                <w:pPr>
                  <w:spacing w:afterLines="50"/>
                </w:pPr>
              </w:pPrChange>
            </w:pPr>
            <w:ins w:id="1100" w:author="WANG" w:date="2014-10-03T10:58:00Z">
              <w:r>
                <w:rPr>
                  <w:rFonts w:ascii="Times New Roman" w:hAnsi="Times New Roman" w:cs="Times New Roman" w:hint="eastAsia"/>
                  <w:sz w:val="18"/>
                  <w:szCs w:val="18"/>
                </w:rPr>
                <w:t>0.040016</w:t>
              </w:r>
            </w:ins>
          </w:p>
        </w:tc>
        <w:tc>
          <w:tcPr>
            <w:tcW w:w="621" w:type="dxa"/>
            <w:noWrap/>
            <w:vAlign w:val="center"/>
            <w:hideMark/>
            <w:tcPrChange w:id="1101" w:author="WANG" w:date="2014-01-15T15:37:00Z">
              <w:tcPr>
                <w:tcW w:w="621" w:type="dxa"/>
                <w:noWrap/>
                <w:hideMark/>
              </w:tcPr>
            </w:tcPrChange>
          </w:tcPr>
          <w:p w:rsidR="001C680C" w:rsidRDefault="005B3C2F" w:rsidP="00C70D61">
            <w:pPr>
              <w:spacing w:after="156"/>
              <w:jc w:val="right"/>
              <w:rPr>
                <w:ins w:id="1102" w:author="WANG" w:date="2014-01-15T08:33:00Z"/>
                <w:rFonts w:ascii="Times New Roman" w:hAnsi="Times New Roman" w:cs="Times New Roman"/>
                <w:sz w:val="18"/>
                <w:szCs w:val="18"/>
                <w:rPrChange w:id="1103" w:author="WANG" w:date="2014-01-15T08:34:00Z">
                  <w:rPr>
                    <w:ins w:id="1104" w:author="WANG" w:date="2014-01-15T08:33:00Z"/>
                    <w:rFonts w:ascii="Times New Roman" w:hAnsi="Times New Roman" w:cs="Times New Roman"/>
                  </w:rPr>
                </w:rPrChange>
              </w:rPr>
              <w:pPrChange w:id="1105" w:author="WANG" w:date="2014-10-03T11:21:00Z">
                <w:pPr>
                  <w:spacing w:afterLines="50"/>
                </w:pPr>
              </w:pPrChange>
            </w:pPr>
            <w:ins w:id="1106" w:author="WANG" w:date="2014-01-15T08:38:00Z">
              <w:r w:rsidRPr="00323766">
                <w:rPr>
                  <w:rFonts w:ascii="Times New Roman" w:hAnsi="Times New Roman" w:cs="Times New Roman" w:hint="eastAsia"/>
                  <w:sz w:val="18"/>
                  <w:szCs w:val="18"/>
                </w:rPr>
                <w:t>0.000</w:t>
              </w:r>
            </w:ins>
          </w:p>
        </w:tc>
        <w:tc>
          <w:tcPr>
            <w:tcW w:w="1741" w:type="dxa"/>
            <w:noWrap/>
            <w:vAlign w:val="center"/>
            <w:hideMark/>
            <w:tcPrChange w:id="1107" w:author="WANG" w:date="2014-01-15T15:37:00Z">
              <w:tcPr>
                <w:tcW w:w="1741" w:type="dxa"/>
                <w:noWrap/>
                <w:hideMark/>
              </w:tcPr>
            </w:tcPrChange>
          </w:tcPr>
          <w:p w:rsidR="001C680C" w:rsidRDefault="00015E4B" w:rsidP="00C70D61">
            <w:pPr>
              <w:spacing w:after="156"/>
              <w:jc w:val="right"/>
              <w:rPr>
                <w:ins w:id="1108" w:author="WANG" w:date="2014-01-15T08:33:00Z"/>
                <w:rFonts w:ascii="Times New Roman" w:hAnsi="Times New Roman" w:cs="Times New Roman"/>
                <w:sz w:val="18"/>
                <w:szCs w:val="18"/>
                <w:rPrChange w:id="1109" w:author="WANG" w:date="2014-01-15T08:34:00Z">
                  <w:rPr>
                    <w:ins w:id="1110" w:author="WANG" w:date="2014-01-15T08:33:00Z"/>
                    <w:rFonts w:ascii="Times New Roman" w:hAnsi="Times New Roman" w:cs="Times New Roman"/>
                  </w:rPr>
                </w:rPrChange>
              </w:rPr>
              <w:pPrChange w:id="1111" w:author="WANG" w:date="2014-10-03T11:21:00Z">
                <w:pPr>
                  <w:spacing w:afterLines="50"/>
                </w:pPr>
              </w:pPrChange>
            </w:pPr>
            <w:ins w:id="1112" w:author="WANG" w:date="2014-01-15T08:33:00Z">
              <w:r w:rsidRPr="00015E4B">
                <w:rPr>
                  <w:rFonts w:ascii="Times New Roman" w:hAnsi="Times New Roman" w:cs="Times New Roman" w:hint="eastAsia"/>
                  <w:sz w:val="18"/>
                  <w:szCs w:val="18"/>
                  <w:rPrChange w:id="1113" w:author="WANG" w:date="2014-01-15T08:34:00Z">
                    <w:rPr>
                      <w:rFonts w:ascii="Times New Roman" w:hAnsi="Times New Roman" w:cs="Times New Roman" w:hint="eastAsia"/>
                    </w:rPr>
                  </w:rPrChange>
                </w:rPr>
                <w:t xml:space="preserve">　</w:t>
              </w:r>
            </w:ins>
          </w:p>
        </w:tc>
        <w:tc>
          <w:tcPr>
            <w:tcW w:w="952" w:type="dxa"/>
            <w:noWrap/>
            <w:vAlign w:val="center"/>
            <w:hideMark/>
            <w:tcPrChange w:id="1114" w:author="WANG" w:date="2014-01-15T15:37:00Z">
              <w:tcPr>
                <w:tcW w:w="952" w:type="dxa"/>
                <w:noWrap/>
                <w:hideMark/>
              </w:tcPr>
            </w:tcPrChange>
          </w:tcPr>
          <w:p w:rsidR="001C680C" w:rsidRDefault="001C680C" w:rsidP="00C70D61">
            <w:pPr>
              <w:spacing w:after="156"/>
              <w:jc w:val="right"/>
              <w:rPr>
                <w:ins w:id="1115" w:author="WANG" w:date="2014-01-15T08:33:00Z"/>
                <w:rFonts w:ascii="Times New Roman" w:hAnsi="Times New Roman" w:cs="Times New Roman"/>
                <w:sz w:val="18"/>
                <w:szCs w:val="18"/>
                <w:rPrChange w:id="1116" w:author="WANG" w:date="2014-01-15T08:34:00Z">
                  <w:rPr>
                    <w:ins w:id="1117" w:author="WANG" w:date="2014-01-15T08:33:00Z"/>
                    <w:rFonts w:ascii="Times New Roman" w:hAnsi="Times New Roman" w:cs="Times New Roman"/>
                  </w:rPr>
                </w:rPrChange>
              </w:rPr>
              <w:pPrChange w:id="1118" w:author="WANG" w:date="2014-10-03T11:21:00Z">
                <w:pPr>
                  <w:spacing w:afterLines="50"/>
                </w:pPr>
              </w:pPrChange>
            </w:pPr>
          </w:p>
        </w:tc>
        <w:tc>
          <w:tcPr>
            <w:tcW w:w="621" w:type="dxa"/>
            <w:noWrap/>
            <w:vAlign w:val="center"/>
            <w:hideMark/>
            <w:tcPrChange w:id="1119" w:author="WANG" w:date="2014-01-15T15:37:00Z">
              <w:tcPr>
                <w:tcW w:w="621" w:type="dxa"/>
                <w:noWrap/>
                <w:hideMark/>
              </w:tcPr>
            </w:tcPrChange>
          </w:tcPr>
          <w:p w:rsidR="001C680C" w:rsidRDefault="00015E4B" w:rsidP="00C70D61">
            <w:pPr>
              <w:spacing w:after="156"/>
              <w:jc w:val="right"/>
              <w:rPr>
                <w:ins w:id="1120" w:author="WANG" w:date="2014-01-15T08:33:00Z"/>
                <w:rFonts w:ascii="Times New Roman" w:hAnsi="Times New Roman" w:cs="Times New Roman"/>
                <w:sz w:val="18"/>
                <w:szCs w:val="18"/>
                <w:rPrChange w:id="1121" w:author="WANG" w:date="2014-01-15T08:34:00Z">
                  <w:rPr>
                    <w:ins w:id="1122" w:author="WANG" w:date="2014-01-15T08:33:00Z"/>
                    <w:rFonts w:ascii="Times New Roman" w:hAnsi="Times New Roman" w:cs="Times New Roman"/>
                  </w:rPr>
                </w:rPrChange>
              </w:rPr>
              <w:pPrChange w:id="1123" w:author="WANG" w:date="2014-10-03T11:21:00Z">
                <w:pPr>
                  <w:spacing w:afterLines="50"/>
                </w:pPr>
              </w:pPrChange>
            </w:pPr>
            <w:ins w:id="1124" w:author="WANG" w:date="2014-01-15T08:33:00Z">
              <w:r w:rsidRPr="00015E4B">
                <w:rPr>
                  <w:rFonts w:ascii="Times New Roman" w:hAnsi="Times New Roman" w:cs="Times New Roman" w:hint="eastAsia"/>
                  <w:sz w:val="18"/>
                  <w:szCs w:val="18"/>
                  <w:rPrChange w:id="1125" w:author="WANG" w:date="2014-01-15T08:34:00Z">
                    <w:rPr>
                      <w:rFonts w:ascii="Times New Roman" w:hAnsi="Times New Roman" w:cs="Times New Roman" w:hint="eastAsia"/>
                    </w:rPr>
                  </w:rPrChange>
                </w:rPr>
                <w:t xml:space="preserve">　</w:t>
              </w:r>
            </w:ins>
          </w:p>
        </w:tc>
        <w:tc>
          <w:tcPr>
            <w:tcW w:w="1189" w:type="dxa"/>
            <w:noWrap/>
            <w:vAlign w:val="center"/>
            <w:hideMark/>
            <w:tcPrChange w:id="1126" w:author="WANG" w:date="2014-01-15T15:37:00Z">
              <w:tcPr>
                <w:tcW w:w="1189" w:type="dxa"/>
                <w:noWrap/>
                <w:hideMark/>
              </w:tcPr>
            </w:tcPrChange>
          </w:tcPr>
          <w:p w:rsidR="001C680C" w:rsidRDefault="001C680C" w:rsidP="00C70D61">
            <w:pPr>
              <w:spacing w:after="156"/>
              <w:jc w:val="right"/>
              <w:rPr>
                <w:ins w:id="1127" w:author="WANG" w:date="2014-01-15T08:33:00Z"/>
                <w:rFonts w:ascii="Times New Roman" w:hAnsi="Times New Roman" w:cs="Times New Roman"/>
                <w:sz w:val="18"/>
                <w:szCs w:val="18"/>
                <w:rPrChange w:id="1128" w:author="WANG" w:date="2014-01-15T08:34:00Z">
                  <w:rPr>
                    <w:ins w:id="1129" w:author="WANG" w:date="2014-01-15T08:33:00Z"/>
                    <w:rFonts w:ascii="Times New Roman" w:hAnsi="Times New Roman" w:cs="Times New Roman"/>
                  </w:rPr>
                </w:rPrChange>
              </w:rPr>
              <w:pPrChange w:id="1130" w:author="WANG" w:date="2014-10-03T11:21:00Z">
                <w:pPr>
                  <w:spacing w:afterLines="50"/>
                </w:pPr>
              </w:pPrChange>
            </w:pPr>
          </w:p>
        </w:tc>
        <w:tc>
          <w:tcPr>
            <w:tcW w:w="971" w:type="dxa"/>
            <w:noWrap/>
            <w:vAlign w:val="center"/>
            <w:hideMark/>
            <w:tcPrChange w:id="1131" w:author="WANG" w:date="2014-01-15T15:37:00Z">
              <w:tcPr>
                <w:tcW w:w="971" w:type="dxa"/>
                <w:gridSpan w:val="2"/>
                <w:noWrap/>
                <w:hideMark/>
              </w:tcPr>
            </w:tcPrChange>
          </w:tcPr>
          <w:p w:rsidR="001C680C" w:rsidRDefault="00015E4B" w:rsidP="00C70D61">
            <w:pPr>
              <w:spacing w:after="156"/>
              <w:jc w:val="right"/>
              <w:rPr>
                <w:ins w:id="1132" w:author="WANG" w:date="2014-01-15T08:33:00Z"/>
                <w:rFonts w:ascii="Times New Roman" w:hAnsi="Times New Roman" w:cs="Times New Roman"/>
                <w:sz w:val="18"/>
                <w:szCs w:val="18"/>
                <w:rPrChange w:id="1133" w:author="WANG" w:date="2014-01-15T08:34:00Z">
                  <w:rPr>
                    <w:ins w:id="1134" w:author="WANG" w:date="2014-01-15T08:33:00Z"/>
                    <w:rFonts w:ascii="Times New Roman" w:hAnsi="Times New Roman" w:cs="Times New Roman"/>
                    <w:sz w:val="24"/>
                  </w:rPr>
                </w:rPrChange>
              </w:rPr>
              <w:pPrChange w:id="1135" w:author="WANG" w:date="2014-10-03T11:21:00Z">
                <w:pPr>
                  <w:spacing w:afterLines="50"/>
                </w:pPr>
              </w:pPrChange>
            </w:pPr>
            <w:ins w:id="1136" w:author="WANG" w:date="2014-01-15T08:33:00Z">
              <w:r w:rsidRPr="00015E4B">
                <w:rPr>
                  <w:rFonts w:ascii="Times New Roman" w:hAnsi="Times New Roman" w:cs="Times New Roman" w:hint="eastAsia"/>
                  <w:sz w:val="18"/>
                  <w:szCs w:val="18"/>
                  <w:rPrChange w:id="1137" w:author="WANG" w:date="2014-01-15T08:34:00Z">
                    <w:rPr>
                      <w:rFonts w:ascii="Times New Roman" w:hAnsi="Times New Roman" w:cs="Times New Roman" w:hint="eastAsia"/>
                    </w:rPr>
                  </w:rPrChange>
                </w:rPr>
                <w:t xml:space="preserve">　</w:t>
              </w:r>
            </w:ins>
          </w:p>
        </w:tc>
        <w:tc>
          <w:tcPr>
            <w:tcW w:w="621" w:type="dxa"/>
            <w:noWrap/>
            <w:vAlign w:val="center"/>
            <w:hideMark/>
            <w:tcPrChange w:id="1138" w:author="WANG" w:date="2014-01-15T15:37:00Z">
              <w:tcPr>
                <w:tcW w:w="567" w:type="dxa"/>
                <w:gridSpan w:val="3"/>
                <w:noWrap/>
                <w:hideMark/>
              </w:tcPr>
            </w:tcPrChange>
          </w:tcPr>
          <w:p w:rsidR="001C680C" w:rsidRDefault="001C680C" w:rsidP="00C70D61">
            <w:pPr>
              <w:spacing w:after="156"/>
              <w:jc w:val="right"/>
              <w:rPr>
                <w:ins w:id="1139" w:author="WANG" w:date="2014-01-15T08:33:00Z"/>
                <w:rFonts w:ascii="Times New Roman" w:hAnsi="Times New Roman" w:cs="Times New Roman"/>
                <w:sz w:val="18"/>
                <w:szCs w:val="18"/>
                <w:rPrChange w:id="1140" w:author="WANG" w:date="2014-01-15T08:34:00Z">
                  <w:rPr>
                    <w:ins w:id="1141" w:author="WANG" w:date="2014-01-15T08:33:00Z"/>
                    <w:rFonts w:ascii="Times New Roman" w:hAnsi="Times New Roman" w:cs="Times New Roman"/>
                  </w:rPr>
                </w:rPrChange>
              </w:rPr>
              <w:pPrChange w:id="1142" w:author="WANG" w:date="2014-10-03T11:21:00Z">
                <w:pPr>
                  <w:spacing w:afterLines="50"/>
                </w:pPr>
              </w:pPrChange>
            </w:pPr>
          </w:p>
        </w:tc>
      </w:tr>
      <w:tr w:rsidR="00472F3F" w:rsidRPr="00A4489A" w:rsidTr="00A96FA9">
        <w:tblPrEx>
          <w:tblPrExChange w:id="1143" w:author="WANG" w:date="2014-01-15T15:37:00Z">
            <w:tblPrEx>
              <w:tblW w:w="10032" w:type="dxa"/>
            </w:tblPrEx>
          </w:tblPrExChange>
        </w:tblPrEx>
        <w:trPr>
          <w:trHeight w:val="270"/>
          <w:ins w:id="1144" w:author="WANG" w:date="2014-01-15T08:33:00Z"/>
          <w:trPrChange w:id="1145" w:author="WANG" w:date="2014-01-15T15:37:00Z">
            <w:trPr>
              <w:trHeight w:val="270"/>
            </w:trPr>
          </w:trPrChange>
        </w:trPr>
        <w:tc>
          <w:tcPr>
            <w:tcW w:w="1888" w:type="dxa"/>
            <w:tcBorders>
              <w:bottom w:val="single" w:sz="4" w:space="0" w:color="auto"/>
            </w:tcBorders>
            <w:noWrap/>
            <w:vAlign w:val="center"/>
            <w:hideMark/>
            <w:tcPrChange w:id="1146" w:author="WANG" w:date="2014-01-15T15:37:00Z">
              <w:tcPr>
                <w:tcW w:w="1888" w:type="dxa"/>
                <w:noWrap/>
                <w:hideMark/>
              </w:tcPr>
            </w:tcPrChange>
          </w:tcPr>
          <w:p w:rsidR="001C680C" w:rsidRDefault="00015E4B" w:rsidP="00C70D61">
            <w:pPr>
              <w:spacing w:after="156"/>
              <w:jc w:val="right"/>
              <w:rPr>
                <w:ins w:id="1147" w:author="WANG" w:date="2014-01-15T08:33:00Z"/>
                <w:rFonts w:ascii="Times New Roman" w:hAnsi="Times New Roman" w:cs="Times New Roman"/>
                <w:sz w:val="18"/>
                <w:szCs w:val="18"/>
                <w:rPrChange w:id="1148" w:author="WANG" w:date="2014-01-15T08:34:00Z">
                  <w:rPr>
                    <w:ins w:id="1149" w:author="WANG" w:date="2014-01-15T08:33:00Z"/>
                    <w:rFonts w:ascii="Times New Roman" w:hAnsi="Times New Roman" w:cs="Times New Roman"/>
                  </w:rPr>
                </w:rPrChange>
              </w:rPr>
              <w:pPrChange w:id="1150" w:author="WANG" w:date="2014-10-03T11:21:00Z">
                <w:pPr>
                  <w:spacing w:afterLines="50"/>
                </w:pPr>
              </w:pPrChange>
            </w:pPr>
            <w:ins w:id="1151" w:author="WANG" w:date="2014-01-15T08:33:00Z">
              <w:r w:rsidRPr="00015E4B">
                <w:rPr>
                  <w:rFonts w:ascii="Times New Roman" w:hAnsi="Times New Roman" w:cs="Times New Roman"/>
                  <w:sz w:val="18"/>
                  <w:szCs w:val="18"/>
                  <w:rPrChange w:id="1152" w:author="WANG" w:date="2014-01-15T08:34:00Z">
                    <w:rPr>
                      <w:rFonts w:ascii="Times New Roman" w:hAnsi="Times New Roman" w:cs="Times New Roman"/>
                    </w:rPr>
                  </w:rPrChange>
                </w:rPr>
                <w:t>Urban Road</w:t>
              </w:r>
            </w:ins>
          </w:p>
        </w:tc>
        <w:tc>
          <w:tcPr>
            <w:tcW w:w="914" w:type="dxa"/>
            <w:tcBorders>
              <w:bottom w:val="single" w:sz="4" w:space="0" w:color="auto"/>
            </w:tcBorders>
            <w:noWrap/>
            <w:vAlign w:val="center"/>
            <w:hideMark/>
            <w:tcPrChange w:id="1153" w:author="WANG" w:date="2014-01-15T15:37:00Z">
              <w:tcPr>
                <w:tcW w:w="914" w:type="dxa"/>
                <w:noWrap/>
                <w:hideMark/>
              </w:tcPr>
            </w:tcPrChange>
          </w:tcPr>
          <w:p w:rsidR="001C680C" w:rsidRDefault="00B94090" w:rsidP="005D024C">
            <w:pPr>
              <w:spacing w:after="156"/>
              <w:jc w:val="right"/>
              <w:rPr>
                <w:ins w:id="1154" w:author="WANG" w:date="2014-01-15T08:33:00Z"/>
                <w:rFonts w:ascii="Times New Roman" w:hAnsi="Times New Roman" w:cs="Times New Roman"/>
                <w:sz w:val="18"/>
                <w:szCs w:val="18"/>
                <w:rPrChange w:id="1155" w:author="WANG" w:date="2014-01-15T08:34:00Z">
                  <w:rPr>
                    <w:ins w:id="1156" w:author="WANG" w:date="2014-01-15T08:33:00Z"/>
                    <w:rFonts w:ascii="Times New Roman" w:hAnsi="Times New Roman" w:cs="Times New Roman"/>
                  </w:rPr>
                </w:rPrChange>
              </w:rPr>
              <w:pPrChange w:id="1157" w:author="WANG" w:date="2014-10-03T11:45:00Z">
                <w:pPr>
                  <w:spacing w:afterLines="50"/>
                </w:pPr>
              </w:pPrChange>
            </w:pPr>
            <w:ins w:id="1158" w:author="WANG" w:date="2014-10-03T10:58:00Z">
              <w:r>
                <w:rPr>
                  <w:rFonts w:ascii="Times New Roman" w:hAnsi="Times New Roman" w:cs="Times New Roman" w:hint="eastAsia"/>
                  <w:sz w:val="18"/>
                  <w:szCs w:val="18"/>
                </w:rPr>
                <w:t>0.057651</w:t>
              </w:r>
            </w:ins>
          </w:p>
        </w:tc>
        <w:tc>
          <w:tcPr>
            <w:tcW w:w="621" w:type="dxa"/>
            <w:tcBorders>
              <w:bottom w:val="single" w:sz="4" w:space="0" w:color="auto"/>
            </w:tcBorders>
            <w:noWrap/>
            <w:vAlign w:val="center"/>
            <w:hideMark/>
            <w:tcPrChange w:id="1159" w:author="WANG" w:date="2014-01-15T15:37:00Z">
              <w:tcPr>
                <w:tcW w:w="621" w:type="dxa"/>
                <w:noWrap/>
                <w:hideMark/>
              </w:tcPr>
            </w:tcPrChange>
          </w:tcPr>
          <w:p w:rsidR="001C680C" w:rsidRDefault="005B3C2F" w:rsidP="00C70D61">
            <w:pPr>
              <w:spacing w:after="156"/>
              <w:jc w:val="right"/>
              <w:rPr>
                <w:ins w:id="1160" w:author="WANG" w:date="2014-01-15T08:33:00Z"/>
                <w:rFonts w:ascii="Times New Roman" w:hAnsi="Times New Roman" w:cs="Times New Roman"/>
                <w:sz w:val="18"/>
                <w:szCs w:val="18"/>
                <w:rPrChange w:id="1161" w:author="WANG" w:date="2014-01-15T08:34:00Z">
                  <w:rPr>
                    <w:ins w:id="1162" w:author="WANG" w:date="2014-01-15T08:33:00Z"/>
                    <w:rFonts w:ascii="Times New Roman" w:hAnsi="Times New Roman" w:cs="Times New Roman"/>
                  </w:rPr>
                </w:rPrChange>
              </w:rPr>
              <w:pPrChange w:id="1163" w:author="WANG" w:date="2014-10-03T11:21:00Z">
                <w:pPr>
                  <w:spacing w:afterLines="50"/>
                </w:pPr>
              </w:pPrChange>
            </w:pPr>
            <w:ins w:id="1164" w:author="WANG" w:date="2014-01-15T08:38:00Z">
              <w:r w:rsidRPr="00323766">
                <w:rPr>
                  <w:rFonts w:ascii="Times New Roman" w:hAnsi="Times New Roman" w:cs="Times New Roman" w:hint="eastAsia"/>
                  <w:sz w:val="18"/>
                  <w:szCs w:val="18"/>
                </w:rPr>
                <w:t>0.000</w:t>
              </w:r>
            </w:ins>
          </w:p>
        </w:tc>
        <w:tc>
          <w:tcPr>
            <w:tcW w:w="1741" w:type="dxa"/>
            <w:tcBorders>
              <w:bottom w:val="single" w:sz="4" w:space="0" w:color="auto"/>
            </w:tcBorders>
            <w:noWrap/>
            <w:vAlign w:val="center"/>
            <w:hideMark/>
            <w:tcPrChange w:id="1165" w:author="WANG" w:date="2014-01-15T15:37:00Z">
              <w:tcPr>
                <w:tcW w:w="1741" w:type="dxa"/>
                <w:noWrap/>
                <w:hideMark/>
              </w:tcPr>
            </w:tcPrChange>
          </w:tcPr>
          <w:p w:rsidR="001C680C" w:rsidRDefault="00015E4B" w:rsidP="00C70D61">
            <w:pPr>
              <w:spacing w:after="156"/>
              <w:jc w:val="right"/>
              <w:rPr>
                <w:ins w:id="1166" w:author="WANG" w:date="2014-01-15T08:33:00Z"/>
                <w:rFonts w:ascii="Times New Roman" w:hAnsi="Times New Roman" w:cs="Times New Roman"/>
                <w:sz w:val="18"/>
                <w:szCs w:val="18"/>
                <w:rPrChange w:id="1167" w:author="WANG" w:date="2014-01-15T08:34:00Z">
                  <w:rPr>
                    <w:ins w:id="1168" w:author="WANG" w:date="2014-01-15T08:33:00Z"/>
                    <w:rFonts w:ascii="Times New Roman" w:hAnsi="Times New Roman" w:cs="Times New Roman"/>
                  </w:rPr>
                </w:rPrChange>
              </w:rPr>
              <w:pPrChange w:id="1169" w:author="WANG" w:date="2014-10-03T11:21:00Z">
                <w:pPr>
                  <w:spacing w:afterLines="50"/>
                </w:pPr>
              </w:pPrChange>
            </w:pPr>
            <w:ins w:id="1170" w:author="WANG" w:date="2014-01-15T08:33:00Z">
              <w:r w:rsidRPr="00015E4B">
                <w:rPr>
                  <w:rFonts w:ascii="Times New Roman" w:hAnsi="Times New Roman" w:cs="Times New Roman" w:hint="eastAsia"/>
                  <w:sz w:val="18"/>
                  <w:szCs w:val="18"/>
                  <w:rPrChange w:id="1171" w:author="WANG" w:date="2014-01-15T08:34:00Z">
                    <w:rPr>
                      <w:rFonts w:ascii="Times New Roman" w:hAnsi="Times New Roman" w:cs="Times New Roman" w:hint="eastAsia"/>
                    </w:rPr>
                  </w:rPrChange>
                </w:rPr>
                <w:t xml:space="preserve">　</w:t>
              </w:r>
            </w:ins>
          </w:p>
        </w:tc>
        <w:tc>
          <w:tcPr>
            <w:tcW w:w="952" w:type="dxa"/>
            <w:tcBorders>
              <w:bottom w:val="single" w:sz="4" w:space="0" w:color="auto"/>
            </w:tcBorders>
            <w:noWrap/>
            <w:vAlign w:val="center"/>
            <w:hideMark/>
            <w:tcPrChange w:id="1172" w:author="WANG" w:date="2014-01-15T15:37:00Z">
              <w:tcPr>
                <w:tcW w:w="952" w:type="dxa"/>
                <w:noWrap/>
                <w:hideMark/>
              </w:tcPr>
            </w:tcPrChange>
          </w:tcPr>
          <w:p w:rsidR="001C680C" w:rsidRDefault="001C680C" w:rsidP="00C70D61">
            <w:pPr>
              <w:spacing w:after="156"/>
              <w:jc w:val="right"/>
              <w:rPr>
                <w:ins w:id="1173" w:author="WANG" w:date="2014-01-15T08:33:00Z"/>
                <w:rFonts w:ascii="Times New Roman" w:hAnsi="Times New Roman" w:cs="Times New Roman"/>
                <w:sz w:val="18"/>
                <w:szCs w:val="18"/>
                <w:rPrChange w:id="1174" w:author="WANG" w:date="2014-01-15T08:34:00Z">
                  <w:rPr>
                    <w:ins w:id="1175" w:author="WANG" w:date="2014-01-15T08:33:00Z"/>
                    <w:rFonts w:ascii="Times New Roman" w:hAnsi="Times New Roman" w:cs="Times New Roman"/>
                  </w:rPr>
                </w:rPrChange>
              </w:rPr>
              <w:pPrChange w:id="1176" w:author="WANG" w:date="2014-10-03T11:21:00Z">
                <w:pPr>
                  <w:spacing w:afterLines="50"/>
                </w:pPr>
              </w:pPrChange>
            </w:pPr>
          </w:p>
        </w:tc>
        <w:tc>
          <w:tcPr>
            <w:tcW w:w="621" w:type="dxa"/>
            <w:tcBorders>
              <w:bottom w:val="single" w:sz="4" w:space="0" w:color="auto"/>
            </w:tcBorders>
            <w:noWrap/>
            <w:vAlign w:val="center"/>
            <w:hideMark/>
            <w:tcPrChange w:id="1177" w:author="WANG" w:date="2014-01-15T15:37:00Z">
              <w:tcPr>
                <w:tcW w:w="621" w:type="dxa"/>
                <w:noWrap/>
                <w:hideMark/>
              </w:tcPr>
            </w:tcPrChange>
          </w:tcPr>
          <w:p w:rsidR="001C680C" w:rsidRDefault="00015E4B" w:rsidP="00C70D61">
            <w:pPr>
              <w:spacing w:after="156"/>
              <w:jc w:val="right"/>
              <w:rPr>
                <w:ins w:id="1178" w:author="WANG" w:date="2014-01-15T08:33:00Z"/>
                <w:rFonts w:ascii="Times New Roman" w:hAnsi="Times New Roman" w:cs="Times New Roman"/>
                <w:sz w:val="18"/>
                <w:szCs w:val="18"/>
                <w:rPrChange w:id="1179" w:author="WANG" w:date="2014-01-15T08:34:00Z">
                  <w:rPr>
                    <w:ins w:id="1180" w:author="WANG" w:date="2014-01-15T08:33:00Z"/>
                    <w:rFonts w:ascii="Times New Roman" w:hAnsi="Times New Roman" w:cs="Times New Roman"/>
                  </w:rPr>
                </w:rPrChange>
              </w:rPr>
              <w:pPrChange w:id="1181" w:author="WANG" w:date="2014-10-03T11:21:00Z">
                <w:pPr>
                  <w:spacing w:afterLines="50"/>
                </w:pPr>
              </w:pPrChange>
            </w:pPr>
            <w:ins w:id="1182" w:author="WANG" w:date="2014-01-15T08:33:00Z">
              <w:r w:rsidRPr="00015E4B">
                <w:rPr>
                  <w:rFonts w:ascii="Times New Roman" w:hAnsi="Times New Roman" w:cs="Times New Roman" w:hint="eastAsia"/>
                  <w:sz w:val="18"/>
                  <w:szCs w:val="18"/>
                  <w:rPrChange w:id="1183" w:author="WANG" w:date="2014-01-15T08:34:00Z">
                    <w:rPr>
                      <w:rFonts w:ascii="Times New Roman" w:hAnsi="Times New Roman" w:cs="Times New Roman" w:hint="eastAsia"/>
                    </w:rPr>
                  </w:rPrChange>
                </w:rPr>
                <w:t xml:space="preserve">　</w:t>
              </w:r>
            </w:ins>
          </w:p>
        </w:tc>
        <w:tc>
          <w:tcPr>
            <w:tcW w:w="1189" w:type="dxa"/>
            <w:tcBorders>
              <w:bottom w:val="single" w:sz="4" w:space="0" w:color="auto"/>
            </w:tcBorders>
            <w:noWrap/>
            <w:vAlign w:val="center"/>
            <w:hideMark/>
            <w:tcPrChange w:id="1184" w:author="WANG" w:date="2014-01-15T15:37:00Z">
              <w:tcPr>
                <w:tcW w:w="1189" w:type="dxa"/>
                <w:noWrap/>
                <w:hideMark/>
              </w:tcPr>
            </w:tcPrChange>
          </w:tcPr>
          <w:p w:rsidR="001C680C" w:rsidRDefault="001C680C" w:rsidP="00C70D61">
            <w:pPr>
              <w:spacing w:after="156"/>
              <w:jc w:val="right"/>
              <w:rPr>
                <w:ins w:id="1185" w:author="WANG" w:date="2014-01-15T08:33:00Z"/>
                <w:rFonts w:ascii="Times New Roman" w:hAnsi="Times New Roman" w:cs="Times New Roman"/>
                <w:sz w:val="18"/>
                <w:szCs w:val="18"/>
                <w:rPrChange w:id="1186" w:author="WANG" w:date="2014-01-15T08:34:00Z">
                  <w:rPr>
                    <w:ins w:id="1187" w:author="WANG" w:date="2014-01-15T08:33:00Z"/>
                    <w:rFonts w:ascii="Times New Roman" w:hAnsi="Times New Roman" w:cs="Times New Roman"/>
                  </w:rPr>
                </w:rPrChange>
              </w:rPr>
              <w:pPrChange w:id="1188" w:author="WANG" w:date="2014-10-03T11:21:00Z">
                <w:pPr>
                  <w:spacing w:afterLines="50"/>
                </w:pPr>
              </w:pPrChange>
            </w:pPr>
          </w:p>
        </w:tc>
        <w:tc>
          <w:tcPr>
            <w:tcW w:w="971" w:type="dxa"/>
            <w:tcBorders>
              <w:bottom w:val="single" w:sz="4" w:space="0" w:color="auto"/>
            </w:tcBorders>
            <w:noWrap/>
            <w:vAlign w:val="center"/>
            <w:hideMark/>
            <w:tcPrChange w:id="1189" w:author="WANG" w:date="2014-01-15T15:37:00Z">
              <w:tcPr>
                <w:tcW w:w="891" w:type="dxa"/>
                <w:noWrap/>
                <w:hideMark/>
              </w:tcPr>
            </w:tcPrChange>
          </w:tcPr>
          <w:p w:rsidR="001C680C" w:rsidRDefault="00015E4B" w:rsidP="00C70D61">
            <w:pPr>
              <w:spacing w:after="156"/>
              <w:jc w:val="right"/>
              <w:rPr>
                <w:ins w:id="1190" w:author="WANG" w:date="2014-01-15T08:33:00Z"/>
                <w:rFonts w:ascii="Times New Roman" w:hAnsi="Times New Roman" w:cs="Times New Roman"/>
                <w:sz w:val="18"/>
                <w:szCs w:val="18"/>
                <w:rPrChange w:id="1191" w:author="WANG" w:date="2014-01-15T08:34:00Z">
                  <w:rPr>
                    <w:ins w:id="1192" w:author="WANG" w:date="2014-01-15T08:33:00Z"/>
                    <w:rFonts w:ascii="Times New Roman" w:hAnsi="Times New Roman" w:cs="Times New Roman"/>
                  </w:rPr>
                </w:rPrChange>
              </w:rPr>
              <w:pPrChange w:id="1193" w:author="WANG" w:date="2014-10-03T11:21:00Z">
                <w:pPr>
                  <w:spacing w:afterLines="50"/>
                </w:pPr>
              </w:pPrChange>
            </w:pPr>
            <w:ins w:id="1194" w:author="WANG" w:date="2014-01-15T08:33:00Z">
              <w:r w:rsidRPr="00015E4B">
                <w:rPr>
                  <w:rFonts w:ascii="Times New Roman" w:hAnsi="Times New Roman" w:cs="Times New Roman" w:hint="eastAsia"/>
                  <w:sz w:val="18"/>
                  <w:szCs w:val="18"/>
                  <w:rPrChange w:id="1195" w:author="WANG" w:date="2014-01-15T08:34:00Z">
                    <w:rPr>
                      <w:rFonts w:ascii="Times New Roman" w:hAnsi="Times New Roman" w:cs="Times New Roman" w:hint="eastAsia"/>
                    </w:rPr>
                  </w:rPrChange>
                </w:rPr>
                <w:t xml:space="preserve">　</w:t>
              </w:r>
            </w:ins>
          </w:p>
        </w:tc>
        <w:tc>
          <w:tcPr>
            <w:tcW w:w="621" w:type="dxa"/>
            <w:tcBorders>
              <w:bottom w:val="single" w:sz="4" w:space="0" w:color="auto"/>
            </w:tcBorders>
            <w:noWrap/>
            <w:vAlign w:val="center"/>
            <w:hideMark/>
            <w:tcPrChange w:id="1196" w:author="WANG" w:date="2014-01-15T15:37:00Z">
              <w:tcPr>
                <w:tcW w:w="1215" w:type="dxa"/>
                <w:gridSpan w:val="7"/>
                <w:noWrap/>
                <w:hideMark/>
              </w:tcPr>
            </w:tcPrChange>
          </w:tcPr>
          <w:p w:rsidR="001C680C" w:rsidRDefault="001C680C" w:rsidP="00C70D61">
            <w:pPr>
              <w:spacing w:after="156"/>
              <w:jc w:val="right"/>
              <w:rPr>
                <w:ins w:id="1197" w:author="WANG" w:date="2014-01-15T08:33:00Z"/>
                <w:rFonts w:ascii="Times New Roman" w:hAnsi="Times New Roman" w:cs="Times New Roman"/>
                <w:sz w:val="18"/>
                <w:szCs w:val="18"/>
                <w:rPrChange w:id="1198" w:author="WANG" w:date="2014-01-15T08:34:00Z">
                  <w:rPr>
                    <w:ins w:id="1199" w:author="WANG" w:date="2014-01-15T08:33:00Z"/>
                    <w:rFonts w:ascii="Times New Roman" w:hAnsi="Times New Roman" w:cs="Times New Roman"/>
                  </w:rPr>
                </w:rPrChange>
              </w:rPr>
              <w:pPrChange w:id="1200" w:author="WANG" w:date="2014-10-03T11:21:00Z">
                <w:pPr>
                  <w:spacing w:afterLines="50"/>
                </w:pPr>
              </w:pPrChange>
            </w:pPr>
          </w:p>
        </w:tc>
      </w:tr>
      <w:tr w:rsidR="00472F3F" w:rsidRPr="0040197A" w:rsidTr="00A96FA9">
        <w:tblPrEx>
          <w:tblPrExChange w:id="1201" w:author="WANG" w:date="2014-01-15T15:37:00Z">
            <w:tblPrEx>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270"/>
          <w:trPrChange w:id="1202" w:author="WANG" w:date="2014-01-15T15:37:00Z">
            <w:trPr>
              <w:gridAfter w:val="0"/>
              <w:trHeight w:val="270"/>
            </w:trPr>
          </w:trPrChange>
        </w:trPr>
        <w:tc>
          <w:tcPr>
            <w:tcW w:w="3423" w:type="dxa"/>
            <w:gridSpan w:val="3"/>
            <w:tcBorders>
              <w:top w:val="single" w:sz="4" w:space="0" w:color="auto"/>
            </w:tcBorders>
            <w:noWrap/>
            <w:vAlign w:val="center"/>
            <w:hideMark/>
            <w:tcPrChange w:id="1203" w:author="WANG" w:date="2014-01-15T15:37:00Z">
              <w:tcPr>
                <w:tcW w:w="3423" w:type="dxa"/>
                <w:gridSpan w:val="3"/>
                <w:noWrap/>
                <w:hideMark/>
              </w:tcPr>
            </w:tcPrChange>
          </w:tcPr>
          <w:p w:rsidR="001C680C" w:rsidRDefault="00015E4B" w:rsidP="00C70D61">
            <w:pPr>
              <w:spacing w:after="156"/>
              <w:jc w:val="center"/>
              <w:rPr>
                <w:del w:id="1204" w:author="WANG" w:date="2014-01-15T08:36:00Z"/>
                <w:rFonts w:ascii="Times New Roman" w:hAnsi="Times New Roman" w:cs="Times New Roman"/>
                <w:b/>
                <w:sz w:val="18"/>
                <w:szCs w:val="18"/>
              </w:rPr>
              <w:pPrChange w:id="1205" w:author="WANG" w:date="2014-10-03T11:21:00Z">
                <w:pPr>
                  <w:spacing w:afterLines="50"/>
                </w:pPr>
              </w:pPrChange>
            </w:pPr>
            <w:r w:rsidRPr="00015E4B">
              <w:rPr>
                <w:rFonts w:ascii="Times New Roman" w:hAnsi="Times New Roman" w:cs="Times New Roman"/>
                <w:b/>
                <w:sz w:val="18"/>
                <w:szCs w:val="18"/>
                <w:rPrChange w:id="1206" w:author="WANG" w:date="2014-01-15T08:38:00Z">
                  <w:rPr>
                    <w:rFonts w:ascii="Times New Roman" w:hAnsi="Times New Roman" w:cs="Times New Roman"/>
                  </w:rPr>
                </w:rPrChange>
              </w:rPr>
              <w:t>Traffic separation</w:t>
            </w:r>
          </w:p>
          <w:p w:rsidR="001C680C" w:rsidRDefault="001C680C" w:rsidP="00C70D61">
            <w:pPr>
              <w:spacing w:after="156"/>
              <w:jc w:val="center"/>
              <w:rPr>
                <w:rFonts w:ascii="Times New Roman" w:hAnsi="Times New Roman" w:cs="Times New Roman"/>
                <w:b/>
                <w:sz w:val="18"/>
                <w:szCs w:val="18"/>
                <w:rPrChange w:id="1207" w:author="WANG" w:date="2014-01-15T08:38:00Z">
                  <w:rPr>
                    <w:rFonts w:ascii="Times New Roman" w:hAnsi="Times New Roman" w:cs="Times New Roman"/>
                    <w:b/>
                    <w:bCs/>
                    <w:sz w:val="44"/>
                  </w:rPr>
                </w:rPrChange>
              </w:rPr>
              <w:pPrChange w:id="1208" w:author="WANG" w:date="2014-10-03T11:21:00Z">
                <w:pPr>
                  <w:keepNext/>
                  <w:keepLines/>
                  <w:numPr>
                    <w:numId w:val="1"/>
                  </w:numPr>
                  <w:spacing w:before="340" w:afterLines="50" w:line="578" w:lineRule="auto"/>
                  <w:ind w:left="432" w:hanging="432"/>
                  <w:outlineLvl w:val="0"/>
                </w:pPr>
              </w:pPrChange>
            </w:pPr>
          </w:p>
        </w:tc>
        <w:tc>
          <w:tcPr>
            <w:tcW w:w="3314" w:type="dxa"/>
            <w:gridSpan w:val="3"/>
            <w:tcBorders>
              <w:top w:val="single" w:sz="4" w:space="0" w:color="auto"/>
            </w:tcBorders>
            <w:noWrap/>
            <w:vAlign w:val="center"/>
            <w:hideMark/>
            <w:tcPrChange w:id="1209" w:author="WANG" w:date="2014-01-15T15:37:00Z">
              <w:tcPr>
                <w:tcW w:w="3314" w:type="dxa"/>
                <w:gridSpan w:val="3"/>
                <w:noWrap/>
                <w:hideMark/>
              </w:tcPr>
            </w:tcPrChange>
          </w:tcPr>
          <w:p w:rsidR="001C680C" w:rsidRDefault="00015E4B">
            <w:pPr>
              <w:jc w:val="center"/>
              <w:rPr>
                <w:del w:id="1210" w:author="WANG" w:date="2014-01-15T08:36:00Z"/>
                <w:rFonts w:ascii="Times New Roman" w:hAnsi="Times New Roman" w:cs="Times New Roman"/>
                <w:b/>
                <w:sz w:val="18"/>
                <w:szCs w:val="18"/>
              </w:rPr>
              <w:pPrChange w:id="1211" w:author="WANG" w:date="2014-01-15T10:10:00Z">
                <w:pPr/>
              </w:pPrChange>
            </w:pPr>
            <w:r w:rsidRPr="00015E4B">
              <w:rPr>
                <w:rFonts w:ascii="Times New Roman" w:hAnsi="Times New Roman" w:cs="Times New Roman"/>
                <w:b/>
                <w:sz w:val="18"/>
                <w:szCs w:val="18"/>
                <w:rPrChange w:id="1212" w:author="WANG" w:date="2014-01-15T08:38:00Z">
                  <w:rPr>
                    <w:rFonts w:ascii="Times New Roman" w:hAnsi="Times New Roman" w:cs="Times New Roman"/>
                  </w:rPr>
                </w:rPrChange>
              </w:rPr>
              <w:t>Accident location</w:t>
            </w:r>
          </w:p>
          <w:p w:rsidR="001C680C" w:rsidRDefault="001C680C" w:rsidP="00C70D61">
            <w:pPr>
              <w:spacing w:after="156"/>
              <w:jc w:val="center"/>
              <w:rPr>
                <w:rFonts w:ascii="Times New Roman" w:hAnsi="Times New Roman" w:cs="Times New Roman"/>
                <w:b/>
                <w:sz w:val="18"/>
                <w:szCs w:val="18"/>
                <w:rPrChange w:id="1213" w:author="WANG" w:date="2014-01-15T08:38:00Z">
                  <w:rPr>
                    <w:rFonts w:ascii="Times New Roman" w:hAnsi="Times New Roman" w:cs="Times New Roman"/>
                    <w:b/>
                    <w:bCs/>
                    <w:sz w:val="44"/>
                  </w:rPr>
                </w:rPrChange>
              </w:rPr>
              <w:pPrChange w:id="1214" w:author="WANG" w:date="2014-10-03T11:21:00Z">
                <w:pPr>
                  <w:keepNext/>
                  <w:keepLines/>
                  <w:numPr>
                    <w:numId w:val="1"/>
                  </w:numPr>
                  <w:spacing w:before="340" w:afterLines="50" w:line="578" w:lineRule="auto"/>
                  <w:ind w:left="432" w:hanging="432"/>
                  <w:outlineLvl w:val="0"/>
                </w:pPr>
              </w:pPrChange>
            </w:pPr>
          </w:p>
        </w:tc>
        <w:tc>
          <w:tcPr>
            <w:tcW w:w="2781" w:type="dxa"/>
            <w:gridSpan w:val="3"/>
            <w:tcBorders>
              <w:top w:val="single" w:sz="4" w:space="0" w:color="auto"/>
            </w:tcBorders>
            <w:noWrap/>
            <w:vAlign w:val="center"/>
            <w:hideMark/>
            <w:tcPrChange w:id="1215" w:author="WANG" w:date="2014-01-15T15:37:00Z">
              <w:tcPr>
                <w:tcW w:w="2727" w:type="dxa"/>
                <w:gridSpan w:val="6"/>
                <w:noWrap/>
                <w:hideMark/>
              </w:tcPr>
            </w:tcPrChange>
          </w:tcPr>
          <w:p w:rsidR="001C680C" w:rsidRDefault="00015E4B">
            <w:pPr>
              <w:jc w:val="center"/>
              <w:rPr>
                <w:del w:id="1216" w:author="WANG" w:date="2014-01-15T08:36:00Z"/>
                <w:rFonts w:ascii="Times New Roman" w:hAnsi="Times New Roman" w:cs="Times New Roman"/>
                <w:b/>
                <w:sz w:val="18"/>
                <w:szCs w:val="18"/>
              </w:rPr>
              <w:pPrChange w:id="1217" w:author="WANG" w:date="2014-01-15T10:10:00Z">
                <w:pPr/>
              </w:pPrChange>
            </w:pPr>
            <w:r w:rsidRPr="00015E4B">
              <w:rPr>
                <w:rFonts w:ascii="Times New Roman" w:hAnsi="Times New Roman" w:cs="Times New Roman"/>
                <w:b/>
                <w:sz w:val="18"/>
                <w:szCs w:val="18"/>
                <w:rPrChange w:id="1218" w:author="WANG" w:date="2014-01-15T08:38:00Z">
                  <w:rPr>
                    <w:rFonts w:ascii="Times New Roman" w:hAnsi="Times New Roman" w:cs="Times New Roman"/>
                  </w:rPr>
                </w:rPrChange>
              </w:rPr>
              <w:t>Accident time of the day</w:t>
            </w:r>
          </w:p>
          <w:p w:rsidR="001C680C" w:rsidRDefault="001C680C" w:rsidP="00C70D61">
            <w:pPr>
              <w:spacing w:after="156"/>
              <w:jc w:val="center"/>
              <w:rPr>
                <w:rFonts w:ascii="Times New Roman" w:hAnsi="Times New Roman" w:cs="Times New Roman"/>
                <w:b/>
                <w:sz w:val="18"/>
                <w:szCs w:val="18"/>
                <w:rPrChange w:id="1219" w:author="WANG" w:date="2014-01-15T08:38:00Z">
                  <w:rPr>
                    <w:rFonts w:ascii="Times New Roman" w:hAnsi="Times New Roman" w:cs="Times New Roman"/>
                    <w:b/>
                    <w:bCs/>
                    <w:sz w:val="44"/>
                  </w:rPr>
                </w:rPrChange>
              </w:rPr>
              <w:pPrChange w:id="1220" w:author="WANG" w:date="2014-10-03T11:21:00Z">
                <w:pPr>
                  <w:keepNext/>
                  <w:keepLines/>
                  <w:numPr>
                    <w:numId w:val="1"/>
                  </w:numPr>
                  <w:spacing w:before="340" w:afterLines="50" w:line="578" w:lineRule="auto"/>
                  <w:ind w:left="432" w:hanging="432"/>
                  <w:outlineLvl w:val="0"/>
                </w:pPr>
              </w:pPrChange>
            </w:pPr>
          </w:p>
        </w:tc>
      </w:tr>
      <w:tr w:rsidR="00472F3F" w:rsidRPr="0040197A" w:rsidTr="00A96FA9">
        <w:tblPrEx>
          <w:tblPrExChange w:id="1221" w:author="WANG" w:date="2014-01-15T15:37:00Z">
            <w:tblPrEx>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270"/>
          <w:ins w:id="1222" w:author="WANG" w:date="2014-01-15T08:33:00Z"/>
          <w:trPrChange w:id="1223" w:author="WANG" w:date="2014-01-15T15:37:00Z">
            <w:trPr>
              <w:gridAfter w:val="0"/>
              <w:trHeight w:val="270"/>
            </w:trPr>
          </w:trPrChange>
        </w:trPr>
        <w:tc>
          <w:tcPr>
            <w:tcW w:w="1888" w:type="dxa"/>
            <w:tcBorders>
              <w:bottom w:val="single" w:sz="4" w:space="0" w:color="auto"/>
            </w:tcBorders>
            <w:noWrap/>
            <w:vAlign w:val="center"/>
            <w:hideMark/>
            <w:tcPrChange w:id="1224" w:author="WANG" w:date="2014-01-15T15:37:00Z">
              <w:tcPr>
                <w:tcW w:w="1888" w:type="dxa"/>
                <w:noWrap/>
                <w:hideMark/>
              </w:tcPr>
            </w:tcPrChange>
          </w:tcPr>
          <w:p w:rsidR="001C680C" w:rsidRDefault="00015E4B" w:rsidP="00C70D61">
            <w:pPr>
              <w:spacing w:after="156"/>
              <w:jc w:val="right"/>
              <w:rPr>
                <w:ins w:id="1225" w:author="WANG" w:date="2014-01-15T08:33:00Z"/>
                <w:rFonts w:ascii="Times New Roman" w:hAnsi="Times New Roman" w:cs="Times New Roman"/>
                <w:b/>
                <w:i/>
                <w:sz w:val="18"/>
                <w:szCs w:val="18"/>
                <w:rPrChange w:id="1226" w:author="WANG" w:date="2014-01-15T08:38:00Z">
                  <w:rPr>
                    <w:ins w:id="1227" w:author="WANG" w:date="2014-01-15T08:33:00Z"/>
                    <w:rFonts w:ascii="Times New Roman" w:hAnsi="Times New Roman" w:cs="Times New Roman"/>
                  </w:rPr>
                </w:rPrChange>
              </w:rPr>
              <w:pPrChange w:id="1228" w:author="WANG" w:date="2014-10-03T11:21:00Z">
                <w:pPr>
                  <w:spacing w:afterLines="50"/>
                </w:pPr>
              </w:pPrChange>
            </w:pPr>
            <w:ins w:id="1229" w:author="WANG" w:date="2014-01-15T08:33:00Z">
              <w:r w:rsidRPr="00015E4B">
                <w:rPr>
                  <w:rFonts w:ascii="Times New Roman" w:hAnsi="Times New Roman" w:cs="Times New Roman" w:hint="eastAsia"/>
                  <w:b/>
                  <w:i/>
                  <w:sz w:val="18"/>
                  <w:szCs w:val="18"/>
                  <w:rPrChange w:id="1230" w:author="WANG" w:date="2014-01-15T08:38:00Z">
                    <w:rPr>
                      <w:rFonts w:ascii="Times New Roman" w:hAnsi="Times New Roman" w:cs="Times New Roman" w:hint="eastAsia"/>
                    </w:rPr>
                  </w:rPrChange>
                </w:rPr>
                <w:t xml:space="preserve">　</w:t>
              </w:r>
            </w:ins>
          </w:p>
        </w:tc>
        <w:tc>
          <w:tcPr>
            <w:tcW w:w="914" w:type="dxa"/>
            <w:tcBorders>
              <w:bottom w:val="single" w:sz="4" w:space="0" w:color="auto"/>
            </w:tcBorders>
            <w:noWrap/>
            <w:vAlign w:val="center"/>
            <w:hideMark/>
            <w:tcPrChange w:id="1231" w:author="WANG" w:date="2014-01-15T15:37:00Z">
              <w:tcPr>
                <w:tcW w:w="914" w:type="dxa"/>
                <w:noWrap/>
                <w:hideMark/>
              </w:tcPr>
            </w:tcPrChange>
          </w:tcPr>
          <w:p w:rsidR="001C680C" w:rsidRDefault="00015E4B" w:rsidP="00C70D61">
            <w:pPr>
              <w:spacing w:after="156"/>
              <w:jc w:val="right"/>
              <w:rPr>
                <w:ins w:id="1232" w:author="WANG" w:date="2014-01-15T08:33:00Z"/>
                <w:rFonts w:ascii="Times New Roman" w:hAnsi="Times New Roman" w:cs="Times New Roman"/>
                <w:b/>
                <w:i/>
                <w:sz w:val="18"/>
                <w:szCs w:val="18"/>
                <w:rPrChange w:id="1233" w:author="WANG" w:date="2014-01-15T08:38:00Z">
                  <w:rPr>
                    <w:ins w:id="1234" w:author="WANG" w:date="2014-01-15T08:33:00Z"/>
                    <w:rFonts w:ascii="Times New Roman" w:hAnsi="Times New Roman" w:cs="Times New Roman"/>
                  </w:rPr>
                </w:rPrChange>
              </w:rPr>
              <w:pPrChange w:id="1235" w:author="WANG" w:date="2014-10-03T11:21:00Z">
                <w:pPr>
                  <w:spacing w:afterLines="50"/>
                </w:pPr>
              </w:pPrChange>
            </w:pPr>
            <w:ins w:id="1236" w:author="WANG" w:date="2014-01-15T08:33:00Z">
              <w:r w:rsidRPr="00015E4B">
                <w:rPr>
                  <w:rFonts w:ascii="Times New Roman" w:hAnsi="Times New Roman" w:cs="Times New Roman"/>
                  <w:b/>
                  <w:i/>
                  <w:sz w:val="18"/>
                  <w:szCs w:val="18"/>
                  <w:rPrChange w:id="1237" w:author="WANG" w:date="2014-01-15T08:38:00Z">
                    <w:rPr>
                      <w:rFonts w:ascii="Times New Roman" w:hAnsi="Times New Roman" w:cs="Times New Roman"/>
                    </w:rPr>
                  </w:rPrChange>
                </w:rPr>
                <w:t>a</w:t>
              </w:r>
            </w:ins>
          </w:p>
        </w:tc>
        <w:tc>
          <w:tcPr>
            <w:tcW w:w="621" w:type="dxa"/>
            <w:tcBorders>
              <w:bottom w:val="single" w:sz="4" w:space="0" w:color="auto"/>
            </w:tcBorders>
            <w:noWrap/>
            <w:vAlign w:val="center"/>
            <w:hideMark/>
            <w:tcPrChange w:id="1238" w:author="WANG" w:date="2014-01-15T15:37:00Z">
              <w:tcPr>
                <w:tcW w:w="621" w:type="dxa"/>
                <w:noWrap/>
                <w:hideMark/>
              </w:tcPr>
            </w:tcPrChange>
          </w:tcPr>
          <w:p w:rsidR="001C680C" w:rsidRDefault="00015E4B" w:rsidP="00C70D61">
            <w:pPr>
              <w:spacing w:after="156"/>
              <w:jc w:val="right"/>
              <w:rPr>
                <w:ins w:id="1239" w:author="WANG" w:date="2014-01-15T08:33:00Z"/>
                <w:rFonts w:ascii="Times New Roman" w:hAnsi="Times New Roman" w:cs="Times New Roman"/>
                <w:b/>
                <w:i/>
                <w:sz w:val="18"/>
                <w:szCs w:val="18"/>
                <w:rPrChange w:id="1240" w:author="WANG" w:date="2014-01-15T08:38:00Z">
                  <w:rPr>
                    <w:ins w:id="1241" w:author="WANG" w:date="2014-01-15T08:33:00Z"/>
                    <w:rFonts w:ascii="Times New Roman" w:hAnsi="Times New Roman" w:cs="Times New Roman"/>
                  </w:rPr>
                </w:rPrChange>
              </w:rPr>
              <w:pPrChange w:id="1242" w:author="WANG" w:date="2014-10-03T11:21:00Z">
                <w:pPr>
                  <w:spacing w:afterLines="50"/>
                </w:pPr>
              </w:pPrChange>
            </w:pPr>
            <w:ins w:id="1243" w:author="WANG" w:date="2014-01-15T08:33:00Z">
              <w:r w:rsidRPr="00015E4B">
                <w:rPr>
                  <w:rFonts w:ascii="Times New Roman" w:hAnsi="Times New Roman" w:cs="Times New Roman"/>
                  <w:b/>
                  <w:i/>
                  <w:sz w:val="18"/>
                  <w:szCs w:val="18"/>
                  <w:rPrChange w:id="1244" w:author="WANG" w:date="2014-01-15T08:38:00Z">
                    <w:rPr>
                      <w:rFonts w:ascii="Times New Roman" w:hAnsi="Times New Roman" w:cs="Times New Roman"/>
                    </w:rPr>
                  </w:rPrChange>
                </w:rPr>
                <w:t>p</w:t>
              </w:r>
            </w:ins>
          </w:p>
        </w:tc>
        <w:tc>
          <w:tcPr>
            <w:tcW w:w="1741" w:type="dxa"/>
            <w:tcBorders>
              <w:bottom w:val="single" w:sz="4" w:space="0" w:color="auto"/>
            </w:tcBorders>
            <w:noWrap/>
            <w:vAlign w:val="center"/>
            <w:hideMark/>
            <w:tcPrChange w:id="1245" w:author="WANG" w:date="2014-01-15T15:37:00Z">
              <w:tcPr>
                <w:tcW w:w="1741" w:type="dxa"/>
                <w:noWrap/>
                <w:hideMark/>
              </w:tcPr>
            </w:tcPrChange>
          </w:tcPr>
          <w:p w:rsidR="001C680C" w:rsidRDefault="00015E4B" w:rsidP="00C70D61">
            <w:pPr>
              <w:spacing w:after="156"/>
              <w:jc w:val="right"/>
              <w:rPr>
                <w:ins w:id="1246" w:author="WANG" w:date="2014-01-15T08:33:00Z"/>
                <w:rFonts w:ascii="Times New Roman" w:hAnsi="Times New Roman" w:cs="Times New Roman"/>
                <w:b/>
                <w:i/>
                <w:sz w:val="18"/>
                <w:szCs w:val="18"/>
                <w:rPrChange w:id="1247" w:author="WANG" w:date="2014-01-15T08:38:00Z">
                  <w:rPr>
                    <w:ins w:id="1248" w:author="WANG" w:date="2014-01-15T08:33:00Z"/>
                    <w:rFonts w:ascii="Times New Roman" w:hAnsi="Times New Roman" w:cs="Times New Roman"/>
                  </w:rPr>
                </w:rPrChange>
              </w:rPr>
              <w:pPrChange w:id="1249" w:author="WANG" w:date="2014-10-03T11:21:00Z">
                <w:pPr>
                  <w:spacing w:afterLines="50"/>
                </w:pPr>
              </w:pPrChange>
            </w:pPr>
            <w:ins w:id="1250" w:author="WANG" w:date="2014-01-15T08:33:00Z">
              <w:r w:rsidRPr="00015E4B">
                <w:rPr>
                  <w:rFonts w:ascii="Times New Roman" w:hAnsi="Times New Roman" w:cs="Times New Roman" w:hint="eastAsia"/>
                  <w:b/>
                  <w:i/>
                  <w:sz w:val="18"/>
                  <w:szCs w:val="18"/>
                  <w:rPrChange w:id="1251" w:author="WANG" w:date="2014-01-15T08:38:00Z">
                    <w:rPr>
                      <w:rFonts w:ascii="Times New Roman" w:hAnsi="Times New Roman" w:cs="Times New Roman" w:hint="eastAsia"/>
                    </w:rPr>
                  </w:rPrChange>
                </w:rPr>
                <w:t xml:space="preserve">　</w:t>
              </w:r>
            </w:ins>
          </w:p>
        </w:tc>
        <w:tc>
          <w:tcPr>
            <w:tcW w:w="952" w:type="dxa"/>
            <w:tcBorders>
              <w:bottom w:val="single" w:sz="4" w:space="0" w:color="auto"/>
            </w:tcBorders>
            <w:noWrap/>
            <w:vAlign w:val="center"/>
            <w:hideMark/>
            <w:tcPrChange w:id="1252" w:author="WANG" w:date="2014-01-15T15:37:00Z">
              <w:tcPr>
                <w:tcW w:w="952" w:type="dxa"/>
                <w:noWrap/>
                <w:hideMark/>
              </w:tcPr>
            </w:tcPrChange>
          </w:tcPr>
          <w:p w:rsidR="001C680C" w:rsidRDefault="00015E4B" w:rsidP="00C70D61">
            <w:pPr>
              <w:spacing w:after="156"/>
              <w:jc w:val="right"/>
              <w:rPr>
                <w:ins w:id="1253" w:author="WANG" w:date="2014-01-15T08:33:00Z"/>
                <w:rFonts w:ascii="Times New Roman" w:hAnsi="Times New Roman" w:cs="Times New Roman"/>
                <w:b/>
                <w:i/>
                <w:sz w:val="18"/>
                <w:szCs w:val="18"/>
                <w:rPrChange w:id="1254" w:author="WANG" w:date="2014-01-15T08:38:00Z">
                  <w:rPr>
                    <w:ins w:id="1255" w:author="WANG" w:date="2014-01-15T08:33:00Z"/>
                    <w:rFonts w:ascii="Times New Roman" w:hAnsi="Times New Roman" w:cs="Times New Roman"/>
                  </w:rPr>
                </w:rPrChange>
              </w:rPr>
              <w:pPrChange w:id="1256" w:author="WANG" w:date="2014-10-03T11:21:00Z">
                <w:pPr>
                  <w:spacing w:afterLines="50"/>
                </w:pPr>
              </w:pPrChange>
            </w:pPr>
            <w:ins w:id="1257" w:author="WANG" w:date="2014-01-15T08:33:00Z">
              <w:r w:rsidRPr="00015E4B">
                <w:rPr>
                  <w:rFonts w:ascii="Times New Roman" w:hAnsi="Times New Roman" w:cs="Times New Roman"/>
                  <w:b/>
                  <w:i/>
                  <w:sz w:val="18"/>
                  <w:szCs w:val="18"/>
                  <w:rPrChange w:id="1258" w:author="WANG" w:date="2014-01-15T08:38:00Z">
                    <w:rPr>
                      <w:rFonts w:ascii="Times New Roman" w:hAnsi="Times New Roman" w:cs="Times New Roman"/>
                    </w:rPr>
                  </w:rPrChange>
                </w:rPr>
                <w:t>a</w:t>
              </w:r>
            </w:ins>
          </w:p>
        </w:tc>
        <w:tc>
          <w:tcPr>
            <w:tcW w:w="621" w:type="dxa"/>
            <w:tcBorders>
              <w:bottom w:val="single" w:sz="4" w:space="0" w:color="auto"/>
            </w:tcBorders>
            <w:noWrap/>
            <w:vAlign w:val="center"/>
            <w:hideMark/>
            <w:tcPrChange w:id="1259" w:author="WANG" w:date="2014-01-15T15:37:00Z">
              <w:tcPr>
                <w:tcW w:w="621" w:type="dxa"/>
                <w:noWrap/>
                <w:hideMark/>
              </w:tcPr>
            </w:tcPrChange>
          </w:tcPr>
          <w:p w:rsidR="001C680C" w:rsidRDefault="00015E4B" w:rsidP="00C70D61">
            <w:pPr>
              <w:spacing w:after="156"/>
              <w:jc w:val="right"/>
              <w:rPr>
                <w:ins w:id="1260" w:author="WANG" w:date="2014-01-15T08:33:00Z"/>
                <w:rFonts w:ascii="Times New Roman" w:hAnsi="Times New Roman" w:cs="Times New Roman"/>
                <w:b/>
                <w:i/>
                <w:sz w:val="18"/>
                <w:szCs w:val="18"/>
                <w:rPrChange w:id="1261" w:author="WANG" w:date="2014-01-15T08:38:00Z">
                  <w:rPr>
                    <w:ins w:id="1262" w:author="WANG" w:date="2014-01-15T08:33:00Z"/>
                    <w:rFonts w:ascii="Times New Roman" w:hAnsi="Times New Roman" w:cs="Times New Roman"/>
                  </w:rPr>
                </w:rPrChange>
              </w:rPr>
              <w:pPrChange w:id="1263" w:author="WANG" w:date="2014-10-03T11:21:00Z">
                <w:pPr>
                  <w:spacing w:afterLines="50"/>
                </w:pPr>
              </w:pPrChange>
            </w:pPr>
            <w:ins w:id="1264" w:author="WANG" w:date="2014-01-15T08:33:00Z">
              <w:r w:rsidRPr="00015E4B">
                <w:rPr>
                  <w:rFonts w:ascii="Times New Roman" w:hAnsi="Times New Roman" w:cs="Times New Roman"/>
                  <w:b/>
                  <w:i/>
                  <w:sz w:val="18"/>
                  <w:szCs w:val="18"/>
                  <w:rPrChange w:id="1265" w:author="WANG" w:date="2014-01-15T08:38:00Z">
                    <w:rPr>
                      <w:rFonts w:ascii="Times New Roman" w:hAnsi="Times New Roman" w:cs="Times New Roman"/>
                    </w:rPr>
                  </w:rPrChange>
                </w:rPr>
                <w:t>p</w:t>
              </w:r>
            </w:ins>
          </w:p>
        </w:tc>
        <w:tc>
          <w:tcPr>
            <w:tcW w:w="1189" w:type="dxa"/>
            <w:tcBorders>
              <w:bottom w:val="single" w:sz="4" w:space="0" w:color="auto"/>
            </w:tcBorders>
            <w:noWrap/>
            <w:vAlign w:val="center"/>
            <w:hideMark/>
            <w:tcPrChange w:id="1266" w:author="WANG" w:date="2014-01-15T15:37:00Z">
              <w:tcPr>
                <w:tcW w:w="1189" w:type="dxa"/>
                <w:noWrap/>
                <w:hideMark/>
              </w:tcPr>
            </w:tcPrChange>
          </w:tcPr>
          <w:p w:rsidR="001C680C" w:rsidRDefault="00015E4B" w:rsidP="00C70D61">
            <w:pPr>
              <w:spacing w:after="156"/>
              <w:jc w:val="right"/>
              <w:rPr>
                <w:ins w:id="1267" w:author="WANG" w:date="2014-01-15T08:33:00Z"/>
                <w:rFonts w:ascii="Times New Roman" w:hAnsi="Times New Roman" w:cs="Times New Roman"/>
                <w:b/>
                <w:i/>
                <w:sz w:val="18"/>
                <w:szCs w:val="18"/>
                <w:rPrChange w:id="1268" w:author="WANG" w:date="2014-01-15T08:38:00Z">
                  <w:rPr>
                    <w:ins w:id="1269" w:author="WANG" w:date="2014-01-15T08:33:00Z"/>
                    <w:rFonts w:ascii="Times New Roman" w:hAnsi="Times New Roman" w:cs="Times New Roman"/>
                  </w:rPr>
                </w:rPrChange>
              </w:rPr>
              <w:pPrChange w:id="1270" w:author="WANG" w:date="2014-10-03T11:21:00Z">
                <w:pPr>
                  <w:spacing w:afterLines="50"/>
                </w:pPr>
              </w:pPrChange>
            </w:pPr>
            <w:ins w:id="1271" w:author="WANG" w:date="2014-01-15T08:33:00Z">
              <w:r w:rsidRPr="00015E4B">
                <w:rPr>
                  <w:rFonts w:ascii="Times New Roman" w:hAnsi="Times New Roman" w:cs="Times New Roman" w:hint="eastAsia"/>
                  <w:b/>
                  <w:i/>
                  <w:sz w:val="18"/>
                  <w:szCs w:val="18"/>
                  <w:rPrChange w:id="1272" w:author="WANG" w:date="2014-01-15T08:38:00Z">
                    <w:rPr>
                      <w:rFonts w:ascii="Times New Roman" w:hAnsi="Times New Roman" w:cs="Times New Roman" w:hint="eastAsia"/>
                    </w:rPr>
                  </w:rPrChange>
                </w:rPr>
                <w:t xml:space="preserve">　</w:t>
              </w:r>
            </w:ins>
          </w:p>
        </w:tc>
        <w:tc>
          <w:tcPr>
            <w:tcW w:w="971" w:type="dxa"/>
            <w:tcBorders>
              <w:bottom w:val="single" w:sz="4" w:space="0" w:color="auto"/>
            </w:tcBorders>
            <w:noWrap/>
            <w:vAlign w:val="center"/>
            <w:hideMark/>
            <w:tcPrChange w:id="1273" w:author="WANG" w:date="2014-01-15T15:37:00Z">
              <w:tcPr>
                <w:tcW w:w="971" w:type="dxa"/>
                <w:gridSpan w:val="2"/>
                <w:noWrap/>
                <w:hideMark/>
              </w:tcPr>
            </w:tcPrChange>
          </w:tcPr>
          <w:p w:rsidR="001C680C" w:rsidRDefault="00015E4B" w:rsidP="00C70D61">
            <w:pPr>
              <w:spacing w:after="156"/>
              <w:jc w:val="right"/>
              <w:rPr>
                <w:ins w:id="1274" w:author="WANG" w:date="2014-01-15T08:33:00Z"/>
                <w:rFonts w:ascii="Times New Roman" w:hAnsi="Times New Roman" w:cs="Times New Roman"/>
                <w:b/>
                <w:i/>
                <w:sz w:val="18"/>
                <w:szCs w:val="18"/>
                <w:rPrChange w:id="1275" w:author="WANG" w:date="2014-01-15T08:38:00Z">
                  <w:rPr>
                    <w:ins w:id="1276" w:author="WANG" w:date="2014-01-15T08:33:00Z"/>
                    <w:rFonts w:ascii="Times New Roman" w:hAnsi="Times New Roman" w:cs="Times New Roman"/>
                  </w:rPr>
                </w:rPrChange>
              </w:rPr>
              <w:pPrChange w:id="1277" w:author="WANG" w:date="2014-10-03T11:21:00Z">
                <w:pPr>
                  <w:spacing w:afterLines="50"/>
                </w:pPr>
              </w:pPrChange>
            </w:pPr>
            <w:ins w:id="1278" w:author="WANG" w:date="2014-01-15T08:33:00Z">
              <w:r w:rsidRPr="00015E4B">
                <w:rPr>
                  <w:rFonts w:ascii="Times New Roman" w:hAnsi="Times New Roman" w:cs="Times New Roman"/>
                  <w:b/>
                  <w:i/>
                  <w:sz w:val="18"/>
                  <w:szCs w:val="18"/>
                  <w:rPrChange w:id="1279" w:author="WANG" w:date="2014-01-15T08:38:00Z">
                    <w:rPr>
                      <w:rFonts w:ascii="Times New Roman" w:hAnsi="Times New Roman" w:cs="Times New Roman"/>
                    </w:rPr>
                  </w:rPrChange>
                </w:rPr>
                <w:t>a</w:t>
              </w:r>
            </w:ins>
          </w:p>
        </w:tc>
        <w:tc>
          <w:tcPr>
            <w:tcW w:w="621" w:type="dxa"/>
            <w:tcBorders>
              <w:bottom w:val="single" w:sz="4" w:space="0" w:color="auto"/>
            </w:tcBorders>
            <w:noWrap/>
            <w:vAlign w:val="center"/>
            <w:hideMark/>
            <w:tcPrChange w:id="1280" w:author="WANG" w:date="2014-01-15T15:37:00Z">
              <w:tcPr>
                <w:tcW w:w="567" w:type="dxa"/>
                <w:gridSpan w:val="3"/>
                <w:noWrap/>
                <w:hideMark/>
              </w:tcPr>
            </w:tcPrChange>
          </w:tcPr>
          <w:p w:rsidR="001C680C" w:rsidRDefault="00015E4B" w:rsidP="00C70D61">
            <w:pPr>
              <w:spacing w:after="156"/>
              <w:jc w:val="right"/>
              <w:rPr>
                <w:ins w:id="1281" w:author="WANG" w:date="2014-01-15T08:33:00Z"/>
                <w:rFonts w:ascii="Times New Roman" w:hAnsi="Times New Roman" w:cs="Times New Roman"/>
                <w:b/>
                <w:i/>
                <w:sz w:val="18"/>
                <w:szCs w:val="18"/>
                <w:rPrChange w:id="1282" w:author="WANG" w:date="2014-01-15T08:38:00Z">
                  <w:rPr>
                    <w:ins w:id="1283" w:author="WANG" w:date="2014-01-15T08:33:00Z"/>
                    <w:rFonts w:ascii="Times New Roman" w:hAnsi="Times New Roman" w:cs="Times New Roman"/>
                  </w:rPr>
                </w:rPrChange>
              </w:rPr>
              <w:pPrChange w:id="1284" w:author="WANG" w:date="2014-10-03T11:21:00Z">
                <w:pPr>
                  <w:spacing w:afterLines="50"/>
                </w:pPr>
              </w:pPrChange>
            </w:pPr>
            <w:ins w:id="1285" w:author="WANG" w:date="2014-01-15T08:33:00Z">
              <w:r w:rsidRPr="00015E4B">
                <w:rPr>
                  <w:rFonts w:ascii="Times New Roman" w:hAnsi="Times New Roman" w:cs="Times New Roman"/>
                  <w:b/>
                  <w:i/>
                  <w:sz w:val="18"/>
                  <w:szCs w:val="18"/>
                  <w:rPrChange w:id="1286" w:author="WANG" w:date="2014-01-15T08:38:00Z">
                    <w:rPr>
                      <w:rFonts w:ascii="Times New Roman" w:hAnsi="Times New Roman" w:cs="Times New Roman"/>
                    </w:rPr>
                  </w:rPrChange>
                </w:rPr>
                <w:t>p</w:t>
              </w:r>
            </w:ins>
          </w:p>
        </w:tc>
      </w:tr>
      <w:tr w:rsidR="00472F3F" w:rsidRPr="00A4489A" w:rsidTr="00A96FA9">
        <w:tblPrEx>
          <w:tblPrExChange w:id="1287" w:author="WANG" w:date="2014-01-15T15:37:00Z">
            <w:tblPrEx>
              <w:tblW w:w="9916" w:type="dxa"/>
            </w:tblPrEx>
          </w:tblPrExChange>
        </w:tblPrEx>
        <w:trPr>
          <w:trHeight w:val="270"/>
          <w:ins w:id="1288" w:author="WANG" w:date="2014-01-15T08:33:00Z"/>
          <w:trPrChange w:id="1289" w:author="WANG" w:date="2014-01-15T15:37:00Z">
            <w:trPr>
              <w:gridAfter w:val="0"/>
              <w:trHeight w:val="270"/>
            </w:trPr>
          </w:trPrChange>
        </w:trPr>
        <w:tc>
          <w:tcPr>
            <w:tcW w:w="1888" w:type="dxa"/>
            <w:tcBorders>
              <w:top w:val="single" w:sz="4" w:space="0" w:color="auto"/>
            </w:tcBorders>
            <w:noWrap/>
            <w:vAlign w:val="center"/>
            <w:hideMark/>
            <w:tcPrChange w:id="1290" w:author="WANG" w:date="2014-01-15T15:37:00Z">
              <w:tcPr>
                <w:tcW w:w="1888" w:type="dxa"/>
                <w:noWrap/>
                <w:hideMark/>
              </w:tcPr>
            </w:tcPrChange>
          </w:tcPr>
          <w:p w:rsidR="001C680C" w:rsidRDefault="00015E4B" w:rsidP="00C70D61">
            <w:pPr>
              <w:spacing w:after="156"/>
              <w:jc w:val="right"/>
              <w:rPr>
                <w:ins w:id="1291" w:author="WANG" w:date="2014-01-15T08:33:00Z"/>
                <w:rFonts w:ascii="Times New Roman" w:hAnsi="Times New Roman" w:cs="Times New Roman"/>
                <w:sz w:val="18"/>
                <w:szCs w:val="18"/>
                <w:rPrChange w:id="1292" w:author="WANG" w:date="2014-01-15T08:34:00Z">
                  <w:rPr>
                    <w:ins w:id="1293" w:author="WANG" w:date="2014-01-15T08:33:00Z"/>
                    <w:rFonts w:ascii="Times New Roman" w:hAnsi="Times New Roman" w:cs="Times New Roman"/>
                  </w:rPr>
                </w:rPrChange>
              </w:rPr>
              <w:pPrChange w:id="1294" w:author="WANG" w:date="2014-10-03T11:21:00Z">
                <w:pPr>
                  <w:spacing w:afterLines="50"/>
                </w:pPr>
              </w:pPrChange>
            </w:pPr>
            <w:ins w:id="1295" w:author="WANG" w:date="2014-01-15T08:33:00Z">
              <w:r w:rsidRPr="00015E4B">
                <w:rPr>
                  <w:rFonts w:ascii="Times New Roman" w:hAnsi="Times New Roman" w:cs="Times New Roman"/>
                  <w:sz w:val="18"/>
                  <w:szCs w:val="18"/>
                  <w:rPrChange w:id="1296" w:author="WANG" w:date="2014-01-15T08:34:00Z">
                    <w:rPr>
                      <w:rFonts w:ascii="Times New Roman" w:hAnsi="Times New Roman" w:cs="Times New Roman"/>
                    </w:rPr>
                  </w:rPrChange>
                </w:rPr>
                <w:t>Mixed</w:t>
              </w:r>
            </w:ins>
          </w:p>
        </w:tc>
        <w:tc>
          <w:tcPr>
            <w:tcW w:w="914" w:type="dxa"/>
            <w:tcBorders>
              <w:top w:val="single" w:sz="4" w:space="0" w:color="auto"/>
            </w:tcBorders>
            <w:noWrap/>
            <w:vAlign w:val="center"/>
            <w:hideMark/>
            <w:tcPrChange w:id="1297" w:author="WANG" w:date="2014-01-15T15:37:00Z">
              <w:tcPr>
                <w:tcW w:w="914" w:type="dxa"/>
                <w:noWrap/>
                <w:hideMark/>
              </w:tcPr>
            </w:tcPrChange>
          </w:tcPr>
          <w:p w:rsidR="001C680C" w:rsidRDefault="00671D15" w:rsidP="005D024C">
            <w:pPr>
              <w:spacing w:after="156"/>
              <w:jc w:val="right"/>
              <w:rPr>
                <w:ins w:id="1298" w:author="WANG" w:date="2014-01-15T08:33:00Z"/>
                <w:rFonts w:ascii="Times New Roman" w:hAnsi="Times New Roman" w:cs="Times New Roman"/>
                <w:sz w:val="18"/>
                <w:szCs w:val="18"/>
                <w:rPrChange w:id="1299" w:author="WANG" w:date="2014-01-15T08:34:00Z">
                  <w:rPr>
                    <w:ins w:id="1300" w:author="WANG" w:date="2014-01-15T08:33:00Z"/>
                    <w:rFonts w:ascii="Times New Roman" w:hAnsi="Times New Roman" w:cs="Times New Roman"/>
                  </w:rPr>
                </w:rPrChange>
              </w:rPr>
              <w:pPrChange w:id="1301" w:author="WANG" w:date="2014-10-03T11:45:00Z">
                <w:pPr>
                  <w:spacing w:afterLines="50"/>
                </w:pPr>
              </w:pPrChange>
            </w:pPr>
            <w:ins w:id="1302" w:author="WANG" w:date="2014-10-03T11:08:00Z">
              <w:r>
                <w:rPr>
                  <w:rFonts w:ascii="Times New Roman" w:hAnsi="Times New Roman" w:cs="Times New Roman" w:hint="eastAsia"/>
                  <w:sz w:val="18"/>
                  <w:szCs w:val="18"/>
                </w:rPr>
                <w:t>0.042697</w:t>
              </w:r>
            </w:ins>
          </w:p>
        </w:tc>
        <w:tc>
          <w:tcPr>
            <w:tcW w:w="621" w:type="dxa"/>
            <w:tcBorders>
              <w:top w:val="single" w:sz="4" w:space="0" w:color="auto"/>
            </w:tcBorders>
            <w:noWrap/>
            <w:vAlign w:val="center"/>
            <w:hideMark/>
            <w:tcPrChange w:id="1303" w:author="WANG" w:date="2014-01-15T15:37:00Z">
              <w:tcPr>
                <w:tcW w:w="567" w:type="dxa"/>
                <w:noWrap/>
                <w:hideMark/>
              </w:tcPr>
            </w:tcPrChange>
          </w:tcPr>
          <w:p w:rsidR="001C680C" w:rsidRDefault="005B3C2F" w:rsidP="00C70D61">
            <w:pPr>
              <w:spacing w:after="156"/>
              <w:jc w:val="right"/>
              <w:rPr>
                <w:ins w:id="1304" w:author="WANG" w:date="2014-01-15T08:33:00Z"/>
                <w:rFonts w:ascii="Times New Roman" w:hAnsi="Times New Roman" w:cs="Times New Roman"/>
                <w:sz w:val="18"/>
                <w:szCs w:val="18"/>
                <w:rPrChange w:id="1305" w:author="WANG" w:date="2014-01-15T08:34:00Z">
                  <w:rPr>
                    <w:ins w:id="1306" w:author="WANG" w:date="2014-01-15T08:33:00Z"/>
                    <w:rFonts w:ascii="Times New Roman" w:hAnsi="Times New Roman" w:cs="Times New Roman"/>
                  </w:rPr>
                </w:rPrChange>
              </w:rPr>
              <w:pPrChange w:id="1307" w:author="WANG" w:date="2014-10-03T11:21:00Z">
                <w:pPr>
                  <w:spacing w:afterLines="50"/>
                </w:pPr>
              </w:pPrChange>
            </w:pPr>
            <w:ins w:id="1308" w:author="WANG" w:date="2014-01-15T08:38:00Z">
              <w:r w:rsidRPr="00022D4C">
                <w:rPr>
                  <w:rFonts w:ascii="Times New Roman" w:hAnsi="Times New Roman" w:cs="Times New Roman" w:hint="eastAsia"/>
                  <w:sz w:val="18"/>
                  <w:szCs w:val="18"/>
                </w:rPr>
                <w:t>0.000</w:t>
              </w:r>
            </w:ins>
          </w:p>
        </w:tc>
        <w:tc>
          <w:tcPr>
            <w:tcW w:w="1741" w:type="dxa"/>
            <w:tcBorders>
              <w:top w:val="single" w:sz="4" w:space="0" w:color="auto"/>
            </w:tcBorders>
            <w:noWrap/>
            <w:vAlign w:val="center"/>
            <w:hideMark/>
            <w:tcPrChange w:id="1309" w:author="WANG" w:date="2014-01-15T15:37:00Z">
              <w:tcPr>
                <w:tcW w:w="1741" w:type="dxa"/>
                <w:noWrap/>
                <w:hideMark/>
              </w:tcPr>
            </w:tcPrChange>
          </w:tcPr>
          <w:p w:rsidR="001C680C" w:rsidRDefault="00015E4B" w:rsidP="00C70D61">
            <w:pPr>
              <w:spacing w:after="156"/>
              <w:jc w:val="right"/>
              <w:rPr>
                <w:ins w:id="1310" w:author="WANG" w:date="2014-01-15T08:33:00Z"/>
                <w:rFonts w:ascii="Times New Roman" w:hAnsi="Times New Roman" w:cs="Times New Roman"/>
                <w:sz w:val="18"/>
                <w:szCs w:val="18"/>
                <w:rPrChange w:id="1311" w:author="WANG" w:date="2014-01-15T08:34:00Z">
                  <w:rPr>
                    <w:ins w:id="1312" w:author="WANG" w:date="2014-01-15T08:33:00Z"/>
                    <w:rFonts w:ascii="Times New Roman" w:hAnsi="Times New Roman" w:cs="Times New Roman"/>
                  </w:rPr>
                </w:rPrChange>
              </w:rPr>
              <w:pPrChange w:id="1313" w:author="WANG" w:date="2014-10-03T11:21:00Z">
                <w:pPr>
                  <w:spacing w:afterLines="50"/>
                </w:pPr>
              </w:pPrChange>
            </w:pPr>
            <w:ins w:id="1314" w:author="WANG" w:date="2014-01-15T08:33:00Z">
              <w:r w:rsidRPr="00015E4B">
                <w:rPr>
                  <w:rFonts w:ascii="Times New Roman" w:hAnsi="Times New Roman" w:cs="Times New Roman"/>
                  <w:sz w:val="18"/>
                  <w:szCs w:val="18"/>
                  <w:rPrChange w:id="1315" w:author="WANG" w:date="2014-01-15T08:34:00Z">
                    <w:rPr>
                      <w:rFonts w:ascii="Times New Roman" w:hAnsi="Times New Roman" w:cs="Times New Roman"/>
                    </w:rPr>
                  </w:rPrChange>
                </w:rPr>
                <w:t>Motorway</w:t>
              </w:r>
            </w:ins>
          </w:p>
        </w:tc>
        <w:tc>
          <w:tcPr>
            <w:tcW w:w="952" w:type="dxa"/>
            <w:tcBorders>
              <w:top w:val="single" w:sz="4" w:space="0" w:color="auto"/>
            </w:tcBorders>
            <w:noWrap/>
            <w:vAlign w:val="center"/>
            <w:hideMark/>
            <w:tcPrChange w:id="1316" w:author="WANG" w:date="2014-01-15T15:37:00Z">
              <w:tcPr>
                <w:tcW w:w="952" w:type="dxa"/>
                <w:noWrap/>
                <w:hideMark/>
              </w:tcPr>
            </w:tcPrChange>
          </w:tcPr>
          <w:p w:rsidR="001C680C" w:rsidRDefault="00671D15" w:rsidP="005D024C">
            <w:pPr>
              <w:spacing w:after="156"/>
              <w:jc w:val="right"/>
              <w:rPr>
                <w:ins w:id="1317" w:author="WANG" w:date="2014-01-15T08:33:00Z"/>
                <w:rFonts w:ascii="Times New Roman" w:hAnsi="Times New Roman" w:cs="Times New Roman"/>
                <w:sz w:val="18"/>
                <w:szCs w:val="18"/>
                <w:rPrChange w:id="1318" w:author="WANG" w:date="2014-01-15T08:34:00Z">
                  <w:rPr>
                    <w:ins w:id="1319" w:author="WANG" w:date="2014-01-15T08:33:00Z"/>
                    <w:rFonts w:ascii="Times New Roman" w:hAnsi="Times New Roman" w:cs="Times New Roman"/>
                  </w:rPr>
                </w:rPrChange>
              </w:rPr>
              <w:pPrChange w:id="1320" w:author="WANG" w:date="2014-10-03T11:45:00Z">
                <w:pPr>
                  <w:spacing w:afterLines="50"/>
                </w:pPr>
              </w:pPrChange>
            </w:pPr>
            <w:ins w:id="1321" w:author="WANG" w:date="2014-10-03T11:10:00Z">
              <w:r>
                <w:rPr>
                  <w:rFonts w:ascii="Times New Roman" w:hAnsi="Times New Roman" w:cs="Times New Roman" w:hint="eastAsia"/>
                  <w:sz w:val="18"/>
                  <w:szCs w:val="18"/>
                </w:rPr>
                <w:t>0.002308</w:t>
              </w:r>
            </w:ins>
          </w:p>
        </w:tc>
        <w:tc>
          <w:tcPr>
            <w:tcW w:w="621" w:type="dxa"/>
            <w:tcBorders>
              <w:top w:val="single" w:sz="4" w:space="0" w:color="auto"/>
            </w:tcBorders>
            <w:noWrap/>
            <w:vAlign w:val="center"/>
            <w:hideMark/>
            <w:tcPrChange w:id="1322" w:author="WANG" w:date="2014-01-15T15:37:00Z">
              <w:tcPr>
                <w:tcW w:w="621" w:type="dxa"/>
                <w:noWrap/>
                <w:hideMark/>
              </w:tcPr>
            </w:tcPrChange>
          </w:tcPr>
          <w:p w:rsidR="001C680C" w:rsidRDefault="00671D15" w:rsidP="005D024C">
            <w:pPr>
              <w:spacing w:after="156"/>
              <w:jc w:val="right"/>
              <w:rPr>
                <w:ins w:id="1323" w:author="WANG" w:date="2014-01-15T08:33:00Z"/>
                <w:rFonts w:ascii="Times New Roman" w:hAnsi="Times New Roman" w:cs="Times New Roman"/>
                <w:sz w:val="18"/>
                <w:szCs w:val="18"/>
                <w:rPrChange w:id="1324" w:author="WANG" w:date="2014-01-15T08:34:00Z">
                  <w:rPr>
                    <w:ins w:id="1325" w:author="WANG" w:date="2014-01-15T08:33:00Z"/>
                    <w:rFonts w:ascii="Times New Roman" w:hAnsi="Times New Roman" w:cs="Times New Roman"/>
                  </w:rPr>
                </w:rPrChange>
              </w:rPr>
              <w:pPrChange w:id="1326" w:author="WANG" w:date="2014-10-03T11:45:00Z">
                <w:pPr>
                  <w:spacing w:afterLines="50"/>
                </w:pPr>
              </w:pPrChange>
            </w:pPr>
            <w:ins w:id="1327" w:author="WANG" w:date="2014-10-03T11:10:00Z">
              <w:r>
                <w:rPr>
                  <w:rFonts w:ascii="Times New Roman" w:hAnsi="Times New Roman" w:cs="Times New Roman" w:hint="eastAsia"/>
                  <w:sz w:val="18"/>
                  <w:szCs w:val="18"/>
                </w:rPr>
                <w:t>0.683</w:t>
              </w:r>
            </w:ins>
          </w:p>
        </w:tc>
        <w:tc>
          <w:tcPr>
            <w:tcW w:w="1189" w:type="dxa"/>
            <w:tcBorders>
              <w:top w:val="single" w:sz="4" w:space="0" w:color="auto"/>
            </w:tcBorders>
            <w:noWrap/>
            <w:vAlign w:val="center"/>
            <w:hideMark/>
            <w:tcPrChange w:id="1328" w:author="WANG" w:date="2014-01-15T15:37:00Z">
              <w:tcPr>
                <w:tcW w:w="1189" w:type="dxa"/>
                <w:noWrap/>
                <w:hideMark/>
              </w:tcPr>
            </w:tcPrChange>
          </w:tcPr>
          <w:p w:rsidR="001C680C" w:rsidRDefault="00015E4B" w:rsidP="00C70D61">
            <w:pPr>
              <w:spacing w:after="156"/>
              <w:jc w:val="right"/>
              <w:rPr>
                <w:ins w:id="1329" w:author="WANG" w:date="2014-01-15T08:33:00Z"/>
                <w:rFonts w:ascii="Times New Roman" w:hAnsi="Times New Roman" w:cs="Times New Roman"/>
                <w:sz w:val="18"/>
                <w:szCs w:val="18"/>
                <w:rPrChange w:id="1330" w:author="WANG" w:date="2014-01-15T08:34:00Z">
                  <w:rPr>
                    <w:ins w:id="1331" w:author="WANG" w:date="2014-01-15T08:33:00Z"/>
                    <w:rFonts w:ascii="Times New Roman" w:hAnsi="Times New Roman" w:cs="Times New Roman"/>
                  </w:rPr>
                </w:rPrChange>
              </w:rPr>
              <w:pPrChange w:id="1332" w:author="WANG" w:date="2014-10-03T11:21:00Z">
                <w:pPr>
                  <w:spacing w:afterLines="50"/>
                </w:pPr>
              </w:pPrChange>
            </w:pPr>
            <w:ins w:id="1333" w:author="WANG" w:date="2014-01-15T08:33:00Z">
              <w:r w:rsidRPr="00015E4B">
                <w:rPr>
                  <w:rFonts w:ascii="Times New Roman" w:hAnsi="Times New Roman" w:cs="Times New Roman"/>
                  <w:sz w:val="18"/>
                  <w:szCs w:val="18"/>
                  <w:rPrChange w:id="1334" w:author="WANG" w:date="2014-01-15T08:34:00Z">
                    <w:rPr>
                      <w:rFonts w:ascii="Times New Roman" w:hAnsi="Times New Roman" w:cs="Times New Roman"/>
                    </w:rPr>
                  </w:rPrChange>
                </w:rPr>
                <w:t>22:00-01:59</w:t>
              </w:r>
            </w:ins>
          </w:p>
        </w:tc>
        <w:tc>
          <w:tcPr>
            <w:tcW w:w="971" w:type="dxa"/>
            <w:tcBorders>
              <w:top w:val="single" w:sz="4" w:space="0" w:color="auto"/>
            </w:tcBorders>
            <w:noWrap/>
            <w:vAlign w:val="center"/>
            <w:hideMark/>
            <w:tcPrChange w:id="1335" w:author="WANG" w:date="2014-01-15T15:37:00Z">
              <w:tcPr>
                <w:tcW w:w="1423" w:type="dxa"/>
                <w:gridSpan w:val="4"/>
                <w:noWrap/>
                <w:hideMark/>
              </w:tcPr>
            </w:tcPrChange>
          </w:tcPr>
          <w:p w:rsidR="001C680C" w:rsidRDefault="00B72164" w:rsidP="005D024C">
            <w:pPr>
              <w:spacing w:after="156"/>
              <w:jc w:val="right"/>
              <w:rPr>
                <w:ins w:id="1336" w:author="WANG" w:date="2014-01-15T08:33:00Z"/>
                <w:rFonts w:ascii="Times New Roman" w:hAnsi="Times New Roman" w:cs="Times New Roman"/>
                <w:sz w:val="18"/>
                <w:szCs w:val="18"/>
                <w:rPrChange w:id="1337" w:author="WANG" w:date="2014-01-15T08:34:00Z">
                  <w:rPr>
                    <w:ins w:id="1338" w:author="WANG" w:date="2014-01-15T08:33:00Z"/>
                    <w:rFonts w:ascii="Times New Roman" w:hAnsi="Times New Roman" w:cs="Times New Roman"/>
                  </w:rPr>
                </w:rPrChange>
              </w:rPr>
              <w:pPrChange w:id="1339" w:author="WANG" w:date="2014-10-03T11:45:00Z">
                <w:pPr>
                  <w:spacing w:afterLines="50"/>
                </w:pPr>
              </w:pPrChange>
            </w:pPr>
            <w:ins w:id="1340" w:author="WANG" w:date="2014-10-03T11:13:00Z">
              <w:r>
                <w:rPr>
                  <w:rFonts w:ascii="Times New Roman" w:hAnsi="Times New Roman" w:cs="Times New Roman" w:hint="eastAsia"/>
                  <w:sz w:val="18"/>
                  <w:szCs w:val="18"/>
                </w:rPr>
                <w:t>0.059396</w:t>
              </w:r>
            </w:ins>
          </w:p>
        </w:tc>
        <w:tc>
          <w:tcPr>
            <w:tcW w:w="621" w:type="dxa"/>
            <w:tcBorders>
              <w:top w:val="single" w:sz="4" w:space="0" w:color="auto"/>
            </w:tcBorders>
            <w:noWrap/>
            <w:vAlign w:val="center"/>
            <w:hideMark/>
            <w:tcPrChange w:id="1341" w:author="WANG" w:date="2014-01-15T15:37:00Z">
              <w:tcPr>
                <w:tcW w:w="621" w:type="dxa"/>
                <w:gridSpan w:val="3"/>
                <w:noWrap/>
                <w:hideMark/>
              </w:tcPr>
            </w:tcPrChange>
          </w:tcPr>
          <w:p w:rsidR="001C680C" w:rsidRDefault="005B3C2F" w:rsidP="00C70D61">
            <w:pPr>
              <w:spacing w:after="156"/>
              <w:jc w:val="right"/>
              <w:rPr>
                <w:ins w:id="1342" w:author="WANG" w:date="2014-01-15T08:33:00Z"/>
                <w:rFonts w:ascii="Times New Roman" w:hAnsi="Times New Roman" w:cs="Times New Roman"/>
                <w:sz w:val="18"/>
                <w:szCs w:val="18"/>
                <w:rPrChange w:id="1343" w:author="WANG" w:date="2014-01-15T08:34:00Z">
                  <w:rPr>
                    <w:ins w:id="1344" w:author="WANG" w:date="2014-01-15T08:33:00Z"/>
                    <w:rFonts w:ascii="Times New Roman" w:hAnsi="Times New Roman" w:cs="Times New Roman"/>
                  </w:rPr>
                </w:rPrChange>
              </w:rPr>
              <w:pPrChange w:id="1345" w:author="WANG" w:date="2014-10-03T11:21:00Z">
                <w:pPr>
                  <w:spacing w:afterLines="50"/>
                </w:pPr>
              </w:pPrChange>
            </w:pPr>
            <w:ins w:id="1346" w:author="WANG" w:date="2014-01-15T08:38:00Z">
              <w:r w:rsidRPr="001D752F">
                <w:rPr>
                  <w:rFonts w:ascii="Times New Roman" w:hAnsi="Times New Roman" w:cs="Times New Roman" w:hint="eastAsia"/>
                  <w:sz w:val="18"/>
                  <w:szCs w:val="18"/>
                </w:rPr>
                <w:t>0.000</w:t>
              </w:r>
            </w:ins>
          </w:p>
        </w:tc>
      </w:tr>
      <w:tr w:rsidR="00472F3F" w:rsidRPr="00A4489A" w:rsidTr="00A96FA9">
        <w:tblPrEx>
          <w:tblPrExChange w:id="1347" w:author="WANG" w:date="2014-01-15T15:37:00Z">
            <w:tblPrEx>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270"/>
          <w:ins w:id="1348" w:author="WANG" w:date="2014-01-15T08:33:00Z"/>
          <w:trPrChange w:id="1349" w:author="WANG" w:date="2014-01-15T15:37:00Z">
            <w:trPr>
              <w:gridAfter w:val="0"/>
              <w:trHeight w:val="270"/>
            </w:trPr>
          </w:trPrChange>
        </w:trPr>
        <w:tc>
          <w:tcPr>
            <w:tcW w:w="1888" w:type="dxa"/>
            <w:noWrap/>
            <w:vAlign w:val="center"/>
            <w:hideMark/>
            <w:tcPrChange w:id="1350" w:author="WANG" w:date="2014-01-15T15:37:00Z">
              <w:tcPr>
                <w:tcW w:w="1888" w:type="dxa"/>
                <w:noWrap/>
                <w:hideMark/>
              </w:tcPr>
            </w:tcPrChange>
          </w:tcPr>
          <w:p w:rsidR="001C680C" w:rsidRDefault="00015E4B" w:rsidP="00C70D61">
            <w:pPr>
              <w:spacing w:after="156"/>
              <w:jc w:val="right"/>
              <w:rPr>
                <w:ins w:id="1351" w:author="WANG" w:date="2014-01-15T08:33:00Z"/>
                <w:rFonts w:ascii="Times New Roman" w:hAnsi="Times New Roman" w:cs="Times New Roman"/>
                <w:sz w:val="18"/>
                <w:szCs w:val="18"/>
                <w:rPrChange w:id="1352" w:author="WANG" w:date="2014-01-15T08:34:00Z">
                  <w:rPr>
                    <w:ins w:id="1353" w:author="WANG" w:date="2014-01-15T08:33:00Z"/>
                    <w:rFonts w:ascii="Times New Roman" w:hAnsi="Times New Roman" w:cs="Times New Roman"/>
                  </w:rPr>
                </w:rPrChange>
              </w:rPr>
              <w:pPrChange w:id="1354" w:author="WANG" w:date="2014-10-03T11:21:00Z">
                <w:pPr>
                  <w:spacing w:afterLines="50"/>
                </w:pPr>
              </w:pPrChange>
            </w:pPr>
            <w:ins w:id="1355" w:author="WANG" w:date="2014-01-15T08:33:00Z">
              <w:r w:rsidRPr="00015E4B">
                <w:rPr>
                  <w:rFonts w:ascii="Times New Roman" w:hAnsi="Times New Roman" w:cs="Times New Roman"/>
                  <w:sz w:val="18"/>
                  <w:szCs w:val="18"/>
                  <w:rPrChange w:id="1356" w:author="WANG" w:date="2014-01-15T08:34:00Z">
                    <w:rPr>
                      <w:rFonts w:ascii="Times New Roman" w:hAnsi="Times New Roman" w:cs="Times New Roman"/>
                    </w:rPr>
                  </w:rPrChange>
                </w:rPr>
                <w:t>Separated directions</w:t>
              </w:r>
            </w:ins>
          </w:p>
        </w:tc>
        <w:tc>
          <w:tcPr>
            <w:tcW w:w="914" w:type="dxa"/>
            <w:noWrap/>
            <w:vAlign w:val="center"/>
            <w:hideMark/>
            <w:tcPrChange w:id="1357" w:author="WANG" w:date="2014-01-15T15:37:00Z">
              <w:tcPr>
                <w:tcW w:w="914" w:type="dxa"/>
                <w:noWrap/>
                <w:hideMark/>
              </w:tcPr>
            </w:tcPrChange>
          </w:tcPr>
          <w:p w:rsidR="001C680C" w:rsidRDefault="00671D15" w:rsidP="005D024C">
            <w:pPr>
              <w:spacing w:after="156"/>
              <w:jc w:val="right"/>
              <w:rPr>
                <w:ins w:id="1358" w:author="WANG" w:date="2014-01-15T08:33:00Z"/>
                <w:rFonts w:ascii="Times New Roman" w:hAnsi="Times New Roman" w:cs="Times New Roman"/>
                <w:sz w:val="18"/>
                <w:szCs w:val="18"/>
                <w:rPrChange w:id="1359" w:author="WANG" w:date="2014-01-15T08:34:00Z">
                  <w:rPr>
                    <w:ins w:id="1360" w:author="WANG" w:date="2014-01-15T08:33:00Z"/>
                    <w:rFonts w:ascii="Times New Roman" w:hAnsi="Times New Roman" w:cs="Times New Roman"/>
                  </w:rPr>
                </w:rPrChange>
              </w:rPr>
              <w:pPrChange w:id="1361" w:author="WANG" w:date="2014-10-03T11:45:00Z">
                <w:pPr>
                  <w:spacing w:afterLines="50"/>
                </w:pPr>
              </w:pPrChange>
            </w:pPr>
            <w:ins w:id="1362" w:author="WANG" w:date="2014-10-03T11:08:00Z">
              <w:r>
                <w:rPr>
                  <w:rFonts w:ascii="Times New Roman" w:hAnsi="Times New Roman" w:cs="Times New Roman" w:hint="eastAsia"/>
                  <w:sz w:val="18"/>
                  <w:szCs w:val="18"/>
                </w:rPr>
                <w:t>0.062667</w:t>
              </w:r>
            </w:ins>
          </w:p>
        </w:tc>
        <w:tc>
          <w:tcPr>
            <w:tcW w:w="621" w:type="dxa"/>
            <w:noWrap/>
            <w:vAlign w:val="center"/>
            <w:hideMark/>
            <w:tcPrChange w:id="1363" w:author="WANG" w:date="2014-01-15T15:37:00Z">
              <w:tcPr>
                <w:tcW w:w="621" w:type="dxa"/>
                <w:noWrap/>
                <w:hideMark/>
              </w:tcPr>
            </w:tcPrChange>
          </w:tcPr>
          <w:p w:rsidR="001C680C" w:rsidRDefault="005B3C2F" w:rsidP="00C70D61">
            <w:pPr>
              <w:spacing w:after="156"/>
              <w:jc w:val="right"/>
              <w:rPr>
                <w:ins w:id="1364" w:author="WANG" w:date="2014-01-15T08:33:00Z"/>
                <w:rFonts w:ascii="Times New Roman" w:hAnsi="Times New Roman" w:cs="Times New Roman"/>
                <w:sz w:val="18"/>
                <w:szCs w:val="18"/>
                <w:rPrChange w:id="1365" w:author="WANG" w:date="2014-01-15T08:34:00Z">
                  <w:rPr>
                    <w:ins w:id="1366" w:author="WANG" w:date="2014-01-15T08:33:00Z"/>
                    <w:rFonts w:ascii="Times New Roman" w:hAnsi="Times New Roman" w:cs="Times New Roman"/>
                  </w:rPr>
                </w:rPrChange>
              </w:rPr>
              <w:pPrChange w:id="1367" w:author="WANG" w:date="2014-10-03T11:21:00Z">
                <w:pPr>
                  <w:spacing w:afterLines="50"/>
                </w:pPr>
              </w:pPrChange>
            </w:pPr>
            <w:ins w:id="1368" w:author="WANG" w:date="2014-01-15T08:38:00Z">
              <w:r w:rsidRPr="00022D4C">
                <w:rPr>
                  <w:rFonts w:ascii="Times New Roman" w:hAnsi="Times New Roman" w:cs="Times New Roman" w:hint="eastAsia"/>
                  <w:sz w:val="18"/>
                  <w:szCs w:val="18"/>
                </w:rPr>
                <w:t>0.000</w:t>
              </w:r>
            </w:ins>
          </w:p>
        </w:tc>
        <w:tc>
          <w:tcPr>
            <w:tcW w:w="1741" w:type="dxa"/>
            <w:noWrap/>
            <w:vAlign w:val="center"/>
            <w:hideMark/>
            <w:tcPrChange w:id="1369" w:author="WANG" w:date="2014-01-15T15:37:00Z">
              <w:tcPr>
                <w:tcW w:w="1741" w:type="dxa"/>
                <w:noWrap/>
                <w:hideMark/>
              </w:tcPr>
            </w:tcPrChange>
          </w:tcPr>
          <w:p w:rsidR="001C680C" w:rsidRDefault="00015E4B" w:rsidP="00C70D61">
            <w:pPr>
              <w:spacing w:after="156"/>
              <w:jc w:val="right"/>
              <w:rPr>
                <w:ins w:id="1370" w:author="WANG" w:date="2014-01-15T08:33:00Z"/>
                <w:rFonts w:ascii="Times New Roman" w:hAnsi="Times New Roman" w:cs="Times New Roman"/>
                <w:sz w:val="18"/>
                <w:szCs w:val="18"/>
                <w:rPrChange w:id="1371" w:author="WANG" w:date="2014-01-15T08:34:00Z">
                  <w:rPr>
                    <w:ins w:id="1372" w:author="WANG" w:date="2014-01-15T08:33:00Z"/>
                    <w:rFonts w:ascii="Times New Roman" w:hAnsi="Times New Roman" w:cs="Times New Roman"/>
                  </w:rPr>
                </w:rPrChange>
              </w:rPr>
              <w:pPrChange w:id="1373" w:author="WANG" w:date="2014-10-03T11:21:00Z">
                <w:pPr>
                  <w:spacing w:afterLines="50"/>
                </w:pPr>
              </w:pPrChange>
            </w:pPr>
            <w:ins w:id="1374" w:author="WANG" w:date="2014-01-15T08:33:00Z">
              <w:r w:rsidRPr="00015E4B">
                <w:rPr>
                  <w:rFonts w:ascii="Times New Roman" w:hAnsi="Times New Roman" w:cs="Times New Roman"/>
                  <w:sz w:val="18"/>
                  <w:szCs w:val="18"/>
                  <w:rPrChange w:id="1375" w:author="WANG" w:date="2014-01-15T08:34:00Z">
                    <w:rPr>
                      <w:rFonts w:ascii="Times New Roman" w:hAnsi="Times New Roman" w:cs="Times New Roman"/>
                    </w:rPr>
                  </w:rPrChange>
                </w:rPr>
                <w:t>Mixed Road</w:t>
              </w:r>
            </w:ins>
          </w:p>
        </w:tc>
        <w:tc>
          <w:tcPr>
            <w:tcW w:w="952" w:type="dxa"/>
            <w:noWrap/>
            <w:vAlign w:val="center"/>
            <w:hideMark/>
            <w:tcPrChange w:id="1376" w:author="WANG" w:date="2014-01-15T15:37:00Z">
              <w:tcPr>
                <w:tcW w:w="952" w:type="dxa"/>
                <w:noWrap/>
                <w:hideMark/>
              </w:tcPr>
            </w:tcPrChange>
          </w:tcPr>
          <w:p w:rsidR="001C680C" w:rsidRDefault="00671D15" w:rsidP="005D024C">
            <w:pPr>
              <w:spacing w:after="156"/>
              <w:jc w:val="right"/>
              <w:rPr>
                <w:ins w:id="1377" w:author="WANG" w:date="2014-01-15T08:33:00Z"/>
                <w:rFonts w:ascii="Times New Roman" w:hAnsi="Times New Roman" w:cs="Times New Roman"/>
                <w:sz w:val="18"/>
                <w:szCs w:val="18"/>
                <w:rPrChange w:id="1378" w:author="WANG" w:date="2014-01-15T08:34:00Z">
                  <w:rPr>
                    <w:ins w:id="1379" w:author="WANG" w:date="2014-01-15T08:33:00Z"/>
                    <w:rFonts w:ascii="Times New Roman" w:hAnsi="Times New Roman" w:cs="Times New Roman"/>
                  </w:rPr>
                </w:rPrChange>
              </w:rPr>
              <w:pPrChange w:id="1380" w:author="WANG" w:date="2014-10-03T11:45:00Z">
                <w:pPr>
                  <w:spacing w:afterLines="50"/>
                </w:pPr>
              </w:pPrChange>
            </w:pPr>
            <w:ins w:id="1381" w:author="WANG" w:date="2014-10-03T11:10:00Z">
              <w:r>
                <w:rPr>
                  <w:rFonts w:ascii="Times New Roman" w:hAnsi="Times New Roman" w:cs="Times New Roman" w:hint="eastAsia"/>
                  <w:sz w:val="18"/>
                  <w:szCs w:val="18"/>
                </w:rPr>
                <w:t>-0.007958</w:t>
              </w:r>
            </w:ins>
          </w:p>
        </w:tc>
        <w:tc>
          <w:tcPr>
            <w:tcW w:w="621" w:type="dxa"/>
            <w:noWrap/>
            <w:vAlign w:val="center"/>
            <w:hideMark/>
            <w:tcPrChange w:id="1382" w:author="WANG" w:date="2014-01-15T15:37:00Z">
              <w:tcPr>
                <w:tcW w:w="621" w:type="dxa"/>
                <w:noWrap/>
                <w:hideMark/>
              </w:tcPr>
            </w:tcPrChange>
          </w:tcPr>
          <w:p w:rsidR="001C680C" w:rsidRDefault="00015E4B" w:rsidP="00C70D61">
            <w:pPr>
              <w:spacing w:after="156"/>
              <w:jc w:val="right"/>
              <w:rPr>
                <w:ins w:id="1383" w:author="WANG" w:date="2014-01-15T08:33:00Z"/>
                <w:rFonts w:ascii="Times New Roman" w:hAnsi="Times New Roman" w:cs="Times New Roman"/>
                <w:sz w:val="18"/>
                <w:szCs w:val="18"/>
                <w:rPrChange w:id="1384" w:author="WANG" w:date="2014-01-15T08:34:00Z">
                  <w:rPr>
                    <w:ins w:id="1385" w:author="WANG" w:date="2014-01-15T08:33:00Z"/>
                    <w:rFonts w:ascii="Times New Roman" w:hAnsi="Times New Roman" w:cs="Times New Roman"/>
                  </w:rPr>
                </w:rPrChange>
              </w:rPr>
              <w:pPrChange w:id="1386" w:author="WANG" w:date="2014-10-03T11:21:00Z">
                <w:pPr>
                  <w:spacing w:afterLines="50"/>
                </w:pPr>
              </w:pPrChange>
            </w:pPr>
            <w:ins w:id="1387" w:author="WANG" w:date="2014-01-15T08:33:00Z">
              <w:r w:rsidRPr="00015E4B">
                <w:rPr>
                  <w:rFonts w:ascii="Times New Roman" w:hAnsi="Times New Roman" w:cs="Times New Roman"/>
                  <w:sz w:val="18"/>
                  <w:szCs w:val="18"/>
                  <w:rPrChange w:id="1388" w:author="WANG" w:date="2014-01-15T08:34:00Z">
                    <w:rPr>
                      <w:rFonts w:ascii="Times New Roman" w:hAnsi="Times New Roman" w:cs="Times New Roman"/>
                    </w:rPr>
                  </w:rPrChange>
                </w:rPr>
                <w:t>0.122</w:t>
              </w:r>
            </w:ins>
          </w:p>
        </w:tc>
        <w:tc>
          <w:tcPr>
            <w:tcW w:w="1189" w:type="dxa"/>
            <w:noWrap/>
            <w:vAlign w:val="center"/>
            <w:hideMark/>
            <w:tcPrChange w:id="1389" w:author="WANG" w:date="2014-01-15T15:37:00Z">
              <w:tcPr>
                <w:tcW w:w="1189" w:type="dxa"/>
                <w:noWrap/>
                <w:hideMark/>
              </w:tcPr>
            </w:tcPrChange>
          </w:tcPr>
          <w:p w:rsidR="001C680C" w:rsidRDefault="00015E4B" w:rsidP="00C70D61">
            <w:pPr>
              <w:spacing w:after="156"/>
              <w:jc w:val="right"/>
              <w:rPr>
                <w:ins w:id="1390" w:author="WANG" w:date="2014-01-15T08:33:00Z"/>
                <w:rFonts w:ascii="Times New Roman" w:hAnsi="Times New Roman" w:cs="Times New Roman"/>
                <w:sz w:val="18"/>
                <w:szCs w:val="18"/>
                <w:rPrChange w:id="1391" w:author="WANG" w:date="2014-01-15T08:34:00Z">
                  <w:rPr>
                    <w:ins w:id="1392" w:author="WANG" w:date="2014-01-15T08:33:00Z"/>
                    <w:rFonts w:ascii="Times New Roman" w:hAnsi="Times New Roman" w:cs="Times New Roman"/>
                  </w:rPr>
                </w:rPrChange>
              </w:rPr>
              <w:pPrChange w:id="1393" w:author="WANG" w:date="2014-10-03T11:21:00Z">
                <w:pPr>
                  <w:spacing w:afterLines="50"/>
                </w:pPr>
              </w:pPrChange>
            </w:pPr>
            <w:ins w:id="1394" w:author="WANG" w:date="2014-01-15T08:33:00Z">
              <w:r w:rsidRPr="00015E4B">
                <w:rPr>
                  <w:rFonts w:ascii="Times New Roman" w:hAnsi="Times New Roman" w:cs="Times New Roman"/>
                  <w:sz w:val="18"/>
                  <w:szCs w:val="18"/>
                  <w:rPrChange w:id="1395" w:author="WANG" w:date="2014-01-15T08:34:00Z">
                    <w:rPr>
                      <w:rFonts w:ascii="Times New Roman" w:hAnsi="Times New Roman" w:cs="Times New Roman"/>
                    </w:rPr>
                  </w:rPrChange>
                </w:rPr>
                <w:t>02:00-05:59</w:t>
              </w:r>
            </w:ins>
          </w:p>
        </w:tc>
        <w:tc>
          <w:tcPr>
            <w:tcW w:w="971" w:type="dxa"/>
            <w:noWrap/>
            <w:vAlign w:val="center"/>
            <w:hideMark/>
            <w:tcPrChange w:id="1396" w:author="WANG" w:date="2014-01-15T15:37:00Z">
              <w:tcPr>
                <w:tcW w:w="971" w:type="dxa"/>
                <w:gridSpan w:val="2"/>
                <w:noWrap/>
                <w:hideMark/>
              </w:tcPr>
            </w:tcPrChange>
          </w:tcPr>
          <w:p w:rsidR="001C680C" w:rsidRDefault="00B72164" w:rsidP="005D024C">
            <w:pPr>
              <w:spacing w:after="156"/>
              <w:jc w:val="right"/>
              <w:rPr>
                <w:ins w:id="1397" w:author="WANG" w:date="2014-01-15T08:33:00Z"/>
                <w:rFonts w:ascii="Times New Roman" w:hAnsi="Times New Roman" w:cs="Times New Roman"/>
                <w:sz w:val="18"/>
                <w:szCs w:val="18"/>
                <w:rPrChange w:id="1398" w:author="WANG" w:date="2014-01-15T08:34:00Z">
                  <w:rPr>
                    <w:ins w:id="1399" w:author="WANG" w:date="2014-01-15T08:33:00Z"/>
                    <w:rFonts w:ascii="Times New Roman" w:hAnsi="Times New Roman" w:cs="Times New Roman"/>
                  </w:rPr>
                </w:rPrChange>
              </w:rPr>
              <w:pPrChange w:id="1400" w:author="WANG" w:date="2014-10-03T11:45:00Z">
                <w:pPr>
                  <w:spacing w:afterLines="50"/>
                </w:pPr>
              </w:pPrChange>
            </w:pPr>
            <w:ins w:id="1401" w:author="WANG" w:date="2014-10-03T11:13:00Z">
              <w:r>
                <w:rPr>
                  <w:rFonts w:ascii="Times New Roman" w:hAnsi="Times New Roman" w:cs="Times New Roman" w:hint="eastAsia"/>
                  <w:sz w:val="18"/>
                  <w:szCs w:val="18"/>
                </w:rPr>
                <w:t>0.061390</w:t>
              </w:r>
            </w:ins>
          </w:p>
        </w:tc>
        <w:tc>
          <w:tcPr>
            <w:tcW w:w="621" w:type="dxa"/>
            <w:noWrap/>
            <w:vAlign w:val="center"/>
            <w:hideMark/>
            <w:tcPrChange w:id="1402" w:author="WANG" w:date="2014-01-15T15:37:00Z">
              <w:tcPr>
                <w:tcW w:w="567" w:type="dxa"/>
                <w:gridSpan w:val="3"/>
                <w:noWrap/>
                <w:hideMark/>
              </w:tcPr>
            </w:tcPrChange>
          </w:tcPr>
          <w:p w:rsidR="001C680C" w:rsidRDefault="005B3C2F" w:rsidP="00C70D61">
            <w:pPr>
              <w:spacing w:after="156"/>
              <w:jc w:val="right"/>
              <w:rPr>
                <w:ins w:id="1403" w:author="WANG" w:date="2014-01-15T08:33:00Z"/>
                <w:rFonts w:ascii="Times New Roman" w:hAnsi="Times New Roman" w:cs="Times New Roman"/>
                <w:sz w:val="18"/>
                <w:szCs w:val="18"/>
                <w:rPrChange w:id="1404" w:author="WANG" w:date="2014-01-15T08:34:00Z">
                  <w:rPr>
                    <w:ins w:id="1405" w:author="WANG" w:date="2014-01-15T08:33:00Z"/>
                    <w:rFonts w:ascii="Times New Roman" w:hAnsi="Times New Roman" w:cs="Times New Roman"/>
                  </w:rPr>
                </w:rPrChange>
              </w:rPr>
              <w:pPrChange w:id="1406" w:author="WANG" w:date="2014-10-03T11:21:00Z">
                <w:pPr>
                  <w:spacing w:afterLines="50"/>
                </w:pPr>
              </w:pPrChange>
            </w:pPr>
            <w:ins w:id="1407" w:author="WANG" w:date="2014-01-15T08:38:00Z">
              <w:r w:rsidRPr="001D752F">
                <w:rPr>
                  <w:rFonts w:ascii="Times New Roman" w:hAnsi="Times New Roman" w:cs="Times New Roman" w:hint="eastAsia"/>
                  <w:sz w:val="18"/>
                  <w:szCs w:val="18"/>
                </w:rPr>
                <w:t>0.000</w:t>
              </w:r>
            </w:ins>
          </w:p>
        </w:tc>
      </w:tr>
      <w:tr w:rsidR="00472F3F" w:rsidRPr="00A4489A" w:rsidTr="00A96FA9">
        <w:tblPrEx>
          <w:tblPrExChange w:id="1408" w:author="WANG" w:date="2014-01-15T15:37:00Z">
            <w:tblPrEx>
              <w:tblW w:w="10032" w:type="dxa"/>
            </w:tblPrEx>
          </w:tblPrExChange>
        </w:tblPrEx>
        <w:trPr>
          <w:trHeight w:val="270"/>
          <w:ins w:id="1409" w:author="WANG" w:date="2014-01-15T08:33:00Z"/>
          <w:trPrChange w:id="1410" w:author="WANG" w:date="2014-01-15T15:37:00Z">
            <w:trPr>
              <w:trHeight w:val="270"/>
            </w:trPr>
          </w:trPrChange>
        </w:trPr>
        <w:tc>
          <w:tcPr>
            <w:tcW w:w="1888" w:type="dxa"/>
            <w:noWrap/>
            <w:vAlign w:val="center"/>
            <w:hideMark/>
            <w:tcPrChange w:id="1411" w:author="WANG" w:date="2014-01-15T15:37:00Z">
              <w:tcPr>
                <w:tcW w:w="1888" w:type="dxa"/>
                <w:noWrap/>
                <w:hideMark/>
              </w:tcPr>
            </w:tcPrChange>
          </w:tcPr>
          <w:p w:rsidR="001C680C" w:rsidRDefault="00015E4B" w:rsidP="00C70D61">
            <w:pPr>
              <w:spacing w:after="156"/>
              <w:jc w:val="right"/>
              <w:rPr>
                <w:ins w:id="1412" w:author="WANG" w:date="2014-01-15T08:33:00Z"/>
                <w:rFonts w:ascii="Times New Roman" w:hAnsi="Times New Roman" w:cs="Times New Roman"/>
                <w:sz w:val="18"/>
                <w:szCs w:val="18"/>
                <w:rPrChange w:id="1413" w:author="WANG" w:date="2014-01-15T08:34:00Z">
                  <w:rPr>
                    <w:ins w:id="1414" w:author="WANG" w:date="2014-01-15T08:33:00Z"/>
                    <w:rFonts w:ascii="Times New Roman" w:hAnsi="Times New Roman" w:cs="Times New Roman"/>
                  </w:rPr>
                </w:rPrChange>
              </w:rPr>
              <w:pPrChange w:id="1415" w:author="WANG" w:date="2014-10-03T11:21:00Z">
                <w:pPr>
                  <w:spacing w:afterLines="50"/>
                </w:pPr>
              </w:pPrChange>
            </w:pPr>
            <w:ins w:id="1416" w:author="WANG" w:date="2014-01-15T08:33:00Z">
              <w:r w:rsidRPr="00015E4B">
                <w:rPr>
                  <w:rFonts w:ascii="Times New Roman" w:hAnsi="Times New Roman" w:cs="Times New Roman"/>
                  <w:sz w:val="18"/>
                  <w:szCs w:val="18"/>
                  <w:rPrChange w:id="1417" w:author="WANG" w:date="2014-01-15T08:34:00Z">
                    <w:rPr>
                      <w:rFonts w:ascii="Times New Roman" w:hAnsi="Times New Roman" w:cs="Times New Roman"/>
                    </w:rPr>
                  </w:rPrChange>
                </w:rPr>
                <w:t>Separated vehicles</w:t>
              </w:r>
            </w:ins>
          </w:p>
        </w:tc>
        <w:tc>
          <w:tcPr>
            <w:tcW w:w="914" w:type="dxa"/>
            <w:noWrap/>
            <w:vAlign w:val="center"/>
            <w:hideMark/>
            <w:tcPrChange w:id="1418" w:author="WANG" w:date="2014-01-15T15:37:00Z">
              <w:tcPr>
                <w:tcW w:w="914" w:type="dxa"/>
                <w:noWrap/>
                <w:hideMark/>
              </w:tcPr>
            </w:tcPrChange>
          </w:tcPr>
          <w:p w:rsidR="001C680C" w:rsidRDefault="00671D15" w:rsidP="005D024C">
            <w:pPr>
              <w:spacing w:after="156"/>
              <w:jc w:val="right"/>
              <w:rPr>
                <w:ins w:id="1419" w:author="WANG" w:date="2014-01-15T08:33:00Z"/>
                <w:rFonts w:ascii="Times New Roman" w:hAnsi="Times New Roman" w:cs="Times New Roman"/>
                <w:sz w:val="18"/>
                <w:szCs w:val="18"/>
                <w:rPrChange w:id="1420" w:author="WANG" w:date="2014-01-15T08:34:00Z">
                  <w:rPr>
                    <w:ins w:id="1421" w:author="WANG" w:date="2014-01-15T08:33:00Z"/>
                    <w:rFonts w:ascii="Times New Roman" w:hAnsi="Times New Roman" w:cs="Times New Roman"/>
                  </w:rPr>
                </w:rPrChange>
              </w:rPr>
              <w:pPrChange w:id="1422" w:author="WANG" w:date="2014-10-03T11:45:00Z">
                <w:pPr>
                  <w:spacing w:afterLines="50"/>
                </w:pPr>
              </w:pPrChange>
            </w:pPr>
            <w:ins w:id="1423" w:author="WANG" w:date="2014-10-03T11:08:00Z">
              <w:r>
                <w:rPr>
                  <w:rFonts w:ascii="Times New Roman" w:hAnsi="Times New Roman" w:cs="Times New Roman" w:hint="eastAsia"/>
                  <w:sz w:val="18"/>
                  <w:szCs w:val="18"/>
                </w:rPr>
                <w:t>0.045623</w:t>
              </w:r>
            </w:ins>
          </w:p>
        </w:tc>
        <w:tc>
          <w:tcPr>
            <w:tcW w:w="621" w:type="dxa"/>
            <w:noWrap/>
            <w:vAlign w:val="center"/>
            <w:hideMark/>
            <w:tcPrChange w:id="1424" w:author="WANG" w:date="2014-01-15T15:37:00Z">
              <w:tcPr>
                <w:tcW w:w="621" w:type="dxa"/>
                <w:noWrap/>
                <w:hideMark/>
              </w:tcPr>
            </w:tcPrChange>
          </w:tcPr>
          <w:p w:rsidR="001C680C" w:rsidRDefault="005B3C2F" w:rsidP="00C70D61">
            <w:pPr>
              <w:spacing w:after="156"/>
              <w:jc w:val="right"/>
              <w:rPr>
                <w:ins w:id="1425" w:author="WANG" w:date="2014-01-15T08:33:00Z"/>
                <w:rFonts w:ascii="Times New Roman" w:hAnsi="Times New Roman" w:cs="Times New Roman"/>
                <w:sz w:val="18"/>
                <w:szCs w:val="18"/>
                <w:rPrChange w:id="1426" w:author="WANG" w:date="2014-01-15T08:34:00Z">
                  <w:rPr>
                    <w:ins w:id="1427" w:author="WANG" w:date="2014-01-15T08:33:00Z"/>
                    <w:rFonts w:ascii="Times New Roman" w:hAnsi="Times New Roman" w:cs="Times New Roman"/>
                  </w:rPr>
                </w:rPrChange>
              </w:rPr>
              <w:pPrChange w:id="1428" w:author="WANG" w:date="2014-10-03T11:21:00Z">
                <w:pPr>
                  <w:spacing w:afterLines="50"/>
                </w:pPr>
              </w:pPrChange>
            </w:pPr>
            <w:ins w:id="1429" w:author="WANG" w:date="2014-01-15T08:38:00Z">
              <w:r w:rsidRPr="00022D4C">
                <w:rPr>
                  <w:rFonts w:ascii="Times New Roman" w:hAnsi="Times New Roman" w:cs="Times New Roman" w:hint="eastAsia"/>
                  <w:sz w:val="18"/>
                  <w:szCs w:val="18"/>
                </w:rPr>
                <w:t>0.000</w:t>
              </w:r>
            </w:ins>
          </w:p>
        </w:tc>
        <w:tc>
          <w:tcPr>
            <w:tcW w:w="1741" w:type="dxa"/>
            <w:noWrap/>
            <w:vAlign w:val="center"/>
            <w:hideMark/>
            <w:tcPrChange w:id="1430" w:author="WANG" w:date="2014-01-15T15:37:00Z">
              <w:tcPr>
                <w:tcW w:w="1741" w:type="dxa"/>
                <w:noWrap/>
                <w:hideMark/>
              </w:tcPr>
            </w:tcPrChange>
          </w:tcPr>
          <w:p w:rsidR="001C680C" w:rsidRDefault="001C680C" w:rsidP="00C70D61">
            <w:pPr>
              <w:spacing w:after="156"/>
              <w:jc w:val="right"/>
              <w:rPr>
                <w:ins w:id="1431" w:author="WANG" w:date="2014-01-15T08:33:00Z"/>
                <w:rFonts w:ascii="Times New Roman" w:hAnsi="Times New Roman" w:cs="Times New Roman"/>
                <w:sz w:val="18"/>
                <w:szCs w:val="18"/>
                <w:rPrChange w:id="1432" w:author="WANG" w:date="2014-01-15T08:34:00Z">
                  <w:rPr>
                    <w:ins w:id="1433" w:author="WANG" w:date="2014-01-15T08:33:00Z"/>
                    <w:rFonts w:ascii="Times New Roman" w:hAnsi="Times New Roman" w:cs="Times New Roman"/>
                  </w:rPr>
                </w:rPrChange>
              </w:rPr>
              <w:pPrChange w:id="1434" w:author="WANG" w:date="2014-10-03T11:21:00Z">
                <w:pPr>
                  <w:spacing w:afterLines="50"/>
                </w:pPr>
              </w:pPrChange>
            </w:pPr>
          </w:p>
        </w:tc>
        <w:tc>
          <w:tcPr>
            <w:tcW w:w="952" w:type="dxa"/>
            <w:noWrap/>
            <w:vAlign w:val="center"/>
            <w:hideMark/>
            <w:tcPrChange w:id="1435" w:author="WANG" w:date="2014-01-15T15:37:00Z">
              <w:tcPr>
                <w:tcW w:w="952" w:type="dxa"/>
                <w:noWrap/>
                <w:hideMark/>
              </w:tcPr>
            </w:tcPrChange>
          </w:tcPr>
          <w:p w:rsidR="001C680C" w:rsidRDefault="00015E4B" w:rsidP="00C70D61">
            <w:pPr>
              <w:spacing w:after="156"/>
              <w:jc w:val="right"/>
              <w:rPr>
                <w:ins w:id="1436" w:author="WANG" w:date="2014-01-15T08:33:00Z"/>
                <w:rFonts w:ascii="Times New Roman" w:hAnsi="Times New Roman" w:cs="Times New Roman"/>
                <w:sz w:val="18"/>
                <w:szCs w:val="18"/>
                <w:rPrChange w:id="1437" w:author="WANG" w:date="2014-01-15T08:34:00Z">
                  <w:rPr>
                    <w:ins w:id="1438" w:author="WANG" w:date="2014-01-15T08:33:00Z"/>
                    <w:rFonts w:ascii="Times New Roman" w:hAnsi="Times New Roman" w:cs="Times New Roman"/>
                  </w:rPr>
                </w:rPrChange>
              </w:rPr>
              <w:pPrChange w:id="1439" w:author="WANG" w:date="2014-10-03T11:21:00Z">
                <w:pPr>
                  <w:spacing w:afterLines="50"/>
                </w:pPr>
              </w:pPrChange>
            </w:pPr>
            <w:ins w:id="1440" w:author="WANG" w:date="2014-01-15T08:33:00Z">
              <w:r w:rsidRPr="00015E4B">
                <w:rPr>
                  <w:rFonts w:ascii="Times New Roman" w:hAnsi="Times New Roman" w:cs="Times New Roman" w:hint="eastAsia"/>
                  <w:sz w:val="18"/>
                  <w:szCs w:val="18"/>
                  <w:rPrChange w:id="1441" w:author="WANG" w:date="2014-01-15T08:34:00Z">
                    <w:rPr>
                      <w:rFonts w:ascii="Times New Roman" w:hAnsi="Times New Roman" w:cs="Times New Roman" w:hint="eastAsia"/>
                    </w:rPr>
                  </w:rPrChange>
                </w:rPr>
                <w:t xml:space="preserve">　</w:t>
              </w:r>
            </w:ins>
          </w:p>
        </w:tc>
        <w:tc>
          <w:tcPr>
            <w:tcW w:w="621" w:type="dxa"/>
            <w:noWrap/>
            <w:vAlign w:val="center"/>
            <w:hideMark/>
            <w:tcPrChange w:id="1442" w:author="WANG" w:date="2014-01-15T15:37:00Z">
              <w:tcPr>
                <w:tcW w:w="621" w:type="dxa"/>
                <w:noWrap/>
                <w:hideMark/>
              </w:tcPr>
            </w:tcPrChange>
          </w:tcPr>
          <w:p w:rsidR="001C680C" w:rsidRDefault="001C680C" w:rsidP="00C70D61">
            <w:pPr>
              <w:spacing w:after="156"/>
              <w:jc w:val="right"/>
              <w:rPr>
                <w:ins w:id="1443" w:author="WANG" w:date="2014-01-15T08:33:00Z"/>
                <w:rFonts w:ascii="Times New Roman" w:hAnsi="Times New Roman" w:cs="Times New Roman"/>
                <w:sz w:val="18"/>
                <w:szCs w:val="18"/>
                <w:rPrChange w:id="1444" w:author="WANG" w:date="2014-01-15T08:34:00Z">
                  <w:rPr>
                    <w:ins w:id="1445" w:author="WANG" w:date="2014-01-15T08:33:00Z"/>
                    <w:rFonts w:ascii="Times New Roman" w:hAnsi="Times New Roman" w:cs="Times New Roman"/>
                  </w:rPr>
                </w:rPrChange>
              </w:rPr>
              <w:pPrChange w:id="1446" w:author="WANG" w:date="2014-10-03T11:21:00Z">
                <w:pPr>
                  <w:spacing w:afterLines="50"/>
                </w:pPr>
              </w:pPrChange>
            </w:pPr>
          </w:p>
        </w:tc>
        <w:tc>
          <w:tcPr>
            <w:tcW w:w="1189" w:type="dxa"/>
            <w:noWrap/>
            <w:vAlign w:val="center"/>
            <w:hideMark/>
            <w:tcPrChange w:id="1447" w:author="WANG" w:date="2014-01-15T15:37:00Z">
              <w:tcPr>
                <w:tcW w:w="1189" w:type="dxa"/>
                <w:noWrap/>
                <w:hideMark/>
              </w:tcPr>
            </w:tcPrChange>
          </w:tcPr>
          <w:p w:rsidR="001C680C" w:rsidRDefault="00015E4B" w:rsidP="00C70D61">
            <w:pPr>
              <w:spacing w:after="156"/>
              <w:jc w:val="right"/>
              <w:rPr>
                <w:ins w:id="1448" w:author="WANG" w:date="2014-01-15T08:33:00Z"/>
                <w:rFonts w:ascii="Times New Roman" w:hAnsi="Times New Roman" w:cs="Times New Roman"/>
                <w:sz w:val="18"/>
                <w:szCs w:val="18"/>
                <w:rPrChange w:id="1449" w:author="WANG" w:date="2014-01-15T08:34:00Z">
                  <w:rPr>
                    <w:ins w:id="1450" w:author="WANG" w:date="2014-01-15T08:33:00Z"/>
                    <w:rFonts w:ascii="Times New Roman" w:hAnsi="Times New Roman" w:cs="Times New Roman"/>
                  </w:rPr>
                </w:rPrChange>
              </w:rPr>
              <w:pPrChange w:id="1451" w:author="WANG" w:date="2014-10-03T11:21:00Z">
                <w:pPr>
                  <w:spacing w:afterLines="50"/>
                </w:pPr>
              </w:pPrChange>
            </w:pPr>
            <w:ins w:id="1452" w:author="WANG" w:date="2014-01-15T08:33:00Z">
              <w:r w:rsidRPr="00015E4B">
                <w:rPr>
                  <w:rFonts w:ascii="Times New Roman" w:hAnsi="Times New Roman" w:cs="Times New Roman"/>
                  <w:sz w:val="18"/>
                  <w:szCs w:val="18"/>
                  <w:rPrChange w:id="1453" w:author="WANG" w:date="2014-01-15T08:34:00Z">
                    <w:rPr>
                      <w:rFonts w:ascii="Times New Roman" w:hAnsi="Times New Roman" w:cs="Times New Roman"/>
                    </w:rPr>
                  </w:rPrChange>
                </w:rPr>
                <w:t>06:00-09:59</w:t>
              </w:r>
            </w:ins>
          </w:p>
        </w:tc>
        <w:tc>
          <w:tcPr>
            <w:tcW w:w="971" w:type="dxa"/>
            <w:noWrap/>
            <w:vAlign w:val="center"/>
            <w:hideMark/>
            <w:tcPrChange w:id="1454" w:author="WANG" w:date="2014-01-15T15:37:00Z">
              <w:tcPr>
                <w:tcW w:w="971" w:type="dxa"/>
                <w:gridSpan w:val="2"/>
                <w:noWrap/>
                <w:hideMark/>
              </w:tcPr>
            </w:tcPrChange>
          </w:tcPr>
          <w:p w:rsidR="001C680C" w:rsidRDefault="00B72164" w:rsidP="005D024C">
            <w:pPr>
              <w:spacing w:after="156"/>
              <w:jc w:val="right"/>
              <w:rPr>
                <w:ins w:id="1455" w:author="WANG" w:date="2014-01-15T08:33:00Z"/>
                <w:rFonts w:ascii="Times New Roman" w:hAnsi="Times New Roman" w:cs="Times New Roman"/>
                <w:sz w:val="18"/>
                <w:szCs w:val="18"/>
                <w:rPrChange w:id="1456" w:author="WANG" w:date="2014-01-15T08:34:00Z">
                  <w:rPr>
                    <w:ins w:id="1457" w:author="WANG" w:date="2014-01-15T08:33:00Z"/>
                    <w:rFonts w:ascii="Times New Roman" w:hAnsi="Times New Roman" w:cs="Times New Roman"/>
                  </w:rPr>
                </w:rPrChange>
              </w:rPr>
              <w:pPrChange w:id="1458" w:author="WANG" w:date="2014-10-03T11:45:00Z">
                <w:pPr>
                  <w:spacing w:afterLines="50"/>
                </w:pPr>
              </w:pPrChange>
            </w:pPr>
            <w:ins w:id="1459" w:author="WANG" w:date="2014-10-03T11:14:00Z">
              <w:r>
                <w:rPr>
                  <w:rFonts w:ascii="Times New Roman" w:hAnsi="Times New Roman" w:cs="Times New Roman" w:hint="eastAsia"/>
                  <w:sz w:val="18"/>
                  <w:szCs w:val="18"/>
                </w:rPr>
                <w:t>0.051861</w:t>
              </w:r>
            </w:ins>
          </w:p>
        </w:tc>
        <w:tc>
          <w:tcPr>
            <w:tcW w:w="621" w:type="dxa"/>
            <w:noWrap/>
            <w:vAlign w:val="center"/>
            <w:hideMark/>
            <w:tcPrChange w:id="1460" w:author="WANG" w:date="2014-01-15T15:37:00Z">
              <w:tcPr>
                <w:tcW w:w="1135" w:type="dxa"/>
                <w:gridSpan w:val="6"/>
                <w:noWrap/>
                <w:hideMark/>
              </w:tcPr>
            </w:tcPrChange>
          </w:tcPr>
          <w:p w:rsidR="001C680C" w:rsidRDefault="005B3C2F" w:rsidP="00C70D61">
            <w:pPr>
              <w:spacing w:after="156"/>
              <w:jc w:val="right"/>
              <w:rPr>
                <w:ins w:id="1461" w:author="WANG" w:date="2014-01-15T08:33:00Z"/>
                <w:rFonts w:ascii="Times New Roman" w:hAnsi="Times New Roman" w:cs="Times New Roman"/>
                <w:sz w:val="18"/>
                <w:szCs w:val="18"/>
                <w:rPrChange w:id="1462" w:author="WANG" w:date="2014-01-15T08:34:00Z">
                  <w:rPr>
                    <w:ins w:id="1463" w:author="WANG" w:date="2014-01-15T08:33:00Z"/>
                    <w:rFonts w:ascii="Times New Roman" w:hAnsi="Times New Roman" w:cs="Times New Roman"/>
                  </w:rPr>
                </w:rPrChange>
              </w:rPr>
              <w:pPrChange w:id="1464" w:author="WANG" w:date="2014-10-03T11:21:00Z">
                <w:pPr>
                  <w:spacing w:afterLines="50"/>
                </w:pPr>
              </w:pPrChange>
            </w:pPr>
            <w:ins w:id="1465" w:author="WANG" w:date="2014-01-15T08:38:00Z">
              <w:r w:rsidRPr="001D752F">
                <w:rPr>
                  <w:rFonts w:ascii="Times New Roman" w:hAnsi="Times New Roman" w:cs="Times New Roman" w:hint="eastAsia"/>
                  <w:sz w:val="18"/>
                  <w:szCs w:val="18"/>
                </w:rPr>
                <w:t>0.000</w:t>
              </w:r>
            </w:ins>
          </w:p>
        </w:tc>
      </w:tr>
      <w:tr w:rsidR="00472F3F" w:rsidRPr="00A4489A" w:rsidTr="00A96FA9">
        <w:tblPrEx>
          <w:tblPrExChange w:id="1466" w:author="WANG" w:date="2014-01-15T15:37:00Z">
            <w:tblPrEx>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270"/>
          <w:ins w:id="1467" w:author="WANG" w:date="2014-01-15T08:33:00Z"/>
          <w:trPrChange w:id="1468" w:author="WANG" w:date="2014-01-15T15:37:00Z">
            <w:trPr>
              <w:gridAfter w:val="0"/>
              <w:trHeight w:val="270"/>
            </w:trPr>
          </w:trPrChange>
        </w:trPr>
        <w:tc>
          <w:tcPr>
            <w:tcW w:w="1888" w:type="dxa"/>
            <w:noWrap/>
            <w:vAlign w:val="center"/>
            <w:hideMark/>
            <w:tcPrChange w:id="1469" w:author="WANG" w:date="2014-01-15T15:37:00Z">
              <w:tcPr>
                <w:tcW w:w="1888" w:type="dxa"/>
                <w:noWrap/>
                <w:hideMark/>
              </w:tcPr>
            </w:tcPrChange>
          </w:tcPr>
          <w:p w:rsidR="001C680C" w:rsidRDefault="00015E4B" w:rsidP="00C70D61">
            <w:pPr>
              <w:spacing w:after="156"/>
              <w:jc w:val="right"/>
              <w:rPr>
                <w:ins w:id="1470" w:author="WANG" w:date="2014-01-15T08:33:00Z"/>
                <w:rFonts w:ascii="Times New Roman" w:hAnsi="Times New Roman" w:cs="Times New Roman"/>
                <w:sz w:val="18"/>
                <w:szCs w:val="18"/>
                <w:rPrChange w:id="1471" w:author="WANG" w:date="2014-01-15T08:34:00Z">
                  <w:rPr>
                    <w:ins w:id="1472" w:author="WANG" w:date="2014-01-15T08:33:00Z"/>
                    <w:rFonts w:ascii="Times New Roman" w:hAnsi="Times New Roman" w:cs="Times New Roman"/>
                  </w:rPr>
                </w:rPrChange>
              </w:rPr>
              <w:pPrChange w:id="1473" w:author="WANG" w:date="2014-10-03T11:21:00Z">
                <w:pPr>
                  <w:spacing w:afterLines="50"/>
                </w:pPr>
              </w:pPrChange>
            </w:pPr>
            <w:ins w:id="1474" w:author="WANG" w:date="2014-01-15T08:33:00Z">
              <w:r w:rsidRPr="00015E4B">
                <w:rPr>
                  <w:rFonts w:ascii="Times New Roman" w:hAnsi="Times New Roman" w:cs="Times New Roman"/>
                  <w:sz w:val="18"/>
                  <w:szCs w:val="18"/>
                  <w:rPrChange w:id="1475" w:author="WANG" w:date="2014-01-15T08:34:00Z">
                    <w:rPr>
                      <w:rFonts w:ascii="Times New Roman" w:hAnsi="Times New Roman" w:cs="Times New Roman"/>
                    </w:rPr>
                  </w:rPrChange>
                </w:rPr>
                <w:t>Separated directions and vehicles</w:t>
              </w:r>
            </w:ins>
          </w:p>
        </w:tc>
        <w:tc>
          <w:tcPr>
            <w:tcW w:w="914" w:type="dxa"/>
            <w:noWrap/>
            <w:vAlign w:val="center"/>
            <w:hideMark/>
            <w:tcPrChange w:id="1476" w:author="WANG" w:date="2014-01-15T15:37:00Z">
              <w:tcPr>
                <w:tcW w:w="914" w:type="dxa"/>
                <w:noWrap/>
                <w:hideMark/>
              </w:tcPr>
            </w:tcPrChange>
          </w:tcPr>
          <w:p w:rsidR="001C680C" w:rsidRDefault="00671D15" w:rsidP="005D024C">
            <w:pPr>
              <w:spacing w:after="156"/>
              <w:jc w:val="right"/>
              <w:rPr>
                <w:ins w:id="1477" w:author="WANG" w:date="2014-01-15T08:33:00Z"/>
                <w:rFonts w:ascii="Times New Roman" w:hAnsi="Times New Roman" w:cs="Times New Roman"/>
                <w:sz w:val="18"/>
                <w:szCs w:val="18"/>
                <w:rPrChange w:id="1478" w:author="WANG" w:date="2014-01-15T08:34:00Z">
                  <w:rPr>
                    <w:ins w:id="1479" w:author="WANG" w:date="2014-01-15T08:33:00Z"/>
                    <w:rFonts w:ascii="Times New Roman" w:hAnsi="Times New Roman" w:cs="Times New Roman"/>
                  </w:rPr>
                </w:rPrChange>
              </w:rPr>
              <w:pPrChange w:id="1480" w:author="WANG" w:date="2014-10-03T11:45:00Z">
                <w:pPr>
                  <w:spacing w:afterLines="50"/>
                </w:pPr>
              </w:pPrChange>
            </w:pPr>
            <w:ins w:id="1481" w:author="WANG" w:date="2014-10-03T11:08:00Z">
              <w:r>
                <w:rPr>
                  <w:rFonts w:ascii="Times New Roman" w:hAnsi="Times New Roman" w:cs="Times New Roman" w:hint="eastAsia"/>
                  <w:sz w:val="18"/>
                  <w:szCs w:val="18"/>
                </w:rPr>
                <w:t>0.057166</w:t>
              </w:r>
            </w:ins>
          </w:p>
        </w:tc>
        <w:tc>
          <w:tcPr>
            <w:tcW w:w="621" w:type="dxa"/>
            <w:noWrap/>
            <w:vAlign w:val="center"/>
            <w:hideMark/>
            <w:tcPrChange w:id="1482" w:author="WANG" w:date="2014-01-15T15:37:00Z">
              <w:tcPr>
                <w:tcW w:w="621" w:type="dxa"/>
                <w:noWrap/>
                <w:hideMark/>
              </w:tcPr>
            </w:tcPrChange>
          </w:tcPr>
          <w:p w:rsidR="001C680C" w:rsidRDefault="005B3C2F" w:rsidP="00C70D61">
            <w:pPr>
              <w:spacing w:after="156"/>
              <w:jc w:val="right"/>
              <w:rPr>
                <w:ins w:id="1483" w:author="WANG" w:date="2014-01-15T08:33:00Z"/>
                <w:rFonts w:ascii="Times New Roman" w:hAnsi="Times New Roman" w:cs="Times New Roman"/>
                <w:sz w:val="18"/>
                <w:szCs w:val="18"/>
                <w:rPrChange w:id="1484" w:author="WANG" w:date="2014-01-15T08:34:00Z">
                  <w:rPr>
                    <w:ins w:id="1485" w:author="WANG" w:date="2014-01-15T08:33:00Z"/>
                    <w:rFonts w:ascii="Times New Roman" w:hAnsi="Times New Roman" w:cs="Times New Roman"/>
                  </w:rPr>
                </w:rPrChange>
              </w:rPr>
              <w:pPrChange w:id="1486" w:author="WANG" w:date="2014-10-03T11:21:00Z">
                <w:pPr>
                  <w:spacing w:afterLines="50"/>
                </w:pPr>
              </w:pPrChange>
            </w:pPr>
            <w:ins w:id="1487" w:author="WANG" w:date="2014-01-15T08:38:00Z">
              <w:r w:rsidRPr="00022D4C">
                <w:rPr>
                  <w:rFonts w:ascii="Times New Roman" w:hAnsi="Times New Roman" w:cs="Times New Roman" w:hint="eastAsia"/>
                  <w:sz w:val="18"/>
                  <w:szCs w:val="18"/>
                </w:rPr>
                <w:t>0.000</w:t>
              </w:r>
            </w:ins>
          </w:p>
        </w:tc>
        <w:tc>
          <w:tcPr>
            <w:tcW w:w="1741" w:type="dxa"/>
            <w:noWrap/>
            <w:vAlign w:val="center"/>
            <w:hideMark/>
            <w:tcPrChange w:id="1488" w:author="WANG" w:date="2014-01-15T15:37:00Z">
              <w:tcPr>
                <w:tcW w:w="1741" w:type="dxa"/>
                <w:noWrap/>
                <w:hideMark/>
              </w:tcPr>
            </w:tcPrChange>
          </w:tcPr>
          <w:p w:rsidR="001C680C" w:rsidRDefault="001C680C" w:rsidP="00C70D61">
            <w:pPr>
              <w:spacing w:after="156"/>
              <w:jc w:val="right"/>
              <w:rPr>
                <w:ins w:id="1489" w:author="WANG" w:date="2014-01-15T08:33:00Z"/>
                <w:rFonts w:ascii="Times New Roman" w:hAnsi="Times New Roman" w:cs="Times New Roman"/>
                <w:sz w:val="18"/>
                <w:szCs w:val="18"/>
                <w:rPrChange w:id="1490" w:author="WANG" w:date="2014-01-15T08:34:00Z">
                  <w:rPr>
                    <w:ins w:id="1491" w:author="WANG" w:date="2014-01-15T08:33:00Z"/>
                    <w:rFonts w:ascii="Times New Roman" w:hAnsi="Times New Roman" w:cs="Times New Roman"/>
                  </w:rPr>
                </w:rPrChange>
              </w:rPr>
              <w:pPrChange w:id="1492" w:author="WANG" w:date="2014-10-03T11:21:00Z">
                <w:pPr>
                  <w:spacing w:afterLines="50"/>
                </w:pPr>
              </w:pPrChange>
            </w:pPr>
          </w:p>
        </w:tc>
        <w:tc>
          <w:tcPr>
            <w:tcW w:w="952" w:type="dxa"/>
            <w:noWrap/>
            <w:vAlign w:val="center"/>
            <w:hideMark/>
            <w:tcPrChange w:id="1493" w:author="WANG" w:date="2014-01-15T15:37:00Z">
              <w:tcPr>
                <w:tcW w:w="952" w:type="dxa"/>
                <w:noWrap/>
                <w:hideMark/>
              </w:tcPr>
            </w:tcPrChange>
          </w:tcPr>
          <w:p w:rsidR="001C680C" w:rsidRDefault="00015E4B" w:rsidP="00C70D61">
            <w:pPr>
              <w:spacing w:after="156"/>
              <w:jc w:val="right"/>
              <w:rPr>
                <w:ins w:id="1494" w:author="WANG" w:date="2014-01-15T08:33:00Z"/>
                <w:rFonts w:ascii="Times New Roman" w:hAnsi="Times New Roman" w:cs="Times New Roman"/>
                <w:sz w:val="18"/>
                <w:szCs w:val="18"/>
                <w:rPrChange w:id="1495" w:author="WANG" w:date="2014-01-15T08:34:00Z">
                  <w:rPr>
                    <w:ins w:id="1496" w:author="WANG" w:date="2014-01-15T08:33:00Z"/>
                    <w:rFonts w:ascii="Times New Roman" w:hAnsi="Times New Roman" w:cs="Times New Roman"/>
                  </w:rPr>
                </w:rPrChange>
              </w:rPr>
              <w:pPrChange w:id="1497" w:author="WANG" w:date="2014-10-03T11:21:00Z">
                <w:pPr>
                  <w:spacing w:afterLines="50"/>
                </w:pPr>
              </w:pPrChange>
            </w:pPr>
            <w:ins w:id="1498" w:author="WANG" w:date="2014-01-15T08:33:00Z">
              <w:r w:rsidRPr="00015E4B">
                <w:rPr>
                  <w:rFonts w:ascii="Times New Roman" w:hAnsi="Times New Roman" w:cs="Times New Roman" w:hint="eastAsia"/>
                  <w:sz w:val="18"/>
                  <w:szCs w:val="18"/>
                  <w:rPrChange w:id="1499" w:author="WANG" w:date="2014-01-15T08:34:00Z">
                    <w:rPr>
                      <w:rFonts w:ascii="Times New Roman" w:hAnsi="Times New Roman" w:cs="Times New Roman" w:hint="eastAsia"/>
                    </w:rPr>
                  </w:rPrChange>
                </w:rPr>
                <w:t xml:space="preserve">　</w:t>
              </w:r>
            </w:ins>
          </w:p>
        </w:tc>
        <w:tc>
          <w:tcPr>
            <w:tcW w:w="621" w:type="dxa"/>
            <w:noWrap/>
            <w:vAlign w:val="center"/>
            <w:hideMark/>
            <w:tcPrChange w:id="1500" w:author="WANG" w:date="2014-01-15T15:37:00Z">
              <w:tcPr>
                <w:tcW w:w="621" w:type="dxa"/>
                <w:noWrap/>
                <w:hideMark/>
              </w:tcPr>
            </w:tcPrChange>
          </w:tcPr>
          <w:p w:rsidR="001C680C" w:rsidRDefault="001C680C" w:rsidP="00C70D61">
            <w:pPr>
              <w:spacing w:after="156"/>
              <w:jc w:val="right"/>
              <w:rPr>
                <w:ins w:id="1501" w:author="WANG" w:date="2014-01-15T08:33:00Z"/>
                <w:rFonts w:ascii="Times New Roman" w:hAnsi="Times New Roman" w:cs="Times New Roman"/>
                <w:sz w:val="18"/>
                <w:szCs w:val="18"/>
                <w:rPrChange w:id="1502" w:author="WANG" w:date="2014-01-15T08:34:00Z">
                  <w:rPr>
                    <w:ins w:id="1503" w:author="WANG" w:date="2014-01-15T08:33:00Z"/>
                    <w:rFonts w:ascii="Times New Roman" w:hAnsi="Times New Roman" w:cs="Times New Roman"/>
                  </w:rPr>
                </w:rPrChange>
              </w:rPr>
              <w:pPrChange w:id="1504" w:author="WANG" w:date="2014-10-03T11:21:00Z">
                <w:pPr>
                  <w:spacing w:afterLines="50"/>
                </w:pPr>
              </w:pPrChange>
            </w:pPr>
          </w:p>
        </w:tc>
        <w:tc>
          <w:tcPr>
            <w:tcW w:w="1189" w:type="dxa"/>
            <w:noWrap/>
            <w:vAlign w:val="center"/>
            <w:hideMark/>
            <w:tcPrChange w:id="1505" w:author="WANG" w:date="2014-01-15T15:37:00Z">
              <w:tcPr>
                <w:tcW w:w="1189" w:type="dxa"/>
                <w:noWrap/>
                <w:hideMark/>
              </w:tcPr>
            </w:tcPrChange>
          </w:tcPr>
          <w:p w:rsidR="001C680C" w:rsidRDefault="00015E4B" w:rsidP="00C70D61">
            <w:pPr>
              <w:spacing w:after="156"/>
              <w:jc w:val="right"/>
              <w:rPr>
                <w:ins w:id="1506" w:author="WANG" w:date="2014-01-15T08:33:00Z"/>
                <w:rFonts w:ascii="Times New Roman" w:hAnsi="Times New Roman" w:cs="Times New Roman"/>
                <w:sz w:val="18"/>
                <w:szCs w:val="18"/>
                <w:rPrChange w:id="1507" w:author="WANG" w:date="2014-01-15T08:34:00Z">
                  <w:rPr>
                    <w:ins w:id="1508" w:author="WANG" w:date="2014-01-15T08:33:00Z"/>
                    <w:rFonts w:ascii="Times New Roman" w:hAnsi="Times New Roman" w:cs="Times New Roman"/>
                  </w:rPr>
                </w:rPrChange>
              </w:rPr>
              <w:pPrChange w:id="1509" w:author="WANG" w:date="2014-10-03T11:21:00Z">
                <w:pPr>
                  <w:spacing w:afterLines="50"/>
                </w:pPr>
              </w:pPrChange>
            </w:pPr>
            <w:ins w:id="1510" w:author="WANG" w:date="2014-01-15T08:33:00Z">
              <w:r w:rsidRPr="00015E4B">
                <w:rPr>
                  <w:rFonts w:ascii="Times New Roman" w:hAnsi="Times New Roman" w:cs="Times New Roman"/>
                  <w:sz w:val="18"/>
                  <w:szCs w:val="18"/>
                  <w:rPrChange w:id="1511" w:author="WANG" w:date="2014-01-15T08:34:00Z">
                    <w:rPr>
                      <w:rFonts w:ascii="Times New Roman" w:hAnsi="Times New Roman" w:cs="Times New Roman"/>
                    </w:rPr>
                  </w:rPrChange>
                </w:rPr>
                <w:t>10:00-13:59</w:t>
              </w:r>
            </w:ins>
          </w:p>
        </w:tc>
        <w:tc>
          <w:tcPr>
            <w:tcW w:w="971" w:type="dxa"/>
            <w:noWrap/>
            <w:vAlign w:val="center"/>
            <w:hideMark/>
            <w:tcPrChange w:id="1512" w:author="WANG" w:date="2014-01-15T15:37:00Z">
              <w:tcPr>
                <w:tcW w:w="971" w:type="dxa"/>
                <w:gridSpan w:val="2"/>
                <w:noWrap/>
                <w:hideMark/>
              </w:tcPr>
            </w:tcPrChange>
          </w:tcPr>
          <w:p w:rsidR="001C680C" w:rsidRDefault="00B72164" w:rsidP="005D024C">
            <w:pPr>
              <w:spacing w:after="156"/>
              <w:jc w:val="right"/>
              <w:rPr>
                <w:ins w:id="1513" w:author="WANG" w:date="2014-01-15T08:33:00Z"/>
                <w:rFonts w:ascii="Times New Roman" w:hAnsi="Times New Roman" w:cs="Times New Roman"/>
                <w:sz w:val="18"/>
                <w:szCs w:val="18"/>
                <w:rPrChange w:id="1514" w:author="WANG" w:date="2014-01-15T08:34:00Z">
                  <w:rPr>
                    <w:ins w:id="1515" w:author="WANG" w:date="2014-01-15T08:33:00Z"/>
                    <w:rFonts w:ascii="Times New Roman" w:hAnsi="Times New Roman" w:cs="Times New Roman"/>
                  </w:rPr>
                </w:rPrChange>
              </w:rPr>
              <w:pPrChange w:id="1516" w:author="WANG" w:date="2014-10-03T11:45:00Z">
                <w:pPr>
                  <w:spacing w:afterLines="50"/>
                </w:pPr>
              </w:pPrChange>
            </w:pPr>
            <w:ins w:id="1517" w:author="WANG" w:date="2014-10-03T11:14:00Z">
              <w:r>
                <w:rPr>
                  <w:rFonts w:ascii="Times New Roman" w:hAnsi="Times New Roman" w:cs="Times New Roman" w:hint="eastAsia"/>
                  <w:sz w:val="18"/>
                  <w:szCs w:val="18"/>
                </w:rPr>
                <w:t>0.056669</w:t>
              </w:r>
            </w:ins>
          </w:p>
        </w:tc>
        <w:tc>
          <w:tcPr>
            <w:tcW w:w="621" w:type="dxa"/>
            <w:noWrap/>
            <w:vAlign w:val="center"/>
            <w:hideMark/>
            <w:tcPrChange w:id="1518" w:author="WANG" w:date="2014-01-15T15:37:00Z">
              <w:tcPr>
                <w:tcW w:w="567" w:type="dxa"/>
                <w:gridSpan w:val="3"/>
                <w:noWrap/>
                <w:hideMark/>
              </w:tcPr>
            </w:tcPrChange>
          </w:tcPr>
          <w:p w:rsidR="001C680C" w:rsidRDefault="005B3C2F" w:rsidP="00C70D61">
            <w:pPr>
              <w:spacing w:after="156"/>
              <w:jc w:val="right"/>
              <w:rPr>
                <w:ins w:id="1519" w:author="WANG" w:date="2014-01-15T08:33:00Z"/>
                <w:rFonts w:ascii="Times New Roman" w:hAnsi="Times New Roman" w:cs="Times New Roman"/>
                <w:sz w:val="18"/>
                <w:szCs w:val="18"/>
                <w:rPrChange w:id="1520" w:author="WANG" w:date="2014-01-15T08:34:00Z">
                  <w:rPr>
                    <w:ins w:id="1521" w:author="WANG" w:date="2014-01-15T08:33:00Z"/>
                    <w:rFonts w:ascii="Times New Roman" w:hAnsi="Times New Roman" w:cs="Times New Roman"/>
                  </w:rPr>
                </w:rPrChange>
              </w:rPr>
              <w:pPrChange w:id="1522" w:author="WANG" w:date="2014-10-03T11:21:00Z">
                <w:pPr>
                  <w:spacing w:afterLines="50"/>
                </w:pPr>
              </w:pPrChange>
            </w:pPr>
            <w:ins w:id="1523" w:author="WANG" w:date="2014-01-15T08:38:00Z">
              <w:r w:rsidRPr="001D752F">
                <w:rPr>
                  <w:rFonts w:ascii="Times New Roman" w:hAnsi="Times New Roman" w:cs="Times New Roman" w:hint="eastAsia"/>
                  <w:sz w:val="18"/>
                  <w:szCs w:val="18"/>
                </w:rPr>
                <w:t>0.000</w:t>
              </w:r>
            </w:ins>
          </w:p>
        </w:tc>
      </w:tr>
      <w:tr w:rsidR="00472F3F" w:rsidRPr="00A4489A" w:rsidTr="00A96FA9">
        <w:tblPrEx>
          <w:tblPrExChange w:id="1524" w:author="WANG" w:date="2014-01-15T15:37:00Z">
            <w:tblPrEx>
              <w:tblW w:w="10032" w:type="dxa"/>
            </w:tblPrEx>
          </w:tblPrExChange>
        </w:tblPrEx>
        <w:trPr>
          <w:trHeight w:val="270"/>
          <w:ins w:id="1525" w:author="WANG" w:date="2014-01-15T08:33:00Z"/>
          <w:trPrChange w:id="1526" w:author="WANG" w:date="2014-01-15T15:37:00Z">
            <w:trPr>
              <w:trHeight w:val="270"/>
            </w:trPr>
          </w:trPrChange>
        </w:trPr>
        <w:tc>
          <w:tcPr>
            <w:tcW w:w="1888" w:type="dxa"/>
            <w:noWrap/>
            <w:vAlign w:val="center"/>
            <w:hideMark/>
            <w:tcPrChange w:id="1527" w:author="WANG" w:date="2014-01-15T15:37:00Z">
              <w:tcPr>
                <w:tcW w:w="1888" w:type="dxa"/>
                <w:noWrap/>
                <w:hideMark/>
              </w:tcPr>
            </w:tcPrChange>
          </w:tcPr>
          <w:p w:rsidR="001C680C" w:rsidRDefault="00015E4B" w:rsidP="00C70D61">
            <w:pPr>
              <w:spacing w:after="156"/>
              <w:jc w:val="right"/>
              <w:rPr>
                <w:ins w:id="1528" w:author="WANG" w:date="2014-01-15T08:33:00Z"/>
                <w:rFonts w:ascii="Times New Roman" w:hAnsi="Times New Roman" w:cs="Times New Roman"/>
                <w:sz w:val="18"/>
                <w:szCs w:val="18"/>
                <w:rPrChange w:id="1529" w:author="WANG" w:date="2014-01-15T08:34:00Z">
                  <w:rPr>
                    <w:ins w:id="1530" w:author="WANG" w:date="2014-01-15T08:33:00Z"/>
                    <w:rFonts w:ascii="Times New Roman" w:hAnsi="Times New Roman" w:cs="Times New Roman"/>
                  </w:rPr>
                </w:rPrChange>
              </w:rPr>
              <w:pPrChange w:id="1531" w:author="WANG" w:date="2014-10-03T11:21:00Z">
                <w:pPr>
                  <w:spacing w:afterLines="50"/>
                </w:pPr>
              </w:pPrChange>
            </w:pPr>
            <w:ins w:id="1532" w:author="WANG" w:date="2014-01-15T08:33:00Z">
              <w:r w:rsidRPr="00015E4B">
                <w:rPr>
                  <w:rFonts w:ascii="Times New Roman" w:hAnsi="Times New Roman" w:cs="Times New Roman" w:hint="eastAsia"/>
                  <w:sz w:val="18"/>
                  <w:szCs w:val="18"/>
                  <w:rPrChange w:id="1533" w:author="WANG" w:date="2014-01-15T08:34:00Z">
                    <w:rPr>
                      <w:rFonts w:ascii="Times New Roman" w:hAnsi="Times New Roman" w:cs="Times New Roman" w:hint="eastAsia"/>
                    </w:rPr>
                  </w:rPrChange>
                </w:rPr>
                <w:t xml:space="preserve">　</w:t>
              </w:r>
            </w:ins>
          </w:p>
        </w:tc>
        <w:tc>
          <w:tcPr>
            <w:tcW w:w="914" w:type="dxa"/>
            <w:noWrap/>
            <w:vAlign w:val="center"/>
            <w:hideMark/>
            <w:tcPrChange w:id="1534" w:author="WANG" w:date="2014-01-15T15:37:00Z">
              <w:tcPr>
                <w:tcW w:w="914" w:type="dxa"/>
                <w:noWrap/>
                <w:hideMark/>
              </w:tcPr>
            </w:tcPrChange>
          </w:tcPr>
          <w:p w:rsidR="001C680C" w:rsidRDefault="001C680C" w:rsidP="00C70D61">
            <w:pPr>
              <w:spacing w:after="156"/>
              <w:jc w:val="right"/>
              <w:rPr>
                <w:ins w:id="1535" w:author="WANG" w:date="2014-01-15T08:33:00Z"/>
                <w:rFonts w:ascii="Times New Roman" w:hAnsi="Times New Roman" w:cs="Times New Roman"/>
                <w:sz w:val="18"/>
                <w:szCs w:val="18"/>
                <w:rPrChange w:id="1536" w:author="WANG" w:date="2014-01-15T08:34:00Z">
                  <w:rPr>
                    <w:ins w:id="1537" w:author="WANG" w:date="2014-01-15T08:33:00Z"/>
                    <w:rFonts w:ascii="Times New Roman" w:hAnsi="Times New Roman" w:cs="Times New Roman"/>
                  </w:rPr>
                </w:rPrChange>
              </w:rPr>
              <w:pPrChange w:id="1538" w:author="WANG" w:date="2014-10-03T11:21:00Z">
                <w:pPr>
                  <w:spacing w:afterLines="50"/>
                </w:pPr>
              </w:pPrChange>
            </w:pPr>
          </w:p>
        </w:tc>
        <w:tc>
          <w:tcPr>
            <w:tcW w:w="621" w:type="dxa"/>
            <w:noWrap/>
            <w:vAlign w:val="center"/>
            <w:hideMark/>
            <w:tcPrChange w:id="1539" w:author="WANG" w:date="2014-01-15T15:37:00Z">
              <w:tcPr>
                <w:tcW w:w="621" w:type="dxa"/>
                <w:noWrap/>
                <w:hideMark/>
              </w:tcPr>
            </w:tcPrChange>
          </w:tcPr>
          <w:p w:rsidR="001C680C" w:rsidRDefault="00015E4B" w:rsidP="00C70D61">
            <w:pPr>
              <w:spacing w:after="156"/>
              <w:jc w:val="right"/>
              <w:rPr>
                <w:ins w:id="1540" w:author="WANG" w:date="2014-01-15T08:33:00Z"/>
                <w:rFonts w:ascii="Times New Roman" w:hAnsi="Times New Roman" w:cs="Times New Roman"/>
                <w:sz w:val="18"/>
                <w:szCs w:val="18"/>
                <w:rPrChange w:id="1541" w:author="WANG" w:date="2014-01-15T08:34:00Z">
                  <w:rPr>
                    <w:ins w:id="1542" w:author="WANG" w:date="2014-01-15T08:33:00Z"/>
                    <w:rFonts w:ascii="Times New Roman" w:hAnsi="Times New Roman" w:cs="Times New Roman"/>
                  </w:rPr>
                </w:rPrChange>
              </w:rPr>
              <w:pPrChange w:id="1543" w:author="WANG" w:date="2014-10-03T11:21:00Z">
                <w:pPr>
                  <w:spacing w:afterLines="50"/>
                </w:pPr>
              </w:pPrChange>
            </w:pPr>
            <w:ins w:id="1544" w:author="WANG" w:date="2014-01-15T08:33:00Z">
              <w:r w:rsidRPr="00015E4B">
                <w:rPr>
                  <w:rFonts w:ascii="Times New Roman" w:hAnsi="Times New Roman" w:cs="Times New Roman" w:hint="eastAsia"/>
                  <w:sz w:val="18"/>
                  <w:szCs w:val="18"/>
                  <w:rPrChange w:id="1545" w:author="WANG" w:date="2014-01-15T08:34:00Z">
                    <w:rPr>
                      <w:rFonts w:ascii="Times New Roman" w:hAnsi="Times New Roman" w:cs="Times New Roman" w:hint="eastAsia"/>
                    </w:rPr>
                  </w:rPrChange>
                </w:rPr>
                <w:t xml:space="preserve">　</w:t>
              </w:r>
            </w:ins>
          </w:p>
        </w:tc>
        <w:tc>
          <w:tcPr>
            <w:tcW w:w="1741" w:type="dxa"/>
            <w:noWrap/>
            <w:vAlign w:val="center"/>
            <w:hideMark/>
            <w:tcPrChange w:id="1546" w:author="WANG" w:date="2014-01-15T15:37:00Z">
              <w:tcPr>
                <w:tcW w:w="1741" w:type="dxa"/>
                <w:noWrap/>
                <w:hideMark/>
              </w:tcPr>
            </w:tcPrChange>
          </w:tcPr>
          <w:p w:rsidR="001C680C" w:rsidRDefault="001C680C" w:rsidP="00C70D61">
            <w:pPr>
              <w:spacing w:after="156"/>
              <w:jc w:val="right"/>
              <w:rPr>
                <w:ins w:id="1547" w:author="WANG" w:date="2014-01-15T08:33:00Z"/>
                <w:rFonts w:ascii="Times New Roman" w:hAnsi="Times New Roman" w:cs="Times New Roman"/>
                <w:sz w:val="18"/>
                <w:szCs w:val="18"/>
                <w:rPrChange w:id="1548" w:author="WANG" w:date="2014-01-15T08:34:00Z">
                  <w:rPr>
                    <w:ins w:id="1549" w:author="WANG" w:date="2014-01-15T08:33:00Z"/>
                    <w:rFonts w:ascii="Times New Roman" w:hAnsi="Times New Roman" w:cs="Times New Roman"/>
                  </w:rPr>
                </w:rPrChange>
              </w:rPr>
              <w:pPrChange w:id="1550" w:author="WANG" w:date="2014-10-03T11:21:00Z">
                <w:pPr>
                  <w:spacing w:afterLines="50"/>
                </w:pPr>
              </w:pPrChange>
            </w:pPr>
          </w:p>
        </w:tc>
        <w:tc>
          <w:tcPr>
            <w:tcW w:w="952" w:type="dxa"/>
            <w:noWrap/>
            <w:vAlign w:val="center"/>
            <w:hideMark/>
            <w:tcPrChange w:id="1551" w:author="WANG" w:date="2014-01-15T15:37:00Z">
              <w:tcPr>
                <w:tcW w:w="952" w:type="dxa"/>
                <w:noWrap/>
                <w:hideMark/>
              </w:tcPr>
            </w:tcPrChange>
          </w:tcPr>
          <w:p w:rsidR="001C680C" w:rsidRDefault="00015E4B" w:rsidP="00C70D61">
            <w:pPr>
              <w:spacing w:after="156"/>
              <w:jc w:val="right"/>
              <w:rPr>
                <w:ins w:id="1552" w:author="WANG" w:date="2014-01-15T08:33:00Z"/>
                <w:rFonts w:ascii="Times New Roman" w:hAnsi="Times New Roman" w:cs="Times New Roman"/>
                <w:sz w:val="18"/>
                <w:szCs w:val="18"/>
                <w:rPrChange w:id="1553" w:author="WANG" w:date="2014-01-15T08:34:00Z">
                  <w:rPr>
                    <w:ins w:id="1554" w:author="WANG" w:date="2014-01-15T08:33:00Z"/>
                    <w:rFonts w:ascii="Times New Roman" w:hAnsi="Times New Roman" w:cs="Times New Roman"/>
                  </w:rPr>
                </w:rPrChange>
              </w:rPr>
              <w:pPrChange w:id="1555" w:author="WANG" w:date="2014-10-03T11:21:00Z">
                <w:pPr>
                  <w:spacing w:afterLines="50"/>
                </w:pPr>
              </w:pPrChange>
            </w:pPr>
            <w:ins w:id="1556" w:author="WANG" w:date="2014-01-15T08:33:00Z">
              <w:r w:rsidRPr="00015E4B">
                <w:rPr>
                  <w:rFonts w:ascii="Times New Roman" w:hAnsi="Times New Roman" w:cs="Times New Roman" w:hint="eastAsia"/>
                  <w:sz w:val="18"/>
                  <w:szCs w:val="18"/>
                  <w:rPrChange w:id="1557" w:author="WANG" w:date="2014-01-15T08:34:00Z">
                    <w:rPr>
                      <w:rFonts w:ascii="Times New Roman" w:hAnsi="Times New Roman" w:cs="Times New Roman" w:hint="eastAsia"/>
                    </w:rPr>
                  </w:rPrChange>
                </w:rPr>
                <w:t xml:space="preserve">　</w:t>
              </w:r>
            </w:ins>
          </w:p>
        </w:tc>
        <w:tc>
          <w:tcPr>
            <w:tcW w:w="621" w:type="dxa"/>
            <w:noWrap/>
            <w:vAlign w:val="center"/>
            <w:hideMark/>
            <w:tcPrChange w:id="1558" w:author="WANG" w:date="2014-01-15T15:37:00Z">
              <w:tcPr>
                <w:tcW w:w="621" w:type="dxa"/>
                <w:noWrap/>
                <w:hideMark/>
              </w:tcPr>
            </w:tcPrChange>
          </w:tcPr>
          <w:p w:rsidR="001C680C" w:rsidRDefault="001C680C" w:rsidP="00C70D61">
            <w:pPr>
              <w:spacing w:after="156"/>
              <w:jc w:val="right"/>
              <w:rPr>
                <w:ins w:id="1559" w:author="WANG" w:date="2014-01-15T08:33:00Z"/>
                <w:rFonts w:ascii="Times New Roman" w:hAnsi="Times New Roman" w:cs="Times New Roman"/>
                <w:sz w:val="18"/>
                <w:szCs w:val="18"/>
                <w:rPrChange w:id="1560" w:author="WANG" w:date="2014-01-15T08:34:00Z">
                  <w:rPr>
                    <w:ins w:id="1561" w:author="WANG" w:date="2014-01-15T08:33:00Z"/>
                    <w:rFonts w:ascii="Times New Roman" w:hAnsi="Times New Roman" w:cs="Times New Roman"/>
                  </w:rPr>
                </w:rPrChange>
              </w:rPr>
              <w:pPrChange w:id="1562" w:author="WANG" w:date="2014-10-03T11:21:00Z">
                <w:pPr>
                  <w:spacing w:afterLines="50"/>
                </w:pPr>
              </w:pPrChange>
            </w:pPr>
          </w:p>
        </w:tc>
        <w:tc>
          <w:tcPr>
            <w:tcW w:w="1189" w:type="dxa"/>
            <w:noWrap/>
            <w:vAlign w:val="center"/>
            <w:hideMark/>
            <w:tcPrChange w:id="1563" w:author="WANG" w:date="2014-01-15T15:37:00Z">
              <w:tcPr>
                <w:tcW w:w="1189" w:type="dxa"/>
                <w:noWrap/>
                <w:hideMark/>
              </w:tcPr>
            </w:tcPrChange>
          </w:tcPr>
          <w:p w:rsidR="001C680C" w:rsidRDefault="00015E4B" w:rsidP="00C70D61">
            <w:pPr>
              <w:spacing w:after="156"/>
              <w:jc w:val="right"/>
              <w:rPr>
                <w:ins w:id="1564" w:author="WANG" w:date="2014-01-15T08:33:00Z"/>
                <w:rFonts w:ascii="Times New Roman" w:hAnsi="Times New Roman" w:cs="Times New Roman"/>
                <w:sz w:val="18"/>
                <w:szCs w:val="18"/>
                <w:rPrChange w:id="1565" w:author="WANG" w:date="2014-01-15T08:34:00Z">
                  <w:rPr>
                    <w:ins w:id="1566" w:author="WANG" w:date="2014-01-15T08:33:00Z"/>
                    <w:rFonts w:ascii="Times New Roman" w:hAnsi="Times New Roman" w:cs="Times New Roman"/>
                  </w:rPr>
                </w:rPrChange>
              </w:rPr>
              <w:pPrChange w:id="1567" w:author="WANG" w:date="2014-10-03T11:21:00Z">
                <w:pPr>
                  <w:spacing w:afterLines="50"/>
                </w:pPr>
              </w:pPrChange>
            </w:pPr>
            <w:ins w:id="1568" w:author="WANG" w:date="2014-01-15T08:33:00Z">
              <w:r w:rsidRPr="00015E4B">
                <w:rPr>
                  <w:rFonts w:ascii="Times New Roman" w:hAnsi="Times New Roman" w:cs="Times New Roman"/>
                  <w:sz w:val="18"/>
                  <w:szCs w:val="18"/>
                  <w:rPrChange w:id="1569" w:author="WANG" w:date="2014-01-15T08:34:00Z">
                    <w:rPr>
                      <w:rFonts w:ascii="Times New Roman" w:hAnsi="Times New Roman" w:cs="Times New Roman"/>
                    </w:rPr>
                  </w:rPrChange>
                </w:rPr>
                <w:t>14:00-17:59</w:t>
              </w:r>
            </w:ins>
          </w:p>
        </w:tc>
        <w:tc>
          <w:tcPr>
            <w:tcW w:w="971" w:type="dxa"/>
            <w:noWrap/>
            <w:vAlign w:val="center"/>
            <w:hideMark/>
            <w:tcPrChange w:id="1570" w:author="WANG" w:date="2014-01-15T15:37:00Z">
              <w:tcPr>
                <w:tcW w:w="971" w:type="dxa"/>
                <w:gridSpan w:val="2"/>
                <w:noWrap/>
                <w:hideMark/>
              </w:tcPr>
            </w:tcPrChange>
          </w:tcPr>
          <w:p w:rsidR="001C680C" w:rsidRDefault="00B72164" w:rsidP="005D024C">
            <w:pPr>
              <w:spacing w:after="156"/>
              <w:jc w:val="right"/>
              <w:rPr>
                <w:ins w:id="1571" w:author="WANG" w:date="2014-01-15T08:33:00Z"/>
                <w:rFonts w:ascii="Times New Roman" w:hAnsi="Times New Roman" w:cs="Times New Roman"/>
                <w:sz w:val="18"/>
                <w:szCs w:val="18"/>
                <w:rPrChange w:id="1572" w:author="WANG" w:date="2014-01-15T08:34:00Z">
                  <w:rPr>
                    <w:ins w:id="1573" w:author="WANG" w:date="2014-01-15T08:33:00Z"/>
                    <w:rFonts w:ascii="Times New Roman" w:hAnsi="Times New Roman" w:cs="Times New Roman"/>
                  </w:rPr>
                </w:rPrChange>
              </w:rPr>
              <w:pPrChange w:id="1574" w:author="WANG" w:date="2014-10-03T11:45:00Z">
                <w:pPr>
                  <w:spacing w:afterLines="50"/>
                </w:pPr>
              </w:pPrChange>
            </w:pPr>
            <w:ins w:id="1575" w:author="WANG" w:date="2014-10-03T11:14:00Z">
              <w:r>
                <w:rPr>
                  <w:rFonts w:ascii="Times New Roman" w:hAnsi="Times New Roman" w:cs="Times New Roman" w:hint="eastAsia"/>
                  <w:sz w:val="18"/>
                  <w:szCs w:val="18"/>
                </w:rPr>
                <w:t>0.052893</w:t>
              </w:r>
            </w:ins>
          </w:p>
        </w:tc>
        <w:tc>
          <w:tcPr>
            <w:tcW w:w="621" w:type="dxa"/>
            <w:noWrap/>
            <w:vAlign w:val="center"/>
            <w:hideMark/>
            <w:tcPrChange w:id="1576" w:author="WANG" w:date="2014-01-15T15:37:00Z">
              <w:tcPr>
                <w:tcW w:w="1135" w:type="dxa"/>
                <w:gridSpan w:val="6"/>
                <w:noWrap/>
                <w:hideMark/>
              </w:tcPr>
            </w:tcPrChange>
          </w:tcPr>
          <w:p w:rsidR="001C680C" w:rsidRDefault="005B3C2F" w:rsidP="00C70D61">
            <w:pPr>
              <w:spacing w:after="156"/>
              <w:jc w:val="right"/>
              <w:rPr>
                <w:ins w:id="1577" w:author="WANG" w:date="2014-01-15T08:33:00Z"/>
                <w:rFonts w:ascii="Times New Roman" w:hAnsi="Times New Roman" w:cs="Times New Roman"/>
                <w:sz w:val="18"/>
                <w:szCs w:val="18"/>
                <w:rPrChange w:id="1578" w:author="WANG" w:date="2014-01-15T08:34:00Z">
                  <w:rPr>
                    <w:ins w:id="1579" w:author="WANG" w:date="2014-01-15T08:33:00Z"/>
                    <w:rFonts w:ascii="Times New Roman" w:hAnsi="Times New Roman" w:cs="Times New Roman"/>
                  </w:rPr>
                </w:rPrChange>
              </w:rPr>
              <w:pPrChange w:id="1580" w:author="WANG" w:date="2014-10-03T11:21:00Z">
                <w:pPr>
                  <w:spacing w:afterLines="50"/>
                </w:pPr>
              </w:pPrChange>
            </w:pPr>
            <w:ins w:id="1581" w:author="WANG" w:date="2014-01-15T08:38:00Z">
              <w:r w:rsidRPr="001D752F">
                <w:rPr>
                  <w:rFonts w:ascii="Times New Roman" w:hAnsi="Times New Roman" w:cs="Times New Roman" w:hint="eastAsia"/>
                  <w:sz w:val="18"/>
                  <w:szCs w:val="18"/>
                </w:rPr>
                <w:t>0.000</w:t>
              </w:r>
            </w:ins>
          </w:p>
        </w:tc>
      </w:tr>
      <w:tr w:rsidR="00472F3F" w:rsidRPr="00A4489A" w:rsidTr="00A96FA9">
        <w:tblPrEx>
          <w:tblPrExChange w:id="1582" w:author="WANG" w:date="2014-01-15T15:37:00Z">
            <w:tblPrEx>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270"/>
          <w:ins w:id="1583" w:author="WANG" w:date="2014-01-15T08:33:00Z"/>
          <w:trPrChange w:id="1584" w:author="WANG" w:date="2014-01-15T15:37:00Z">
            <w:trPr>
              <w:gridAfter w:val="0"/>
              <w:trHeight w:val="270"/>
            </w:trPr>
          </w:trPrChange>
        </w:trPr>
        <w:tc>
          <w:tcPr>
            <w:tcW w:w="1888" w:type="dxa"/>
            <w:tcBorders>
              <w:bottom w:val="single" w:sz="4" w:space="0" w:color="auto"/>
            </w:tcBorders>
            <w:noWrap/>
            <w:vAlign w:val="center"/>
            <w:hideMark/>
            <w:tcPrChange w:id="1585" w:author="WANG" w:date="2014-01-15T15:37:00Z">
              <w:tcPr>
                <w:tcW w:w="1888" w:type="dxa"/>
                <w:noWrap/>
                <w:hideMark/>
              </w:tcPr>
            </w:tcPrChange>
          </w:tcPr>
          <w:p w:rsidR="001C680C" w:rsidRDefault="00015E4B" w:rsidP="00C70D61">
            <w:pPr>
              <w:spacing w:after="156"/>
              <w:jc w:val="right"/>
              <w:rPr>
                <w:ins w:id="1586" w:author="WANG" w:date="2014-01-15T08:33:00Z"/>
                <w:rFonts w:ascii="Times New Roman" w:hAnsi="Times New Roman" w:cs="Times New Roman"/>
                <w:sz w:val="18"/>
                <w:szCs w:val="18"/>
                <w:rPrChange w:id="1587" w:author="WANG" w:date="2014-01-15T08:34:00Z">
                  <w:rPr>
                    <w:ins w:id="1588" w:author="WANG" w:date="2014-01-15T08:33:00Z"/>
                    <w:rFonts w:ascii="Times New Roman" w:hAnsi="Times New Roman" w:cs="Times New Roman"/>
                    <w:sz w:val="24"/>
                  </w:rPr>
                </w:rPrChange>
              </w:rPr>
              <w:pPrChange w:id="1589" w:author="WANG" w:date="2014-10-03T11:21:00Z">
                <w:pPr>
                  <w:spacing w:afterLines="50"/>
                </w:pPr>
              </w:pPrChange>
            </w:pPr>
            <w:ins w:id="1590" w:author="WANG" w:date="2014-01-15T08:33:00Z">
              <w:r w:rsidRPr="00015E4B">
                <w:rPr>
                  <w:rFonts w:ascii="Times New Roman" w:hAnsi="Times New Roman" w:cs="Times New Roman" w:hint="eastAsia"/>
                  <w:sz w:val="18"/>
                  <w:szCs w:val="18"/>
                  <w:rPrChange w:id="1591" w:author="WANG" w:date="2014-01-15T08:34:00Z">
                    <w:rPr>
                      <w:rFonts w:ascii="Times New Roman" w:hAnsi="Times New Roman" w:cs="Times New Roman" w:hint="eastAsia"/>
                    </w:rPr>
                  </w:rPrChange>
                </w:rPr>
                <w:t xml:space="preserve">　</w:t>
              </w:r>
            </w:ins>
          </w:p>
        </w:tc>
        <w:tc>
          <w:tcPr>
            <w:tcW w:w="914" w:type="dxa"/>
            <w:tcBorders>
              <w:bottom w:val="single" w:sz="4" w:space="0" w:color="auto"/>
            </w:tcBorders>
            <w:noWrap/>
            <w:vAlign w:val="center"/>
            <w:hideMark/>
            <w:tcPrChange w:id="1592" w:author="WANG" w:date="2014-01-15T15:37:00Z">
              <w:tcPr>
                <w:tcW w:w="914" w:type="dxa"/>
                <w:noWrap/>
                <w:hideMark/>
              </w:tcPr>
            </w:tcPrChange>
          </w:tcPr>
          <w:p w:rsidR="001C680C" w:rsidRDefault="001C680C" w:rsidP="00C70D61">
            <w:pPr>
              <w:spacing w:after="156"/>
              <w:jc w:val="right"/>
              <w:rPr>
                <w:ins w:id="1593" w:author="WANG" w:date="2014-01-15T08:33:00Z"/>
                <w:rFonts w:ascii="Times New Roman" w:hAnsi="Times New Roman" w:cs="Times New Roman"/>
                <w:sz w:val="18"/>
                <w:szCs w:val="18"/>
                <w:rPrChange w:id="1594" w:author="WANG" w:date="2014-01-15T08:34:00Z">
                  <w:rPr>
                    <w:ins w:id="1595" w:author="WANG" w:date="2014-01-15T08:33:00Z"/>
                    <w:rFonts w:ascii="Times New Roman" w:hAnsi="Times New Roman" w:cs="Times New Roman"/>
                  </w:rPr>
                </w:rPrChange>
              </w:rPr>
              <w:pPrChange w:id="1596" w:author="WANG" w:date="2014-10-03T11:21:00Z">
                <w:pPr>
                  <w:spacing w:afterLines="50"/>
                </w:pPr>
              </w:pPrChange>
            </w:pPr>
          </w:p>
        </w:tc>
        <w:tc>
          <w:tcPr>
            <w:tcW w:w="621" w:type="dxa"/>
            <w:tcBorders>
              <w:bottom w:val="single" w:sz="4" w:space="0" w:color="auto"/>
            </w:tcBorders>
            <w:noWrap/>
            <w:vAlign w:val="center"/>
            <w:hideMark/>
            <w:tcPrChange w:id="1597" w:author="WANG" w:date="2014-01-15T15:37:00Z">
              <w:tcPr>
                <w:tcW w:w="621" w:type="dxa"/>
                <w:noWrap/>
                <w:hideMark/>
              </w:tcPr>
            </w:tcPrChange>
          </w:tcPr>
          <w:p w:rsidR="001C680C" w:rsidRDefault="00015E4B" w:rsidP="00C70D61">
            <w:pPr>
              <w:spacing w:after="156"/>
              <w:jc w:val="right"/>
              <w:rPr>
                <w:ins w:id="1598" w:author="WANG" w:date="2014-01-15T08:33:00Z"/>
                <w:rFonts w:ascii="Times New Roman" w:hAnsi="Times New Roman" w:cs="Times New Roman"/>
                <w:sz w:val="18"/>
                <w:szCs w:val="18"/>
                <w:rPrChange w:id="1599" w:author="WANG" w:date="2014-01-15T08:34:00Z">
                  <w:rPr>
                    <w:ins w:id="1600" w:author="WANG" w:date="2014-01-15T08:33:00Z"/>
                    <w:rFonts w:ascii="Times New Roman" w:hAnsi="Times New Roman" w:cs="Times New Roman"/>
                  </w:rPr>
                </w:rPrChange>
              </w:rPr>
              <w:pPrChange w:id="1601" w:author="WANG" w:date="2014-10-03T11:21:00Z">
                <w:pPr>
                  <w:spacing w:afterLines="50"/>
                </w:pPr>
              </w:pPrChange>
            </w:pPr>
            <w:ins w:id="1602" w:author="WANG" w:date="2014-01-15T08:33:00Z">
              <w:r w:rsidRPr="00015E4B">
                <w:rPr>
                  <w:rFonts w:ascii="Times New Roman" w:hAnsi="Times New Roman" w:cs="Times New Roman" w:hint="eastAsia"/>
                  <w:sz w:val="18"/>
                  <w:szCs w:val="18"/>
                  <w:rPrChange w:id="1603" w:author="WANG" w:date="2014-01-15T08:34:00Z">
                    <w:rPr>
                      <w:rFonts w:ascii="Times New Roman" w:hAnsi="Times New Roman" w:cs="Times New Roman" w:hint="eastAsia"/>
                    </w:rPr>
                  </w:rPrChange>
                </w:rPr>
                <w:t xml:space="preserve">　</w:t>
              </w:r>
            </w:ins>
          </w:p>
        </w:tc>
        <w:tc>
          <w:tcPr>
            <w:tcW w:w="1741" w:type="dxa"/>
            <w:tcBorders>
              <w:bottom w:val="single" w:sz="4" w:space="0" w:color="auto"/>
            </w:tcBorders>
            <w:noWrap/>
            <w:vAlign w:val="center"/>
            <w:hideMark/>
            <w:tcPrChange w:id="1604" w:author="WANG" w:date="2014-01-15T15:37:00Z">
              <w:tcPr>
                <w:tcW w:w="1741" w:type="dxa"/>
                <w:noWrap/>
                <w:hideMark/>
              </w:tcPr>
            </w:tcPrChange>
          </w:tcPr>
          <w:p w:rsidR="001C680C" w:rsidRDefault="001C680C" w:rsidP="00C70D61">
            <w:pPr>
              <w:spacing w:after="156"/>
              <w:jc w:val="right"/>
              <w:rPr>
                <w:ins w:id="1605" w:author="WANG" w:date="2014-01-15T08:33:00Z"/>
                <w:rFonts w:ascii="Times New Roman" w:hAnsi="Times New Roman" w:cs="Times New Roman"/>
                <w:sz w:val="18"/>
                <w:szCs w:val="18"/>
                <w:rPrChange w:id="1606" w:author="WANG" w:date="2014-01-15T08:34:00Z">
                  <w:rPr>
                    <w:ins w:id="1607" w:author="WANG" w:date="2014-01-15T08:33:00Z"/>
                    <w:rFonts w:ascii="Times New Roman" w:hAnsi="Times New Roman" w:cs="Times New Roman"/>
                  </w:rPr>
                </w:rPrChange>
              </w:rPr>
              <w:pPrChange w:id="1608" w:author="WANG" w:date="2014-10-03T11:21:00Z">
                <w:pPr>
                  <w:spacing w:afterLines="50"/>
                </w:pPr>
              </w:pPrChange>
            </w:pPr>
          </w:p>
        </w:tc>
        <w:tc>
          <w:tcPr>
            <w:tcW w:w="952" w:type="dxa"/>
            <w:tcBorders>
              <w:bottom w:val="single" w:sz="4" w:space="0" w:color="auto"/>
            </w:tcBorders>
            <w:noWrap/>
            <w:vAlign w:val="center"/>
            <w:hideMark/>
            <w:tcPrChange w:id="1609" w:author="WANG" w:date="2014-01-15T15:37:00Z">
              <w:tcPr>
                <w:tcW w:w="952" w:type="dxa"/>
                <w:noWrap/>
                <w:hideMark/>
              </w:tcPr>
            </w:tcPrChange>
          </w:tcPr>
          <w:p w:rsidR="001C680C" w:rsidRDefault="00015E4B" w:rsidP="00C70D61">
            <w:pPr>
              <w:spacing w:after="156"/>
              <w:jc w:val="right"/>
              <w:rPr>
                <w:ins w:id="1610" w:author="WANG" w:date="2014-01-15T08:33:00Z"/>
                <w:rFonts w:ascii="Times New Roman" w:hAnsi="Times New Roman" w:cs="Times New Roman"/>
                <w:sz w:val="18"/>
                <w:szCs w:val="18"/>
                <w:rPrChange w:id="1611" w:author="WANG" w:date="2014-01-15T08:34:00Z">
                  <w:rPr>
                    <w:ins w:id="1612" w:author="WANG" w:date="2014-01-15T08:33:00Z"/>
                    <w:rFonts w:ascii="Times New Roman" w:hAnsi="Times New Roman" w:cs="Times New Roman"/>
                  </w:rPr>
                </w:rPrChange>
              </w:rPr>
              <w:pPrChange w:id="1613" w:author="WANG" w:date="2014-10-03T11:21:00Z">
                <w:pPr>
                  <w:spacing w:afterLines="50"/>
                </w:pPr>
              </w:pPrChange>
            </w:pPr>
            <w:ins w:id="1614" w:author="WANG" w:date="2014-01-15T08:33:00Z">
              <w:r w:rsidRPr="00015E4B">
                <w:rPr>
                  <w:rFonts w:ascii="Times New Roman" w:hAnsi="Times New Roman" w:cs="Times New Roman" w:hint="eastAsia"/>
                  <w:sz w:val="18"/>
                  <w:szCs w:val="18"/>
                  <w:rPrChange w:id="1615" w:author="WANG" w:date="2014-01-15T08:34:00Z">
                    <w:rPr>
                      <w:rFonts w:ascii="Times New Roman" w:hAnsi="Times New Roman" w:cs="Times New Roman" w:hint="eastAsia"/>
                    </w:rPr>
                  </w:rPrChange>
                </w:rPr>
                <w:t xml:space="preserve">　</w:t>
              </w:r>
            </w:ins>
          </w:p>
        </w:tc>
        <w:tc>
          <w:tcPr>
            <w:tcW w:w="621" w:type="dxa"/>
            <w:tcBorders>
              <w:bottom w:val="single" w:sz="4" w:space="0" w:color="auto"/>
            </w:tcBorders>
            <w:noWrap/>
            <w:vAlign w:val="center"/>
            <w:hideMark/>
            <w:tcPrChange w:id="1616" w:author="WANG" w:date="2014-01-15T15:37:00Z">
              <w:tcPr>
                <w:tcW w:w="621" w:type="dxa"/>
                <w:noWrap/>
                <w:hideMark/>
              </w:tcPr>
            </w:tcPrChange>
          </w:tcPr>
          <w:p w:rsidR="001C680C" w:rsidRDefault="001C680C" w:rsidP="00C70D61">
            <w:pPr>
              <w:spacing w:after="156"/>
              <w:jc w:val="right"/>
              <w:rPr>
                <w:ins w:id="1617" w:author="WANG" w:date="2014-01-15T08:33:00Z"/>
                <w:rFonts w:ascii="Times New Roman" w:hAnsi="Times New Roman" w:cs="Times New Roman"/>
                <w:sz w:val="18"/>
                <w:szCs w:val="18"/>
                <w:rPrChange w:id="1618" w:author="WANG" w:date="2014-01-15T08:34:00Z">
                  <w:rPr>
                    <w:ins w:id="1619" w:author="WANG" w:date="2014-01-15T08:33:00Z"/>
                    <w:rFonts w:ascii="Times New Roman" w:hAnsi="Times New Roman" w:cs="Times New Roman"/>
                  </w:rPr>
                </w:rPrChange>
              </w:rPr>
              <w:pPrChange w:id="1620" w:author="WANG" w:date="2014-10-03T11:21:00Z">
                <w:pPr>
                  <w:spacing w:afterLines="50"/>
                </w:pPr>
              </w:pPrChange>
            </w:pPr>
          </w:p>
        </w:tc>
        <w:tc>
          <w:tcPr>
            <w:tcW w:w="1189" w:type="dxa"/>
            <w:tcBorders>
              <w:bottom w:val="single" w:sz="4" w:space="0" w:color="auto"/>
            </w:tcBorders>
            <w:noWrap/>
            <w:vAlign w:val="center"/>
            <w:hideMark/>
            <w:tcPrChange w:id="1621" w:author="WANG" w:date="2014-01-15T15:37:00Z">
              <w:tcPr>
                <w:tcW w:w="1189" w:type="dxa"/>
                <w:noWrap/>
                <w:hideMark/>
              </w:tcPr>
            </w:tcPrChange>
          </w:tcPr>
          <w:p w:rsidR="001C680C" w:rsidRDefault="00015E4B" w:rsidP="00C70D61">
            <w:pPr>
              <w:spacing w:after="156"/>
              <w:jc w:val="right"/>
              <w:rPr>
                <w:ins w:id="1622" w:author="WANG" w:date="2014-01-15T08:33:00Z"/>
                <w:rFonts w:ascii="Times New Roman" w:hAnsi="Times New Roman" w:cs="Times New Roman"/>
                <w:sz w:val="18"/>
                <w:szCs w:val="18"/>
                <w:rPrChange w:id="1623" w:author="WANG" w:date="2014-01-15T08:34:00Z">
                  <w:rPr>
                    <w:ins w:id="1624" w:author="WANG" w:date="2014-01-15T08:33:00Z"/>
                    <w:rFonts w:ascii="Times New Roman" w:hAnsi="Times New Roman" w:cs="Times New Roman"/>
                  </w:rPr>
                </w:rPrChange>
              </w:rPr>
              <w:pPrChange w:id="1625" w:author="WANG" w:date="2014-10-03T11:21:00Z">
                <w:pPr>
                  <w:spacing w:afterLines="50"/>
                </w:pPr>
              </w:pPrChange>
            </w:pPr>
            <w:ins w:id="1626" w:author="WANG" w:date="2014-01-15T08:33:00Z">
              <w:r w:rsidRPr="00015E4B">
                <w:rPr>
                  <w:rFonts w:ascii="Times New Roman" w:hAnsi="Times New Roman" w:cs="Times New Roman"/>
                  <w:sz w:val="18"/>
                  <w:szCs w:val="18"/>
                  <w:rPrChange w:id="1627" w:author="WANG" w:date="2014-01-15T08:34:00Z">
                    <w:rPr>
                      <w:rFonts w:ascii="Times New Roman" w:hAnsi="Times New Roman" w:cs="Times New Roman"/>
                    </w:rPr>
                  </w:rPrChange>
                </w:rPr>
                <w:t>18:00-21:59</w:t>
              </w:r>
            </w:ins>
          </w:p>
        </w:tc>
        <w:tc>
          <w:tcPr>
            <w:tcW w:w="971" w:type="dxa"/>
            <w:tcBorders>
              <w:bottom w:val="single" w:sz="4" w:space="0" w:color="auto"/>
            </w:tcBorders>
            <w:noWrap/>
            <w:vAlign w:val="center"/>
            <w:hideMark/>
            <w:tcPrChange w:id="1628" w:author="WANG" w:date="2014-01-15T15:37:00Z">
              <w:tcPr>
                <w:tcW w:w="971" w:type="dxa"/>
                <w:gridSpan w:val="2"/>
                <w:noWrap/>
                <w:hideMark/>
              </w:tcPr>
            </w:tcPrChange>
          </w:tcPr>
          <w:p w:rsidR="001C680C" w:rsidRDefault="00B72164" w:rsidP="005D024C">
            <w:pPr>
              <w:spacing w:after="156"/>
              <w:jc w:val="right"/>
              <w:rPr>
                <w:ins w:id="1629" w:author="WANG" w:date="2014-01-15T08:33:00Z"/>
                <w:rFonts w:ascii="Times New Roman" w:hAnsi="Times New Roman" w:cs="Times New Roman"/>
                <w:sz w:val="18"/>
                <w:szCs w:val="18"/>
                <w:rPrChange w:id="1630" w:author="WANG" w:date="2014-01-15T08:34:00Z">
                  <w:rPr>
                    <w:ins w:id="1631" w:author="WANG" w:date="2014-01-15T08:33:00Z"/>
                    <w:rFonts w:ascii="Times New Roman" w:hAnsi="Times New Roman" w:cs="Times New Roman"/>
                  </w:rPr>
                </w:rPrChange>
              </w:rPr>
              <w:pPrChange w:id="1632" w:author="WANG" w:date="2014-10-03T11:45:00Z">
                <w:pPr>
                  <w:spacing w:afterLines="50"/>
                </w:pPr>
              </w:pPrChange>
            </w:pPr>
            <w:ins w:id="1633" w:author="WANG" w:date="2014-10-03T11:14:00Z">
              <w:r>
                <w:rPr>
                  <w:rFonts w:ascii="Times New Roman" w:hAnsi="Times New Roman" w:cs="Times New Roman" w:hint="eastAsia"/>
                  <w:sz w:val="18"/>
                  <w:szCs w:val="18"/>
                </w:rPr>
                <w:t>0.041411</w:t>
              </w:r>
            </w:ins>
          </w:p>
        </w:tc>
        <w:tc>
          <w:tcPr>
            <w:tcW w:w="621" w:type="dxa"/>
            <w:tcBorders>
              <w:bottom w:val="single" w:sz="4" w:space="0" w:color="auto"/>
            </w:tcBorders>
            <w:noWrap/>
            <w:vAlign w:val="center"/>
            <w:hideMark/>
            <w:tcPrChange w:id="1634" w:author="WANG" w:date="2014-01-15T15:37:00Z">
              <w:tcPr>
                <w:tcW w:w="567" w:type="dxa"/>
                <w:gridSpan w:val="3"/>
                <w:noWrap/>
                <w:hideMark/>
              </w:tcPr>
            </w:tcPrChange>
          </w:tcPr>
          <w:p w:rsidR="001C680C" w:rsidRDefault="005B3C2F" w:rsidP="00C70D61">
            <w:pPr>
              <w:spacing w:after="156"/>
              <w:jc w:val="right"/>
              <w:rPr>
                <w:ins w:id="1635" w:author="WANG" w:date="2014-01-15T08:33:00Z"/>
                <w:rFonts w:ascii="Times New Roman" w:hAnsi="Times New Roman" w:cs="Times New Roman"/>
                <w:sz w:val="18"/>
                <w:szCs w:val="18"/>
                <w:rPrChange w:id="1636" w:author="WANG" w:date="2014-01-15T08:34:00Z">
                  <w:rPr>
                    <w:ins w:id="1637" w:author="WANG" w:date="2014-01-15T08:33:00Z"/>
                    <w:rFonts w:ascii="Times New Roman" w:hAnsi="Times New Roman" w:cs="Times New Roman"/>
                  </w:rPr>
                </w:rPrChange>
              </w:rPr>
              <w:pPrChange w:id="1638" w:author="WANG" w:date="2014-10-03T11:21:00Z">
                <w:pPr>
                  <w:spacing w:afterLines="50"/>
                </w:pPr>
              </w:pPrChange>
            </w:pPr>
            <w:ins w:id="1639" w:author="WANG" w:date="2014-01-15T08:38:00Z">
              <w:r w:rsidRPr="001D752F">
                <w:rPr>
                  <w:rFonts w:ascii="Times New Roman" w:hAnsi="Times New Roman" w:cs="Times New Roman" w:hint="eastAsia"/>
                  <w:sz w:val="18"/>
                  <w:szCs w:val="18"/>
                </w:rPr>
                <w:t>0.000</w:t>
              </w:r>
            </w:ins>
          </w:p>
        </w:tc>
      </w:tr>
      <w:tr w:rsidR="00472F3F" w:rsidRPr="0040197A" w:rsidTr="00A96FA9">
        <w:tblPrEx>
          <w:tblPrExChange w:id="1640" w:author="WANG" w:date="2014-01-15T15:37:00Z">
            <w:tblPrEx>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270"/>
          <w:trPrChange w:id="1641" w:author="WANG" w:date="2014-01-15T15:37:00Z">
            <w:trPr>
              <w:gridAfter w:val="0"/>
              <w:trHeight w:val="270"/>
            </w:trPr>
          </w:trPrChange>
        </w:trPr>
        <w:tc>
          <w:tcPr>
            <w:tcW w:w="3423" w:type="dxa"/>
            <w:gridSpan w:val="3"/>
            <w:tcBorders>
              <w:top w:val="single" w:sz="4" w:space="0" w:color="auto"/>
            </w:tcBorders>
            <w:noWrap/>
            <w:vAlign w:val="center"/>
            <w:hideMark/>
            <w:tcPrChange w:id="1642" w:author="WANG" w:date="2014-01-15T15:37:00Z">
              <w:tcPr>
                <w:tcW w:w="3423" w:type="dxa"/>
                <w:gridSpan w:val="3"/>
                <w:noWrap/>
                <w:hideMark/>
              </w:tcPr>
            </w:tcPrChange>
          </w:tcPr>
          <w:p w:rsidR="001C680C" w:rsidRDefault="00015E4B">
            <w:pPr>
              <w:jc w:val="center"/>
              <w:rPr>
                <w:del w:id="1643" w:author="WANG" w:date="2014-01-15T08:37:00Z"/>
                <w:rFonts w:ascii="Times New Roman" w:hAnsi="Times New Roman" w:cs="Times New Roman"/>
                <w:b/>
                <w:sz w:val="18"/>
                <w:szCs w:val="18"/>
                <w:rPrChange w:id="1644" w:author="WANG" w:date="2014-01-15T08:38:00Z">
                  <w:rPr>
                    <w:del w:id="1645" w:author="WANG" w:date="2014-01-15T08:37:00Z"/>
                    <w:rFonts w:ascii="Times New Roman" w:hAnsi="Times New Roman" w:cs="Times New Roman"/>
                    <w:sz w:val="18"/>
                    <w:szCs w:val="18"/>
                  </w:rPr>
                </w:rPrChange>
              </w:rPr>
              <w:pPrChange w:id="1646" w:author="WANG" w:date="2014-01-15T10:10:00Z">
                <w:pPr/>
              </w:pPrChange>
            </w:pPr>
            <w:r w:rsidRPr="00015E4B">
              <w:rPr>
                <w:rFonts w:ascii="Times New Roman" w:hAnsi="Times New Roman" w:cs="Times New Roman"/>
                <w:b/>
                <w:sz w:val="18"/>
                <w:szCs w:val="18"/>
                <w:rPrChange w:id="1647" w:author="WANG" w:date="2014-01-15T08:38:00Z">
                  <w:rPr>
                    <w:rFonts w:ascii="Times New Roman" w:hAnsi="Times New Roman" w:cs="Times New Roman"/>
                  </w:rPr>
                </w:rPrChange>
              </w:rPr>
              <w:t>Primary cause</w:t>
            </w:r>
          </w:p>
          <w:p w:rsidR="001C680C" w:rsidRDefault="001C680C" w:rsidP="00C70D61">
            <w:pPr>
              <w:spacing w:after="156"/>
              <w:jc w:val="center"/>
              <w:rPr>
                <w:rFonts w:ascii="Times New Roman" w:hAnsi="Times New Roman" w:cs="Times New Roman"/>
                <w:b/>
                <w:sz w:val="18"/>
                <w:szCs w:val="18"/>
                <w:rPrChange w:id="1648" w:author="WANG" w:date="2014-01-15T08:38:00Z">
                  <w:rPr>
                    <w:rFonts w:ascii="Times New Roman" w:hAnsi="Times New Roman" w:cs="Times New Roman"/>
                    <w:b/>
                    <w:bCs/>
                    <w:sz w:val="44"/>
                  </w:rPr>
                </w:rPrChange>
              </w:rPr>
              <w:pPrChange w:id="1649" w:author="WANG" w:date="2014-10-03T11:21:00Z">
                <w:pPr>
                  <w:keepNext/>
                  <w:keepLines/>
                  <w:numPr>
                    <w:numId w:val="1"/>
                  </w:numPr>
                  <w:spacing w:before="340" w:afterLines="50" w:line="578" w:lineRule="auto"/>
                  <w:ind w:left="432" w:hanging="432"/>
                  <w:outlineLvl w:val="0"/>
                </w:pPr>
              </w:pPrChange>
            </w:pPr>
          </w:p>
        </w:tc>
        <w:tc>
          <w:tcPr>
            <w:tcW w:w="3314" w:type="dxa"/>
            <w:gridSpan w:val="3"/>
            <w:tcBorders>
              <w:top w:val="single" w:sz="4" w:space="0" w:color="auto"/>
            </w:tcBorders>
            <w:noWrap/>
            <w:vAlign w:val="center"/>
            <w:hideMark/>
            <w:tcPrChange w:id="1650" w:author="WANG" w:date="2014-01-15T15:37:00Z">
              <w:tcPr>
                <w:tcW w:w="3314" w:type="dxa"/>
                <w:gridSpan w:val="3"/>
                <w:noWrap/>
                <w:hideMark/>
              </w:tcPr>
            </w:tcPrChange>
          </w:tcPr>
          <w:p w:rsidR="001C680C" w:rsidRDefault="00015E4B">
            <w:pPr>
              <w:jc w:val="center"/>
              <w:rPr>
                <w:del w:id="1651" w:author="WANG" w:date="2014-01-15T08:37:00Z"/>
                <w:rFonts w:ascii="Times New Roman" w:hAnsi="Times New Roman" w:cs="Times New Roman"/>
                <w:b/>
                <w:sz w:val="18"/>
                <w:szCs w:val="18"/>
                <w:rPrChange w:id="1652" w:author="WANG" w:date="2014-01-15T08:38:00Z">
                  <w:rPr>
                    <w:del w:id="1653" w:author="WANG" w:date="2014-01-15T08:37:00Z"/>
                    <w:rFonts w:ascii="Times New Roman" w:hAnsi="Times New Roman" w:cs="Times New Roman"/>
                    <w:sz w:val="18"/>
                    <w:szCs w:val="18"/>
                  </w:rPr>
                </w:rPrChange>
              </w:rPr>
              <w:pPrChange w:id="1654" w:author="WANG" w:date="2014-01-15T10:10:00Z">
                <w:pPr/>
              </w:pPrChange>
            </w:pPr>
            <w:r w:rsidRPr="00015E4B">
              <w:rPr>
                <w:rFonts w:ascii="Times New Roman" w:hAnsi="Times New Roman" w:cs="Times New Roman"/>
                <w:b/>
                <w:sz w:val="18"/>
                <w:szCs w:val="18"/>
                <w:rPrChange w:id="1655" w:author="WANG" w:date="2014-01-15T08:38:00Z">
                  <w:rPr>
                    <w:rFonts w:ascii="Times New Roman" w:hAnsi="Times New Roman" w:cs="Times New Roman"/>
                  </w:rPr>
                </w:rPrChange>
              </w:rPr>
              <w:lastRenderedPageBreak/>
              <w:t>Intersection control</w:t>
            </w:r>
          </w:p>
          <w:p w:rsidR="001C680C" w:rsidRDefault="001C680C" w:rsidP="00C70D61">
            <w:pPr>
              <w:spacing w:after="156"/>
              <w:jc w:val="center"/>
              <w:rPr>
                <w:rFonts w:ascii="Times New Roman" w:hAnsi="Times New Roman" w:cs="Times New Roman"/>
                <w:b/>
                <w:sz w:val="18"/>
                <w:szCs w:val="18"/>
                <w:rPrChange w:id="1656" w:author="WANG" w:date="2014-01-15T08:38:00Z">
                  <w:rPr>
                    <w:rFonts w:ascii="Times New Roman" w:hAnsi="Times New Roman" w:cs="Times New Roman"/>
                    <w:b/>
                    <w:bCs/>
                    <w:sz w:val="44"/>
                  </w:rPr>
                </w:rPrChange>
              </w:rPr>
              <w:pPrChange w:id="1657" w:author="WANG" w:date="2014-10-03T11:21:00Z">
                <w:pPr>
                  <w:keepNext/>
                  <w:keepLines/>
                  <w:numPr>
                    <w:numId w:val="1"/>
                  </w:numPr>
                  <w:spacing w:before="340" w:afterLines="50" w:line="578" w:lineRule="auto"/>
                  <w:ind w:left="432" w:hanging="432"/>
                  <w:outlineLvl w:val="0"/>
                </w:pPr>
              </w:pPrChange>
            </w:pPr>
          </w:p>
        </w:tc>
        <w:tc>
          <w:tcPr>
            <w:tcW w:w="2781" w:type="dxa"/>
            <w:gridSpan w:val="3"/>
            <w:tcBorders>
              <w:top w:val="single" w:sz="4" w:space="0" w:color="auto"/>
            </w:tcBorders>
            <w:noWrap/>
            <w:vAlign w:val="center"/>
            <w:hideMark/>
            <w:tcPrChange w:id="1658" w:author="WANG" w:date="2014-01-15T15:37:00Z">
              <w:tcPr>
                <w:tcW w:w="2727" w:type="dxa"/>
                <w:gridSpan w:val="6"/>
                <w:noWrap/>
                <w:hideMark/>
              </w:tcPr>
            </w:tcPrChange>
          </w:tcPr>
          <w:p w:rsidR="001C680C" w:rsidRDefault="00015E4B">
            <w:pPr>
              <w:jc w:val="center"/>
              <w:rPr>
                <w:del w:id="1659" w:author="WANG" w:date="2014-01-15T08:37:00Z"/>
                <w:rFonts w:ascii="Times New Roman" w:hAnsi="Times New Roman" w:cs="Times New Roman"/>
                <w:b/>
                <w:sz w:val="18"/>
                <w:szCs w:val="18"/>
                <w:rPrChange w:id="1660" w:author="WANG" w:date="2014-01-15T08:38:00Z">
                  <w:rPr>
                    <w:del w:id="1661" w:author="WANG" w:date="2014-01-15T08:37:00Z"/>
                    <w:rFonts w:ascii="Times New Roman" w:hAnsi="Times New Roman" w:cs="Times New Roman"/>
                    <w:sz w:val="18"/>
                    <w:szCs w:val="18"/>
                  </w:rPr>
                </w:rPrChange>
              </w:rPr>
              <w:pPrChange w:id="1662" w:author="WANG" w:date="2014-01-15T10:10:00Z">
                <w:pPr/>
              </w:pPrChange>
            </w:pPr>
            <w:r w:rsidRPr="00015E4B">
              <w:rPr>
                <w:rFonts w:ascii="Times New Roman" w:hAnsi="Times New Roman" w:cs="Times New Roman"/>
                <w:b/>
                <w:sz w:val="18"/>
                <w:szCs w:val="18"/>
                <w:rPrChange w:id="1663" w:author="WANG" w:date="2014-01-15T08:38:00Z">
                  <w:rPr>
                    <w:rFonts w:ascii="Times New Roman" w:hAnsi="Times New Roman" w:cs="Times New Roman"/>
                  </w:rPr>
                </w:rPrChange>
              </w:rPr>
              <w:lastRenderedPageBreak/>
              <w:t>Driving experience</w:t>
            </w:r>
          </w:p>
          <w:p w:rsidR="001C680C" w:rsidRDefault="001C680C" w:rsidP="00C70D61">
            <w:pPr>
              <w:spacing w:after="156"/>
              <w:jc w:val="center"/>
              <w:rPr>
                <w:rFonts w:ascii="Times New Roman" w:hAnsi="Times New Roman" w:cs="Times New Roman"/>
                <w:b/>
                <w:sz w:val="18"/>
                <w:szCs w:val="18"/>
                <w:rPrChange w:id="1664" w:author="WANG" w:date="2014-01-15T08:38:00Z">
                  <w:rPr>
                    <w:rFonts w:ascii="Times New Roman" w:hAnsi="Times New Roman" w:cs="Times New Roman"/>
                    <w:b/>
                    <w:bCs/>
                    <w:sz w:val="44"/>
                  </w:rPr>
                </w:rPrChange>
              </w:rPr>
              <w:pPrChange w:id="1665" w:author="WANG" w:date="2014-10-03T11:21:00Z">
                <w:pPr>
                  <w:keepNext/>
                  <w:keepLines/>
                  <w:numPr>
                    <w:numId w:val="1"/>
                  </w:numPr>
                  <w:spacing w:before="340" w:afterLines="50" w:line="578" w:lineRule="auto"/>
                  <w:ind w:left="432" w:hanging="432"/>
                  <w:outlineLvl w:val="0"/>
                </w:pPr>
              </w:pPrChange>
            </w:pPr>
          </w:p>
        </w:tc>
      </w:tr>
      <w:tr w:rsidR="00472F3F" w:rsidRPr="0040197A" w:rsidTr="00A96FA9">
        <w:tblPrEx>
          <w:tblPrExChange w:id="1666" w:author="WANG" w:date="2014-01-15T15:37:00Z">
            <w:tblPrEx>
              <w:tblW w:w="10032" w:type="dxa"/>
            </w:tblPrEx>
          </w:tblPrExChange>
        </w:tblPrEx>
        <w:trPr>
          <w:trHeight w:val="270"/>
          <w:ins w:id="1667" w:author="WANG" w:date="2014-01-15T08:33:00Z"/>
          <w:trPrChange w:id="1668" w:author="WANG" w:date="2014-01-15T15:37:00Z">
            <w:trPr>
              <w:trHeight w:val="270"/>
            </w:trPr>
          </w:trPrChange>
        </w:trPr>
        <w:tc>
          <w:tcPr>
            <w:tcW w:w="1888" w:type="dxa"/>
            <w:tcBorders>
              <w:bottom w:val="single" w:sz="4" w:space="0" w:color="auto"/>
            </w:tcBorders>
            <w:noWrap/>
            <w:vAlign w:val="center"/>
            <w:hideMark/>
            <w:tcPrChange w:id="1669" w:author="WANG" w:date="2014-01-15T15:37:00Z">
              <w:tcPr>
                <w:tcW w:w="1888" w:type="dxa"/>
                <w:noWrap/>
                <w:hideMark/>
              </w:tcPr>
            </w:tcPrChange>
          </w:tcPr>
          <w:p w:rsidR="001C680C" w:rsidRDefault="00015E4B" w:rsidP="00C70D61">
            <w:pPr>
              <w:spacing w:after="156"/>
              <w:jc w:val="right"/>
              <w:rPr>
                <w:ins w:id="1670" w:author="WANG" w:date="2014-01-15T08:33:00Z"/>
                <w:rFonts w:ascii="Times New Roman" w:hAnsi="Times New Roman" w:cs="Times New Roman"/>
                <w:b/>
                <w:i/>
                <w:sz w:val="18"/>
                <w:szCs w:val="18"/>
                <w:rPrChange w:id="1671" w:author="WANG" w:date="2014-01-15T08:38:00Z">
                  <w:rPr>
                    <w:ins w:id="1672" w:author="WANG" w:date="2014-01-15T08:33:00Z"/>
                    <w:rFonts w:ascii="Times New Roman" w:hAnsi="Times New Roman" w:cs="Times New Roman"/>
                  </w:rPr>
                </w:rPrChange>
              </w:rPr>
              <w:pPrChange w:id="1673" w:author="WANG" w:date="2014-10-03T11:21:00Z">
                <w:pPr>
                  <w:spacing w:afterLines="50"/>
                </w:pPr>
              </w:pPrChange>
            </w:pPr>
            <w:ins w:id="1674" w:author="WANG" w:date="2014-01-15T08:33:00Z">
              <w:r w:rsidRPr="00015E4B">
                <w:rPr>
                  <w:rFonts w:ascii="Times New Roman" w:hAnsi="Times New Roman" w:cs="Times New Roman" w:hint="eastAsia"/>
                  <w:b/>
                  <w:i/>
                  <w:sz w:val="18"/>
                  <w:szCs w:val="18"/>
                  <w:rPrChange w:id="1675" w:author="WANG" w:date="2014-01-15T08:38:00Z">
                    <w:rPr>
                      <w:rFonts w:ascii="Times New Roman" w:hAnsi="Times New Roman" w:cs="Times New Roman" w:hint="eastAsia"/>
                    </w:rPr>
                  </w:rPrChange>
                </w:rPr>
                <w:lastRenderedPageBreak/>
                <w:t xml:space="preserve">　</w:t>
              </w:r>
            </w:ins>
          </w:p>
        </w:tc>
        <w:tc>
          <w:tcPr>
            <w:tcW w:w="914" w:type="dxa"/>
            <w:tcBorders>
              <w:bottom w:val="single" w:sz="4" w:space="0" w:color="auto"/>
            </w:tcBorders>
            <w:noWrap/>
            <w:vAlign w:val="center"/>
            <w:hideMark/>
            <w:tcPrChange w:id="1676" w:author="WANG" w:date="2014-01-15T15:37:00Z">
              <w:tcPr>
                <w:tcW w:w="914" w:type="dxa"/>
                <w:noWrap/>
                <w:hideMark/>
              </w:tcPr>
            </w:tcPrChange>
          </w:tcPr>
          <w:p w:rsidR="001C680C" w:rsidRDefault="00015E4B" w:rsidP="00C70D61">
            <w:pPr>
              <w:spacing w:after="156"/>
              <w:jc w:val="right"/>
              <w:rPr>
                <w:ins w:id="1677" w:author="WANG" w:date="2014-01-15T08:33:00Z"/>
                <w:rFonts w:ascii="Times New Roman" w:hAnsi="Times New Roman" w:cs="Times New Roman"/>
                <w:b/>
                <w:i/>
                <w:sz w:val="18"/>
                <w:szCs w:val="18"/>
                <w:rPrChange w:id="1678" w:author="WANG" w:date="2014-01-15T08:38:00Z">
                  <w:rPr>
                    <w:ins w:id="1679" w:author="WANG" w:date="2014-01-15T08:33:00Z"/>
                    <w:rFonts w:ascii="Times New Roman" w:hAnsi="Times New Roman" w:cs="Times New Roman"/>
                  </w:rPr>
                </w:rPrChange>
              </w:rPr>
              <w:pPrChange w:id="1680" w:author="WANG" w:date="2014-10-03T11:21:00Z">
                <w:pPr>
                  <w:spacing w:afterLines="50"/>
                </w:pPr>
              </w:pPrChange>
            </w:pPr>
            <w:ins w:id="1681" w:author="WANG" w:date="2014-01-15T08:33:00Z">
              <w:r w:rsidRPr="00015E4B">
                <w:rPr>
                  <w:rFonts w:ascii="Times New Roman" w:hAnsi="Times New Roman" w:cs="Times New Roman"/>
                  <w:b/>
                  <w:i/>
                  <w:sz w:val="18"/>
                  <w:szCs w:val="18"/>
                  <w:rPrChange w:id="1682" w:author="WANG" w:date="2014-01-15T08:38:00Z">
                    <w:rPr>
                      <w:rFonts w:ascii="Times New Roman" w:hAnsi="Times New Roman" w:cs="Times New Roman"/>
                    </w:rPr>
                  </w:rPrChange>
                </w:rPr>
                <w:t>a</w:t>
              </w:r>
            </w:ins>
          </w:p>
        </w:tc>
        <w:tc>
          <w:tcPr>
            <w:tcW w:w="621" w:type="dxa"/>
            <w:tcBorders>
              <w:bottom w:val="single" w:sz="4" w:space="0" w:color="auto"/>
            </w:tcBorders>
            <w:noWrap/>
            <w:vAlign w:val="center"/>
            <w:hideMark/>
            <w:tcPrChange w:id="1683" w:author="WANG" w:date="2014-01-15T15:37:00Z">
              <w:tcPr>
                <w:tcW w:w="621" w:type="dxa"/>
                <w:noWrap/>
                <w:hideMark/>
              </w:tcPr>
            </w:tcPrChange>
          </w:tcPr>
          <w:p w:rsidR="001C680C" w:rsidRDefault="00015E4B" w:rsidP="00C70D61">
            <w:pPr>
              <w:spacing w:after="156"/>
              <w:jc w:val="right"/>
              <w:rPr>
                <w:ins w:id="1684" w:author="WANG" w:date="2014-01-15T08:33:00Z"/>
                <w:rFonts w:ascii="Times New Roman" w:hAnsi="Times New Roman" w:cs="Times New Roman"/>
                <w:b/>
                <w:i/>
                <w:sz w:val="18"/>
                <w:szCs w:val="18"/>
                <w:rPrChange w:id="1685" w:author="WANG" w:date="2014-01-15T08:38:00Z">
                  <w:rPr>
                    <w:ins w:id="1686" w:author="WANG" w:date="2014-01-15T08:33:00Z"/>
                    <w:rFonts w:ascii="Times New Roman" w:hAnsi="Times New Roman" w:cs="Times New Roman"/>
                  </w:rPr>
                </w:rPrChange>
              </w:rPr>
              <w:pPrChange w:id="1687" w:author="WANG" w:date="2014-10-03T11:21:00Z">
                <w:pPr>
                  <w:spacing w:afterLines="50"/>
                </w:pPr>
              </w:pPrChange>
            </w:pPr>
            <w:ins w:id="1688" w:author="WANG" w:date="2014-01-15T08:33:00Z">
              <w:r w:rsidRPr="00015E4B">
                <w:rPr>
                  <w:rFonts w:ascii="Times New Roman" w:hAnsi="Times New Roman" w:cs="Times New Roman"/>
                  <w:b/>
                  <w:i/>
                  <w:sz w:val="18"/>
                  <w:szCs w:val="18"/>
                  <w:rPrChange w:id="1689" w:author="WANG" w:date="2014-01-15T08:38:00Z">
                    <w:rPr>
                      <w:rFonts w:ascii="Times New Roman" w:hAnsi="Times New Roman" w:cs="Times New Roman"/>
                    </w:rPr>
                  </w:rPrChange>
                </w:rPr>
                <w:t>p</w:t>
              </w:r>
            </w:ins>
          </w:p>
        </w:tc>
        <w:tc>
          <w:tcPr>
            <w:tcW w:w="1741" w:type="dxa"/>
            <w:tcBorders>
              <w:bottom w:val="single" w:sz="4" w:space="0" w:color="auto"/>
            </w:tcBorders>
            <w:noWrap/>
            <w:vAlign w:val="center"/>
            <w:hideMark/>
            <w:tcPrChange w:id="1690" w:author="WANG" w:date="2014-01-15T15:37:00Z">
              <w:tcPr>
                <w:tcW w:w="1741" w:type="dxa"/>
                <w:noWrap/>
                <w:hideMark/>
              </w:tcPr>
            </w:tcPrChange>
          </w:tcPr>
          <w:p w:rsidR="001C680C" w:rsidRDefault="00015E4B" w:rsidP="00C70D61">
            <w:pPr>
              <w:spacing w:after="156"/>
              <w:jc w:val="right"/>
              <w:rPr>
                <w:ins w:id="1691" w:author="WANG" w:date="2014-01-15T08:33:00Z"/>
                <w:rFonts w:ascii="Times New Roman" w:hAnsi="Times New Roman" w:cs="Times New Roman"/>
                <w:b/>
                <w:i/>
                <w:sz w:val="18"/>
                <w:szCs w:val="18"/>
                <w:rPrChange w:id="1692" w:author="WANG" w:date="2014-01-15T08:38:00Z">
                  <w:rPr>
                    <w:ins w:id="1693" w:author="WANG" w:date="2014-01-15T08:33:00Z"/>
                    <w:rFonts w:ascii="Times New Roman" w:hAnsi="Times New Roman" w:cs="Times New Roman"/>
                  </w:rPr>
                </w:rPrChange>
              </w:rPr>
              <w:pPrChange w:id="1694" w:author="WANG" w:date="2014-10-03T11:21:00Z">
                <w:pPr>
                  <w:spacing w:afterLines="50"/>
                </w:pPr>
              </w:pPrChange>
            </w:pPr>
            <w:ins w:id="1695" w:author="WANG" w:date="2014-01-15T08:33:00Z">
              <w:r w:rsidRPr="00015E4B">
                <w:rPr>
                  <w:rFonts w:ascii="Times New Roman" w:hAnsi="Times New Roman" w:cs="Times New Roman" w:hint="eastAsia"/>
                  <w:b/>
                  <w:i/>
                  <w:sz w:val="18"/>
                  <w:szCs w:val="18"/>
                  <w:rPrChange w:id="1696" w:author="WANG" w:date="2014-01-15T08:38:00Z">
                    <w:rPr>
                      <w:rFonts w:ascii="Times New Roman" w:hAnsi="Times New Roman" w:cs="Times New Roman" w:hint="eastAsia"/>
                    </w:rPr>
                  </w:rPrChange>
                </w:rPr>
                <w:t xml:space="preserve">　</w:t>
              </w:r>
            </w:ins>
          </w:p>
        </w:tc>
        <w:tc>
          <w:tcPr>
            <w:tcW w:w="952" w:type="dxa"/>
            <w:tcBorders>
              <w:bottom w:val="single" w:sz="4" w:space="0" w:color="auto"/>
            </w:tcBorders>
            <w:noWrap/>
            <w:vAlign w:val="center"/>
            <w:hideMark/>
            <w:tcPrChange w:id="1697" w:author="WANG" w:date="2014-01-15T15:37:00Z">
              <w:tcPr>
                <w:tcW w:w="952" w:type="dxa"/>
                <w:noWrap/>
                <w:hideMark/>
              </w:tcPr>
            </w:tcPrChange>
          </w:tcPr>
          <w:p w:rsidR="001C680C" w:rsidRDefault="00015E4B" w:rsidP="00C70D61">
            <w:pPr>
              <w:spacing w:after="156"/>
              <w:jc w:val="right"/>
              <w:rPr>
                <w:ins w:id="1698" w:author="WANG" w:date="2014-01-15T08:33:00Z"/>
                <w:rFonts w:ascii="Times New Roman" w:hAnsi="Times New Roman" w:cs="Times New Roman"/>
                <w:b/>
                <w:i/>
                <w:sz w:val="18"/>
                <w:szCs w:val="18"/>
                <w:rPrChange w:id="1699" w:author="WANG" w:date="2014-01-15T08:38:00Z">
                  <w:rPr>
                    <w:ins w:id="1700" w:author="WANG" w:date="2014-01-15T08:33:00Z"/>
                    <w:rFonts w:ascii="Times New Roman" w:hAnsi="Times New Roman" w:cs="Times New Roman"/>
                  </w:rPr>
                </w:rPrChange>
              </w:rPr>
              <w:pPrChange w:id="1701" w:author="WANG" w:date="2014-10-03T11:21:00Z">
                <w:pPr>
                  <w:spacing w:afterLines="50"/>
                </w:pPr>
              </w:pPrChange>
            </w:pPr>
            <w:ins w:id="1702" w:author="WANG" w:date="2014-01-15T08:33:00Z">
              <w:r w:rsidRPr="00015E4B">
                <w:rPr>
                  <w:rFonts w:ascii="Times New Roman" w:hAnsi="Times New Roman" w:cs="Times New Roman"/>
                  <w:b/>
                  <w:i/>
                  <w:sz w:val="18"/>
                  <w:szCs w:val="18"/>
                  <w:rPrChange w:id="1703" w:author="WANG" w:date="2014-01-15T08:38:00Z">
                    <w:rPr>
                      <w:rFonts w:ascii="Times New Roman" w:hAnsi="Times New Roman" w:cs="Times New Roman"/>
                    </w:rPr>
                  </w:rPrChange>
                </w:rPr>
                <w:t>a</w:t>
              </w:r>
            </w:ins>
          </w:p>
        </w:tc>
        <w:tc>
          <w:tcPr>
            <w:tcW w:w="621" w:type="dxa"/>
            <w:tcBorders>
              <w:bottom w:val="single" w:sz="4" w:space="0" w:color="auto"/>
            </w:tcBorders>
            <w:noWrap/>
            <w:vAlign w:val="center"/>
            <w:hideMark/>
            <w:tcPrChange w:id="1704" w:author="WANG" w:date="2014-01-15T15:37:00Z">
              <w:tcPr>
                <w:tcW w:w="621" w:type="dxa"/>
                <w:noWrap/>
                <w:hideMark/>
              </w:tcPr>
            </w:tcPrChange>
          </w:tcPr>
          <w:p w:rsidR="001C680C" w:rsidRDefault="00015E4B" w:rsidP="00C70D61">
            <w:pPr>
              <w:spacing w:after="156"/>
              <w:jc w:val="right"/>
              <w:rPr>
                <w:ins w:id="1705" w:author="WANG" w:date="2014-01-15T08:33:00Z"/>
                <w:rFonts w:ascii="Times New Roman" w:hAnsi="Times New Roman" w:cs="Times New Roman"/>
                <w:b/>
                <w:i/>
                <w:sz w:val="18"/>
                <w:szCs w:val="18"/>
                <w:rPrChange w:id="1706" w:author="WANG" w:date="2014-01-15T08:38:00Z">
                  <w:rPr>
                    <w:ins w:id="1707" w:author="WANG" w:date="2014-01-15T08:33:00Z"/>
                    <w:rFonts w:ascii="Times New Roman" w:hAnsi="Times New Roman" w:cs="Times New Roman"/>
                  </w:rPr>
                </w:rPrChange>
              </w:rPr>
              <w:pPrChange w:id="1708" w:author="WANG" w:date="2014-10-03T11:21:00Z">
                <w:pPr>
                  <w:spacing w:afterLines="50"/>
                </w:pPr>
              </w:pPrChange>
            </w:pPr>
            <w:ins w:id="1709" w:author="WANG" w:date="2014-01-15T08:33:00Z">
              <w:r w:rsidRPr="00015E4B">
                <w:rPr>
                  <w:rFonts w:ascii="Times New Roman" w:hAnsi="Times New Roman" w:cs="Times New Roman"/>
                  <w:b/>
                  <w:i/>
                  <w:sz w:val="18"/>
                  <w:szCs w:val="18"/>
                  <w:rPrChange w:id="1710" w:author="WANG" w:date="2014-01-15T08:38:00Z">
                    <w:rPr>
                      <w:rFonts w:ascii="Times New Roman" w:hAnsi="Times New Roman" w:cs="Times New Roman"/>
                    </w:rPr>
                  </w:rPrChange>
                </w:rPr>
                <w:t>p</w:t>
              </w:r>
            </w:ins>
          </w:p>
        </w:tc>
        <w:tc>
          <w:tcPr>
            <w:tcW w:w="1189" w:type="dxa"/>
            <w:tcBorders>
              <w:bottom w:val="single" w:sz="4" w:space="0" w:color="auto"/>
            </w:tcBorders>
            <w:noWrap/>
            <w:vAlign w:val="center"/>
            <w:hideMark/>
            <w:tcPrChange w:id="1711" w:author="WANG" w:date="2014-01-15T15:37:00Z">
              <w:tcPr>
                <w:tcW w:w="1189" w:type="dxa"/>
                <w:noWrap/>
                <w:hideMark/>
              </w:tcPr>
            </w:tcPrChange>
          </w:tcPr>
          <w:p w:rsidR="001C680C" w:rsidRDefault="00015E4B" w:rsidP="00C70D61">
            <w:pPr>
              <w:spacing w:after="156"/>
              <w:jc w:val="right"/>
              <w:rPr>
                <w:ins w:id="1712" w:author="WANG" w:date="2014-01-15T08:33:00Z"/>
                <w:rFonts w:ascii="Times New Roman" w:hAnsi="Times New Roman" w:cs="Times New Roman"/>
                <w:b/>
                <w:i/>
                <w:sz w:val="18"/>
                <w:szCs w:val="18"/>
                <w:rPrChange w:id="1713" w:author="WANG" w:date="2014-01-15T08:38:00Z">
                  <w:rPr>
                    <w:ins w:id="1714" w:author="WANG" w:date="2014-01-15T08:33:00Z"/>
                    <w:rFonts w:ascii="Times New Roman" w:hAnsi="Times New Roman" w:cs="Times New Roman"/>
                  </w:rPr>
                </w:rPrChange>
              </w:rPr>
              <w:pPrChange w:id="1715" w:author="WANG" w:date="2014-10-03T11:21:00Z">
                <w:pPr>
                  <w:spacing w:afterLines="50"/>
                </w:pPr>
              </w:pPrChange>
            </w:pPr>
            <w:ins w:id="1716" w:author="WANG" w:date="2014-01-15T08:33:00Z">
              <w:r w:rsidRPr="00015E4B">
                <w:rPr>
                  <w:rFonts w:ascii="Times New Roman" w:hAnsi="Times New Roman" w:cs="Times New Roman" w:hint="eastAsia"/>
                  <w:b/>
                  <w:i/>
                  <w:sz w:val="18"/>
                  <w:szCs w:val="18"/>
                  <w:rPrChange w:id="1717" w:author="WANG" w:date="2014-01-15T08:38:00Z">
                    <w:rPr>
                      <w:rFonts w:ascii="Times New Roman" w:hAnsi="Times New Roman" w:cs="Times New Roman" w:hint="eastAsia"/>
                    </w:rPr>
                  </w:rPrChange>
                </w:rPr>
                <w:t xml:space="preserve">　</w:t>
              </w:r>
            </w:ins>
          </w:p>
        </w:tc>
        <w:tc>
          <w:tcPr>
            <w:tcW w:w="971" w:type="dxa"/>
            <w:tcBorders>
              <w:bottom w:val="single" w:sz="4" w:space="0" w:color="auto"/>
            </w:tcBorders>
            <w:noWrap/>
            <w:vAlign w:val="center"/>
            <w:hideMark/>
            <w:tcPrChange w:id="1718" w:author="WANG" w:date="2014-01-15T15:37:00Z">
              <w:tcPr>
                <w:tcW w:w="971" w:type="dxa"/>
                <w:gridSpan w:val="2"/>
                <w:noWrap/>
                <w:hideMark/>
              </w:tcPr>
            </w:tcPrChange>
          </w:tcPr>
          <w:p w:rsidR="001C680C" w:rsidRDefault="00015E4B" w:rsidP="00C70D61">
            <w:pPr>
              <w:spacing w:after="156"/>
              <w:jc w:val="right"/>
              <w:rPr>
                <w:ins w:id="1719" w:author="WANG" w:date="2014-01-15T08:33:00Z"/>
                <w:rFonts w:ascii="Times New Roman" w:hAnsi="Times New Roman" w:cs="Times New Roman"/>
                <w:b/>
                <w:i/>
                <w:sz w:val="18"/>
                <w:szCs w:val="18"/>
                <w:rPrChange w:id="1720" w:author="WANG" w:date="2014-01-15T08:38:00Z">
                  <w:rPr>
                    <w:ins w:id="1721" w:author="WANG" w:date="2014-01-15T08:33:00Z"/>
                    <w:rFonts w:ascii="Times New Roman" w:hAnsi="Times New Roman" w:cs="Times New Roman"/>
                  </w:rPr>
                </w:rPrChange>
              </w:rPr>
              <w:pPrChange w:id="1722" w:author="WANG" w:date="2014-10-03T11:21:00Z">
                <w:pPr>
                  <w:spacing w:afterLines="50"/>
                </w:pPr>
              </w:pPrChange>
            </w:pPr>
            <w:ins w:id="1723" w:author="WANG" w:date="2014-01-15T08:33:00Z">
              <w:r w:rsidRPr="00015E4B">
                <w:rPr>
                  <w:rFonts w:ascii="Times New Roman" w:hAnsi="Times New Roman" w:cs="Times New Roman"/>
                  <w:b/>
                  <w:i/>
                  <w:sz w:val="18"/>
                  <w:szCs w:val="18"/>
                  <w:rPrChange w:id="1724" w:author="WANG" w:date="2014-01-15T08:38:00Z">
                    <w:rPr>
                      <w:rFonts w:ascii="Times New Roman" w:hAnsi="Times New Roman" w:cs="Times New Roman"/>
                    </w:rPr>
                  </w:rPrChange>
                </w:rPr>
                <w:t>a</w:t>
              </w:r>
            </w:ins>
          </w:p>
        </w:tc>
        <w:tc>
          <w:tcPr>
            <w:tcW w:w="621" w:type="dxa"/>
            <w:tcBorders>
              <w:bottom w:val="single" w:sz="4" w:space="0" w:color="auto"/>
            </w:tcBorders>
            <w:noWrap/>
            <w:vAlign w:val="center"/>
            <w:hideMark/>
            <w:tcPrChange w:id="1725" w:author="WANG" w:date="2014-01-15T15:37:00Z">
              <w:tcPr>
                <w:tcW w:w="1135" w:type="dxa"/>
                <w:gridSpan w:val="6"/>
                <w:noWrap/>
                <w:hideMark/>
              </w:tcPr>
            </w:tcPrChange>
          </w:tcPr>
          <w:p w:rsidR="001C680C" w:rsidRDefault="00015E4B" w:rsidP="00C70D61">
            <w:pPr>
              <w:spacing w:after="156"/>
              <w:jc w:val="right"/>
              <w:rPr>
                <w:ins w:id="1726" w:author="WANG" w:date="2014-01-15T08:33:00Z"/>
                <w:rFonts w:ascii="Times New Roman" w:hAnsi="Times New Roman" w:cs="Times New Roman"/>
                <w:b/>
                <w:i/>
                <w:sz w:val="18"/>
                <w:szCs w:val="18"/>
                <w:rPrChange w:id="1727" w:author="WANG" w:date="2014-01-15T08:38:00Z">
                  <w:rPr>
                    <w:ins w:id="1728" w:author="WANG" w:date="2014-01-15T08:33:00Z"/>
                    <w:rFonts w:ascii="Times New Roman" w:hAnsi="Times New Roman" w:cs="Times New Roman"/>
                  </w:rPr>
                </w:rPrChange>
              </w:rPr>
              <w:pPrChange w:id="1729" w:author="WANG" w:date="2014-10-03T11:21:00Z">
                <w:pPr>
                  <w:spacing w:afterLines="50"/>
                </w:pPr>
              </w:pPrChange>
            </w:pPr>
            <w:ins w:id="1730" w:author="WANG" w:date="2014-01-15T08:33:00Z">
              <w:r w:rsidRPr="00015E4B">
                <w:rPr>
                  <w:rFonts w:ascii="Times New Roman" w:hAnsi="Times New Roman" w:cs="Times New Roman"/>
                  <w:b/>
                  <w:i/>
                  <w:sz w:val="18"/>
                  <w:szCs w:val="18"/>
                  <w:rPrChange w:id="1731" w:author="WANG" w:date="2014-01-15T08:38:00Z">
                    <w:rPr>
                      <w:rFonts w:ascii="Times New Roman" w:hAnsi="Times New Roman" w:cs="Times New Roman"/>
                    </w:rPr>
                  </w:rPrChange>
                </w:rPr>
                <w:t>p</w:t>
              </w:r>
            </w:ins>
          </w:p>
        </w:tc>
      </w:tr>
      <w:tr w:rsidR="00472F3F" w:rsidRPr="00A4489A" w:rsidTr="00A96FA9">
        <w:tblPrEx>
          <w:tblPrExChange w:id="1732" w:author="WANG" w:date="2014-01-15T15:37:00Z">
            <w:tblPrEx>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270"/>
          <w:ins w:id="1733" w:author="WANG" w:date="2014-01-15T08:33:00Z"/>
          <w:trPrChange w:id="1734" w:author="WANG" w:date="2014-01-15T15:37:00Z">
            <w:trPr>
              <w:gridAfter w:val="0"/>
              <w:trHeight w:val="270"/>
            </w:trPr>
          </w:trPrChange>
        </w:trPr>
        <w:tc>
          <w:tcPr>
            <w:tcW w:w="1888" w:type="dxa"/>
            <w:tcBorders>
              <w:top w:val="single" w:sz="4" w:space="0" w:color="auto"/>
            </w:tcBorders>
            <w:noWrap/>
            <w:vAlign w:val="center"/>
            <w:hideMark/>
            <w:tcPrChange w:id="1735" w:author="WANG" w:date="2014-01-15T15:37:00Z">
              <w:tcPr>
                <w:tcW w:w="1888" w:type="dxa"/>
                <w:noWrap/>
                <w:hideMark/>
              </w:tcPr>
            </w:tcPrChange>
          </w:tcPr>
          <w:p w:rsidR="001C680C" w:rsidRDefault="00015E4B" w:rsidP="00C70D61">
            <w:pPr>
              <w:spacing w:after="156"/>
              <w:jc w:val="right"/>
              <w:rPr>
                <w:ins w:id="1736" w:author="WANG" w:date="2014-01-15T08:33:00Z"/>
                <w:rFonts w:ascii="Times New Roman" w:hAnsi="Times New Roman" w:cs="Times New Roman"/>
                <w:sz w:val="18"/>
                <w:szCs w:val="18"/>
                <w:rPrChange w:id="1737" w:author="WANG" w:date="2014-01-15T08:34:00Z">
                  <w:rPr>
                    <w:ins w:id="1738" w:author="WANG" w:date="2014-01-15T08:33:00Z"/>
                    <w:rFonts w:ascii="Times New Roman" w:hAnsi="Times New Roman" w:cs="Times New Roman"/>
                  </w:rPr>
                </w:rPrChange>
              </w:rPr>
              <w:pPrChange w:id="1739" w:author="WANG" w:date="2014-10-03T11:21:00Z">
                <w:pPr>
                  <w:spacing w:afterLines="50"/>
                </w:pPr>
              </w:pPrChange>
            </w:pPr>
            <w:ins w:id="1740" w:author="WANG" w:date="2014-01-15T08:33:00Z">
              <w:r w:rsidRPr="00015E4B">
                <w:rPr>
                  <w:rFonts w:ascii="Times New Roman" w:hAnsi="Times New Roman" w:cs="Times New Roman"/>
                  <w:sz w:val="18"/>
                  <w:szCs w:val="18"/>
                  <w:rPrChange w:id="1741" w:author="WANG" w:date="2014-01-15T08:34:00Z">
                    <w:rPr>
                      <w:rFonts w:ascii="Times New Roman" w:hAnsi="Times New Roman" w:cs="Times New Roman"/>
                    </w:rPr>
                  </w:rPrChange>
                </w:rPr>
                <w:t>Speeding</w:t>
              </w:r>
            </w:ins>
          </w:p>
        </w:tc>
        <w:tc>
          <w:tcPr>
            <w:tcW w:w="914" w:type="dxa"/>
            <w:tcBorders>
              <w:top w:val="single" w:sz="4" w:space="0" w:color="auto"/>
            </w:tcBorders>
            <w:noWrap/>
            <w:vAlign w:val="center"/>
            <w:hideMark/>
            <w:tcPrChange w:id="1742" w:author="WANG" w:date="2014-01-15T15:37:00Z">
              <w:tcPr>
                <w:tcW w:w="914" w:type="dxa"/>
                <w:noWrap/>
                <w:hideMark/>
              </w:tcPr>
            </w:tcPrChange>
          </w:tcPr>
          <w:p w:rsidR="001C680C" w:rsidRDefault="00B72164" w:rsidP="005D024C">
            <w:pPr>
              <w:spacing w:after="156"/>
              <w:jc w:val="right"/>
              <w:rPr>
                <w:ins w:id="1743" w:author="WANG" w:date="2014-01-15T08:33:00Z"/>
                <w:rFonts w:ascii="Times New Roman" w:hAnsi="Times New Roman" w:cs="Times New Roman"/>
                <w:sz w:val="18"/>
                <w:szCs w:val="18"/>
                <w:rPrChange w:id="1744" w:author="WANG" w:date="2014-01-15T08:34:00Z">
                  <w:rPr>
                    <w:ins w:id="1745" w:author="WANG" w:date="2014-01-15T08:33:00Z"/>
                    <w:rFonts w:ascii="Times New Roman" w:hAnsi="Times New Roman" w:cs="Times New Roman"/>
                  </w:rPr>
                </w:rPrChange>
              </w:rPr>
              <w:pPrChange w:id="1746" w:author="WANG" w:date="2014-10-03T11:45:00Z">
                <w:pPr>
                  <w:spacing w:afterLines="50"/>
                </w:pPr>
              </w:pPrChange>
            </w:pPr>
            <w:ins w:id="1747" w:author="WANG" w:date="2014-10-03T11:17:00Z">
              <w:r>
                <w:rPr>
                  <w:rFonts w:ascii="Times New Roman" w:hAnsi="Times New Roman" w:cs="Times New Roman" w:hint="eastAsia"/>
                  <w:sz w:val="18"/>
                  <w:szCs w:val="18"/>
                </w:rPr>
                <w:t>0.041347</w:t>
              </w:r>
            </w:ins>
          </w:p>
        </w:tc>
        <w:tc>
          <w:tcPr>
            <w:tcW w:w="621" w:type="dxa"/>
            <w:tcBorders>
              <w:top w:val="single" w:sz="4" w:space="0" w:color="auto"/>
            </w:tcBorders>
            <w:noWrap/>
            <w:vAlign w:val="center"/>
            <w:hideMark/>
            <w:tcPrChange w:id="1748" w:author="WANG" w:date="2014-01-15T15:37:00Z">
              <w:tcPr>
                <w:tcW w:w="621" w:type="dxa"/>
                <w:noWrap/>
                <w:hideMark/>
              </w:tcPr>
            </w:tcPrChange>
          </w:tcPr>
          <w:p w:rsidR="001C680C" w:rsidRDefault="005B3C2F" w:rsidP="00C70D61">
            <w:pPr>
              <w:spacing w:after="156"/>
              <w:jc w:val="right"/>
              <w:rPr>
                <w:ins w:id="1749" w:author="WANG" w:date="2014-01-15T08:33:00Z"/>
                <w:rFonts w:ascii="Times New Roman" w:hAnsi="Times New Roman" w:cs="Times New Roman"/>
                <w:sz w:val="18"/>
                <w:szCs w:val="18"/>
                <w:rPrChange w:id="1750" w:author="WANG" w:date="2014-01-15T08:34:00Z">
                  <w:rPr>
                    <w:ins w:id="1751" w:author="WANG" w:date="2014-01-15T08:33:00Z"/>
                    <w:rFonts w:ascii="Times New Roman" w:hAnsi="Times New Roman" w:cs="Times New Roman"/>
                  </w:rPr>
                </w:rPrChange>
              </w:rPr>
              <w:pPrChange w:id="1752" w:author="WANG" w:date="2014-10-03T11:21:00Z">
                <w:pPr>
                  <w:spacing w:afterLines="50"/>
                </w:pPr>
              </w:pPrChange>
            </w:pPr>
            <w:ins w:id="1753" w:author="WANG" w:date="2014-01-15T08:38:00Z">
              <w:r w:rsidRPr="0015164B">
                <w:rPr>
                  <w:rFonts w:ascii="Times New Roman" w:hAnsi="Times New Roman" w:cs="Times New Roman" w:hint="eastAsia"/>
                  <w:sz w:val="18"/>
                  <w:szCs w:val="18"/>
                </w:rPr>
                <w:t>0.000</w:t>
              </w:r>
            </w:ins>
          </w:p>
        </w:tc>
        <w:tc>
          <w:tcPr>
            <w:tcW w:w="1741" w:type="dxa"/>
            <w:tcBorders>
              <w:top w:val="single" w:sz="4" w:space="0" w:color="auto"/>
            </w:tcBorders>
            <w:noWrap/>
            <w:vAlign w:val="center"/>
            <w:hideMark/>
            <w:tcPrChange w:id="1754" w:author="WANG" w:date="2014-01-15T15:37:00Z">
              <w:tcPr>
                <w:tcW w:w="1741" w:type="dxa"/>
                <w:noWrap/>
                <w:hideMark/>
              </w:tcPr>
            </w:tcPrChange>
          </w:tcPr>
          <w:p w:rsidR="001C680C" w:rsidRDefault="00015E4B" w:rsidP="00C70D61">
            <w:pPr>
              <w:spacing w:after="156"/>
              <w:jc w:val="right"/>
              <w:rPr>
                <w:ins w:id="1755" w:author="WANG" w:date="2014-01-15T08:33:00Z"/>
                <w:rFonts w:ascii="Times New Roman" w:hAnsi="Times New Roman" w:cs="Times New Roman"/>
                <w:sz w:val="18"/>
                <w:szCs w:val="18"/>
                <w:rPrChange w:id="1756" w:author="WANG" w:date="2014-01-15T08:34:00Z">
                  <w:rPr>
                    <w:ins w:id="1757" w:author="WANG" w:date="2014-01-15T08:33:00Z"/>
                    <w:rFonts w:ascii="Times New Roman" w:hAnsi="Times New Roman" w:cs="Times New Roman"/>
                  </w:rPr>
                </w:rPrChange>
              </w:rPr>
              <w:pPrChange w:id="1758" w:author="WANG" w:date="2014-10-03T11:21:00Z">
                <w:pPr>
                  <w:spacing w:afterLines="50"/>
                </w:pPr>
              </w:pPrChange>
            </w:pPr>
            <w:ins w:id="1759" w:author="WANG" w:date="2014-01-15T08:33:00Z">
              <w:r w:rsidRPr="00015E4B">
                <w:rPr>
                  <w:rFonts w:ascii="Times New Roman" w:hAnsi="Times New Roman" w:cs="Times New Roman"/>
                  <w:sz w:val="18"/>
                  <w:szCs w:val="18"/>
                  <w:rPrChange w:id="1760" w:author="WANG" w:date="2014-01-15T08:34:00Z">
                    <w:rPr>
                      <w:rFonts w:ascii="Times New Roman" w:hAnsi="Times New Roman" w:cs="Times New Roman"/>
                    </w:rPr>
                  </w:rPrChange>
                </w:rPr>
                <w:t>Signs and markings</w:t>
              </w:r>
            </w:ins>
          </w:p>
        </w:tc>
        <w:tc>
          <w:tcPr>
            <w:tcW w:w="952" w:type="dxa"/>
            <w:tcBorders>
              <w:top w:val="single" w:sz="4" w:space="0" w:color="auto"/>
            </w:tcBorders>
            <w:noWrap/>
            <w:vAlign w:val="center"/>
            <w:hideMark/>
            <w:tcPrChange w:id="1761" w:author="WANG" w:date="2014-01-15T15:37:00Z">
              <w:tcPr>
                <w:tcW w:w="952" w:type="dxa"/>
                <w:noWrap/>
                <w:hideMark/>
              </w:tcPr>
            </w:tcPrChange>
          </w:tcPr>
          <w:p w:rsidR="001C680C" w:rsidRDefault="00C70D61" w:rsidP="005D024C">
            <w:pPr>
              <w:spacing w:after="156"/>
              <w:jc w:val="right"/>
              <w:rPr>
                <w:ins w:id="1762" w:author="WANG" w:date="2014-01-15T08:33:00Z"/>
                <w:rFonts w:ascii="Times New Roman" w:hAnsi="Times New Roman" w:cs="Times New Roman"/>
                <w:sz w:val="18"/>
                <w:szCs w:val="18"/>
                <w:rPrChange w:id="1763" w:author="WANG" w:date="2014-01-15T08:34:00Z">
                  <w:rPr>
                    <w:ins w:id="1764" w:author="WANG" w:date="2014-01-15T08:33:00Z"/>
                    <w:rFonts w:ascii="Times New Roman" w:hAnsi="Times New Roman" w:cs="Times New Roman"/>
                  </w:rPr>
                </w:rPrChange>
              </w:rPr>
              <w:pPrChange w:id="1765" w:author="WANG" w:date="2014-10-03T11:45:00Z">
                <w:pPr>
                  <w:spacing w:afterLines="50"/>
                </w:pPr>
              </w:pPrChange>
            </w:pPr>
            <w:ins w:id="1766" w:author="WANG" w:date="2014-10-03T11:18:00Z">
              <w:r>
                <w:rPr>
                  <w:rFonts w:ascii="Times New Roman" w:hAnsi="Times New Roman" w:cs="Times New Roman" w:hint="eastAsia"/>
                  <w:sz w:val="18"/>
                  <w:szCs w:val="18"/>
                </w:rPr>
                <w:t>0.060972</w:t>
              </w:r>
            </w:ins>
          </w:p>
        </w:tc>
        <w:tc>
          <w:tcPr>
            <w:tcW w:w="621" w:type="dxa"/>
            <w:tcBorders>
              <w:top w:val="single" w:sz="4" w:space="0" w:color="auto"/>
            </w:tcBorders>
            <w:noWrap/>
            <w:vAlign w:val="center"/>
            <w:hideMark/>
            <w:tcPrChange w:id="1767" w:author="WANG" w:date="2014-01-15T15:37:00Z">
              <w:tcPr>
                <w:tcW w:w="621" w:type="dxa"/>
                <w:noWrap/>
                <w:hideMark/>
              </w:tcPr>
            </w:tcPrChange>
          </w:tcPr>
          <w:p w:rsidR="001C680C" w:rsidRDefault="005B3C2F" w:rsidP="00C70D61">
            <w:pPr>
              <w:spacing w:after="156"/>
              <w:jc w:val="right"/>
              <w:rPr>
                <w:ins w:id="1768" w:author="WANG" w:date="2014-01-15T08:33:00Z"/>
                <w:rFonts w:ascii="Times New Roman" w:hAnsi="Times New Roman" w:cs="Times New Roman"/>
                <w:sz w:val="18"/>
                <w:szCs w:val="18"/>
                <w:rPrChange w:id="1769" w:author="WANG" w:date="2014-01-15T08:34:00Z">
                  <w:rPr>
                    <w:ins w:id="1770" w:author="WANG" w:date="2014-01-15T08:33:00Z"/>
                    <w:rFonts w:ascii="Times New Roman" w:hAnsi="Times New Roman" w:cs="Times New Roman"/>
                  </w:rPr>
                </w:rPrChange>
              </w:rPr>
              <w:pPrChange w:id="1771" w:author="WANG" w:date="2014-10-03T11:21:00Z">
                <w:pPr>
                  <w:spacing w:afterLines="50"/>
                </w:pPr>
              </w:pPrChange>
            </w:pPr>
            <w:ins w:id="1772" w:author="WANG" w:date="2014-01-15T08:38:00Z">
              <w:r w:rsidRPr="00D33A3A">
                <w:rPr>
                  <w:rFonts w:ascii="Times New Roman" w:hAnsi="Times New Roman" w:cs="Times New Roman" w:hint="eastAsia"/>
                  <w:sz w:val="18"/>
                  <w:szCs w:val="18"/>
                </w:rPr>
                <w:t>0.000</w:t>
              </w:r>
            </w:ins>
          </w:p>
        </w:tc>
        <w:tc>
          <w:tcPr>
            <w:tcW w:w="1189" w:type="dxa"/>
            <w:tcBorders>
              <w:top w:val="single" w:sz="4" w:space="0" w:color="auto"/>
            </w:tcBorders>
            <w:noWrap/>
            <w:vAlign w:val="center"/>
            <w:hideMark/>
            <w:tcPrChange w:id="1773" w:author="WANG" w:date="2014-01-15T15:37:00Z">
              <w:tcPr>
                <w:tcW w:w="1189" w:type="dxa"/>
                <w:noWrap/>
                <w:hideMark/>
              </w:tcPr>
            </w:tcPrChange>
          </w:tcPr>
          <w:p w:rsidR="001C680C" w:rsidRDefault="00015E4B" w:rsidP="00C70D61">
            <w:pPr>
              <w:spacing w:after="156"/>
              <w:jc w:val="right"/>
              <w:rPr>
                <w:ins w:id="1774" w:author="WANG" w:date="2014-01-15T08:33:00Z"/>
                <w:rFonts w:ascii="Times New Roman" w:hAnsi="Times New Roman" w:cs="Times New Roman"/>
                <w:sz w:val="18"/>
                <w:szCs w:val="18"/>
                <w:rPrChange w:id="1775" w:author="WANG" w:date="2014-01-15T08:34:00Z">
                  <w:rPr>
                    <w:ins w:id="1776" w:author="WANG" w:date="2014-01-15T08:33:00Z"/>
                    <w:rFonts w:ascii="Times New Roman" w:hAnsi="Times New Roman" w:cs="Times New Roman"/>
                  </w:rPr>
                </w:rPrChange>
              </w:rPr>
              <w:pPrChange w:id="1777" w:author="WANG" w:date="2014-10-03T11:21:00Z">
                <w:pPr>
                  <w:spacing w:afterLines="50"/>
                </w:pPr>
              </w:pPrChange>
            </w:pPr>
            <w:ins w:id="1778" w:author="WANG" w:date="2014-01-15T08:33:00Z">
              <w:r w:rsidRPr="00015E4B">
                <w:rPr>
                  <w:rFonts w:ascii="Times New Roman" w:hAnsi="Times New Roman" w:cs="Times New Roman"/>
                  <w:sz w:val="18"/>
                  <w:szCs w:val="18"/>
                  <w:rPrChange w:id="1779" w:author="WANG" w:date="2014-01-15T08:34:00Z">
                    <w:rPr>
                      <w:rFonts w:ascii="Times New Roman" w:hAnsi="Times New Roman" w:cs="Times New Roman"/>
                    </w:rPr>
                  </w:rPrChange>
                </w:rPr>
                <w:t>1&lt;a&lt;3</w:t>
              </w:r>
            </w:ins>
          </w:p>
        </w:tc>
        <w:tc>
          <w:tcPr>
            <w:tcW w:w="971" w:type="dxa"/>
            <w:tcBorders>
              <w:top w:val="single" w:sz="4" w:space="0" w:color="auto"/>
            </w:tcBorders>
            <w:noWrap/>
            <w:vAlign w:val="center"/>
            <w:hideMark/>
            <w:tcPrChange w:id="1780" w:author="WANG" w:date="2014-01-15T15:37:00Z">
              <w:tcPr>
                <w:tcW w:w="971" w:type="dxa"/>
                <w:gridSpan w:val="2"/>
                <w:noWrap/>
                <w:hideMark/>
              </w:tcPr>
            </w:tcPrChange>
          </w:tcPr>
          <w:p w:rsidR="001C680C" w:rsidRDefault="00C70D61" w:rsidP="005D024C">
            <w:pPr>
              <w:spacing w:after="156"/>
              <w:jc w:val="right"/>
              <w:rPr>
                <w:ins w:id="1781" w:author="WANG" w:date="2014-01-15T08:33:00Z"/>
                <w:rFonts w:ascii="Times New Roman" w:hAnsi="Times New Roman" w:cs="Times New Roman"/>
                <w:sz w:val="18"/>
                <w:szCs w:val="18"/>
                <w:rPrChange w:id="1782" w:author="WANG" w:date="2014-01-15T08:34:00Z">
                  <w:rPr>
                    <w:ins w:id="1783" w:author="WANG" w:date="2014-01-15T08:33:00Z"/>
                    <w:rFonts w:ascii="Times New Roman" w:hAnsi="Times New Roman" w:cs="Times New Roman"/>
                  </w:rPr>
                </w:rPrChange>
              </w:rPr>
              <w:pPrChange w:id="1784" w:author="WANG" w:date="2014-10-03T11:45:00Z">
                <w:pPr>
                  <w:spacing w:afterLines="50"/>
                </w:pPr>
              </w:pPrChange>
            </w:pPr>
            <w:ins w:id="1785" w:author="WANG" w:date="2014-10-03T11:20:00Z">
              <w:r>
                <w:rPr>
                  <w:rFonts w:ascii="Times New Roman" w:hAnsi="Times New Roman" w:cs="Times New Roman" w:hint="eastAsia"/>
                  <w:sz w:val="18"/>
                  <w:szCs w:val="18"/>
                </w:rPr>
                <w:t>0.056276</w:t>
              </w:r>
            </w:ins>
          </w:p>
        </w:tc>
        <w:tc>
          <w:tcPr>
            <w:tcW w:w="621" w:type="dxa"/>
            <w:tcBorders>
              <w:top w:val="single" w:sz="4" w:space="0" w:color="auto"/>
            </w:tcBorders>
            <w:noWrap/>
            <w:vAlign w:val="center"/>
            <w:hideMark/>
            <w:tcPrChange w:id="1786" w:author="WANG" w:date="2014-01-15T15:37:00Z">
              <w:tcPr>
                <w:tcW w:w="567" w:type="dxa"/>
                <w:gridSpan w:val="3"/>
                <w:noWrap/>
                <w:hideMark/>
              </w:tcPr>
            </w:tcPrChange>
          </w:tcPr>
          <w:p w:rsidR="001C680C" w:rsidRDefault="005B3C2F" w:rsidP="00C70D61">
            <w:pPr>
              <w:spacing w:after="156"/>
              <w:jc w:val="right"/>
              <w:rPr>
                <w:ins w:id="1787" w:author="WANG" w:date="2014-01-15T08:33:00Z"/>
                <w:rFonts w:ascii="Times New Roman" w:hAnsi="Times New Roman" w:cs="Times New Roman"/>
                <w:sz w:val="18"/>
                <w:szCs w:val="18"/>
                <w:rPrChange w:id="1788" w:author="WANG" w:date="2014-01-15T08:34:00Z">
                  <w:rPr>
                    <w:ins w:id="1789" w:author="WANG" w:date="2014-01-15T08:33:00Z"/>
                    <w:rFonts w:ascii="Times New Roman" w:hAnsi="Times New Roman" w:cs="Times New Roman"/>
                  </w:rPr>
                </w:rPrChange>
              </w:rPr>
              <w:pPrChange w:id="1790" w:author="WANG" w:date="2014-10-03T11:21:00Z">
                <w:pPr>
                  <w:spacing w:afterLines="50"/>
                </w:pPr>
              </w:pPrChange>
            </w:pPr>
            <w:ins w:id="1791" w:author="WANG" w:date="2014-01-15T08:38:00Z">
              <w:r w:rsidRPr="00567857">
                <w:rPr>
                  <w:rFonts w:ascii="Times New Roman" w:hAnsi="Times New Roman" w:cs="Times New Roman" w:hint="eastAsia"/>
                  <w:sz w:val="18"/>
                  <w:szCs w:val="18"/>
                </w:rPr>
                <w:t>0.000</w:t>
              </w:r>
            </w:ins>
          </w:p>
        </w:tc>
      </w:tr>
      <w:tr w:rsidR="00472F3F" w:rsidRPr="00A4489A" w:rsidTr="00A96FA9">
        <w:tblPrEx>
          <w:tblPrExChange w:id="1792" w:author="WANG" w:date="2014-01-15T15:37:00Z">
            <w:tblPrEx>
              <w:tblW w:w="9916" w:type="dxa"/>
            </w:tblPrEx>
          </w:tblPrExChange>
        </w:tblPrEx>
        <w:trPr>
          <w:trHeight w:val="285"/>
          <w:ins w:id="1793" w:author="WANG" w:date="2014-01-15T08:33:00Z"/>
          <w:trPrChange w:id="1794" w:author="WANG" w:date="2014-01-15T15:37:00Z">
            <w:trPr>
              <w:gridAfter w:val="0"/>
              <w:trHeight w:val="285"/>
            </w:trPr>
          </w:trPrChange>
        </w:trPr>
        <w:tc>
          <w:tcPr>
            <w:tcW w:w="1888" w:type="dxa"/>
            <w:noWrap/>
            <w:vAlign w:val="center"/>
            <w:hideMark/>
            <w:tcPrChange w:id="1795" w:author="WANG" w:date="2014-01-15T15:37:00Z">
              <w:tcPr>
                <w:tcW w:w="1888" w:type="dxa"/>
                <w:noWrap/>
                <w:hideMark/>
              </w:tcPr>
            </w:tcPrChange>
          </w:tcPr>
          <w:p w:rsidR="001C680C" w:rsidRDefault="00015E4B" w:rsidP="00C70D61">
            <w:pPr>
              <w:spacing w:after="156"/>
              <w:jc w:val="right"/>
              <w:rPr>
                <w:ins w:id="1796" w:author="WANG" w:date="2014-01-15T08:33:00Z"/>
                <w:rFonts w:ascii="Times New Roman" w:hAnsi="Times New Roman" w:cs="Times New Roman"/>
                <w:sz w:val="18"/>
                <w:szCs w:val="18"/>
                <w:rPrChange w:id="1797" w:author="WANG" w:date="2014-01-15T08:34:00Z">
                  <w:rPr>
                    <w:ins w:id="1798" w:author="WANG" w:date="2014-01-15T08:33:00Z"/>
                    <w:rFonts w:ascii="Times New Roman" w:hAnsi="Times New Roman" w:cs="Times New Roman"/>
                  </w:rPr>
                </w:rPrChange>
              </w:rPr>
              <w:pPrChange w:id="1799" w:author="WANG" w:date="2014-10-03T11:21:00Z">
                <w:pPr>
                  <w:spacing w:afterLines="50"/>
                </w:pPr>
              </w:pPrChange>
            </w:pPr>
            <w:ins w:id="1800" w:author="WANG" w:date="2014-01-15T08:33:00Z">
              <w:r w:rsidRPr="00015E4B">
                <w:rPr>
                  <w:rFonts w:ascii="Times New Roman" w:hAnsi="Times New Roman" w:cs="Times New Roman"/>
                  <w:sz w:val="18"/>
                  <w:szCs w:val="18"/>
                  <w:rPrChange w:id="1801" w:author="WANG" w:date="2014-01-15T08:34:00Z">
                    <w:rPr>
                      <w:rFonts w:ascii="Times New Roman" w:hAnsi="Times New Roman" w:cs="Times New Roman"/>
                    </w:rPr>
                  </w:rPrChange>
                </w:rPr>
                <w:t>Inadequate operation</w:t>
              </w:r>
            </w:ins>
          </w:p>
        </w:tc>
        <w:tc>
          <w:tcPr>
            <w:tcW w:w="914" w:type="dxa"/>
            <w:noWrap/>
            <w:vAlign w:val="center"/>
            <w:hideMark/>
            <w:tcPrChange w:id="1802" w:author="WANG" w:date="2014-01-15T15:37:00Z">
              <w:tcPr>
                <w:tcW w:w="914" w:type="dxa"/>
                <w:noWrap/>
                <w:hideMark/>
              </w:tcPr>
            </w:tcPrChange>
          </w:tcPr>
          <w:p w:rsidR="001C680C" w:rsidRDefault="00B72164" w:rsidP="005D024C">
            <w:pPr>
              <w:spacing w:after="156"/>
              <w:jc w:val="right"/>
              <w:rPr>
                <w:ins w:id="1803" w:author="WANG" w:date="2014-01-15T08:33:00Z"/>
                <w:rFonts w:ascii="Times New Roman" w:hAnsi="Times New Roman" w:cs="Times New Roman"/>
                <w:sz w:val="18"/>
                <w:szCs w:val="18"/>
                <w:rPrChange w:id="1804" w:author="WANG" w:date="2014-01-15T08:34:00Z">
                  <w:rPr>
                    <w:ins w:id="1805" w:author="WANG" w:date="2014-01-15T08:33:00Z"/>
                    <w:rFonts w:ascii="Times New Roman" w:hAnsi="Times New Roman" w:cs="Times New Roman"/>
                  </w:rPr>
                </w:rPrChange>
              </w:rPr>
              <w:pPrChange w:id="1806" w:author="WANG" w:date="2014-10-03T11:45:00Z">
                <w:pPr>
                  <w:spacing w:afterLines="50"/>
                </w:pPr>
              </w:pPrChange>
            </w:pPr>
            <w:ins w:id="1807" w:author="WANG" w:date="2014-10-03T11:18:00Z">
              <w:r>
                <w:rPr>
                  <w:rFonts w:ascii="Times New Roman" w:hAnsi="Times New Roman" w:cs="Times New Roman" w:hint="eastAsia"/>
                  <w:sz w:val="18"/>
                  <w:szCs w:val="18"/>
                </w:rPr>
                <w:t>0.052494</w:t>
              </w:r>
            </w:ins>
          </w:p>
        </w:tc>
        <w:tc>
          <w:tcPr>
            <w:tcW w:w="621" w:type="dxa"/>
            <w:noWrap/>
            <w:vAlign w:val="center"/>
            <w:hideMark/>
            <w:tcPrChange w:id="1808" w:author="WANG" w:date="2014-01-15T15:37:00Z">
              <w:tcPr>
                <w:tcW w:w="567" w:type="dxa"/>
                <w:noWrap/>
                <w:hideMark/>
              </w:tcPr>
            </w:tcPrChange>
          </w:tcPr>
          <w:p w:rsidR="001C680C" w:rsidRDefault="005B3C2F" w:rsidP="00C70D61">
            <w:pPr>
              <w:spacing w:after="156"/>
              <w:jc w:val="right"/>
              <w:rPr>
                <w:ins w:id="1809" w:author="WANG" w:date="2014-01-15T08:33:00Z"/>
                <w:rFonts w:ascii="Times New Roman" w:hAnsi="Times New Roman" w:cs="Times New Roman"/>
                <w:sz w:val="18"/>
                <w:szCs w:val="18"/>
                <w:rPrChange w:id="1810" w:author="WANG" w:date="2014-01-15T08:34:00Z">
                  <w:rPr>
                    <w:ins w:id="1811" w:author="WANG" w:date="2014-01-15T08:33:00Z"/>
                    <w:rFonts w:ascii="Times New Roman" w:hAnsi="Times New Roman" w:cs="Times New Roman"/>
                  </w:rPr>
                </w:rPrChange>
              </w:rPr>
              <w:pPrChange w:id="1812" w:author="WANG" w:date="2014-10-03T11:21:00Z">
                <w:pPr>
                  <w:spacing w:afterLines="50"/>
                </w:pPr>
              </w:pPrChange>
            </w:pPr>
            <w:ins w:id="1813" w:author="WANG" w:date="2014-01-15T08:38:00Z">
              <w:r w:rsidRPr="0015164B">
                <w:rPr>
                  <w:rFonts w:ascii="Times New Roman" w:hAnsi="Times New Roman" w:cs="Times New Roman" w:hint="eastAsia"/>
                  <w:sz w:val="18"/>
                  <w:szCs w:val="18"/>
                </w:rPr>
                <w:t>0.000</w:t>
              </w:r>
            </w:ins>
          </w:p>
        </w:tc>
        <w:tc>
          <w:tcPr>
            <w:tcW w:w="1741" w:type="dxa"/>
            <w:noWrap/>
            <w:vAlign w:val="center"/>
            <w:hideMark/>
            <w:tcPrChange w:id="1814" w:author="WANG" w:date="2014-01-15T15:37:00Z">
              <w:tcPr>
                <w:tcW w:w="1741" w:type="dxa"/>
                <w:noWrap/>
                <w:hideMark/>
              </w:tcPr>
            </w:tcPrChange>
          </w:tcPr>
          <w:p w:rsidR="001C680C" w:rsidRDefault="00015E4B" w:rsidP="00C70D61">
            <w:pPr>
              <w:spacing w:after="156"/>
              <w:jc w:val="right"/>
              <w:rPr>
                <w:ins w:id="1815" w:author="WANG" w:date="2014-01-15T08:33:00Z"/>
                <w:rFonts w:ascii="Times New Roman" w:hAnsi="Times New Roman" w:cs="Times New Roman"/>
                <w:sz w:val="18"/>
                <w:szCs w:val="18"/>
                <w:rPrChange w:id="1816" w:author="WANG" w:date="2014-01-15T08:34:00Z">
                  <w:rPr>
                    <w:ins w:id="1817" w:author="WANG" w:date="2014-01-15T08:33:00Z"/>
                    <w:rFonts w:ascii="Times New Roman" w:hAnsi="Times New Roman" w:cs="Times New Roman"/>
                  </w:rPr>
                </w:rPrChange>
              </w:rPr>
              <w:pPrChange w:id="1818" w:author="WANG" w:date="2014-10-03T11:21:00Z">
                <w:pPr>
                  <w:spacing w:afterLines="50"/>
                </w:pPr>
              </w:pPrChange>
            </w:pPr>
            <w:ins w:id="1819" w:author="WANG" w:date="2014-01-15T08:33:00Z">
              <w:r w:rsidRPr="00015E4B">
                <w:rPr>
                  <w:rFonts w:ascii="Times New Roman" w:hAnsi="Times New Roman" w:cs="Times New Roman"/>
                  <w:sz w:val="18"/>
                  <w:szCs w:val="18"/>
                  <w:rPrChange w:id="1820" w:author="WANG" w:date="2014-01-15T08:34:00Z">
                    <w:rPr>
                      <w:rFonts w:ascii="Times New Roman" w:hAnsi="Times New Roman" w:cs="Times New Roman"/>
                    </w:rPr>
                  </w:rPrChange>
                </w:rPr>
                <w:t>Uncontrolled</w:t>
              </w:r>
            </w:ins>
          </w:p>
        </w:tc>
        <w:tc>
          <w:tcPr>
            <w:tcW w:w="952" w:type="dxa"/>
            <w:noWrap/>
            <w:vAlign w:val="center"/>
            <w:hideMark/>
            <w:tcPrChange w:id="1821" w:author="WANG" w:date="2014-01-15T15:37:00Z">
              <w:tcPr>
                <w:tcW w:w="952" w:type="dxa"/>
                <w:noWrap/>
                <w:hideMark/>
              </w:tcPr>
            </w:tcPrChange>
          </w:tcPr>
          <w:p w:rsidR="001C680C" w:rsidRDefault="00C70D61" w:rsidP="005D024C">
            <w:pPr>
              <w:spacing w:after="156"/>
              <w:jc w:val="right"/>
              <w:rPr>
                <w:ins w:id="1822" w:author="WANG" w:date="2014-01-15T08:33:00Z"/>
                <w:rFonts w:ascii="Times New Roman" w:hAnsi="Times New Roman" w:cs="Times New Roman"/>
                <w:sz w:val="18"/>
                <w:szCs w:val="18"/>
                <w:rPrChange w:id="1823" w:author="WANG" w:date="2014-01-15T08:34:00Z">
                  <w:rPr>
                    <w:ins w:id="1824" w:author="WANG" w:date="2014-01-15T08:33:00Z"/>
                    <w:rFonts w:ascii="Times New Roman" w:hAnsi="Times New Roman" w:cs="Times New Roman"/>
                  </w:rPr>
                </w:rPrChange>
              </w:rPr>
              <w:pPrChange w:id="1825" w:author="WANG" w:date="2014-10-03T11:45:00Z">
                <w:pPr>
                  <w:spacing w:afterLines="50"/>
                </w:pPr>
              </w:pPrChange>
            </w:pPr>
            <w:ins w:id="1826" w:author="WANG" w:date="2014-10-03T11:19:00Z">
              <w:r>
                <w:rPr>
                  <w:rFonts w:ascii="Times New Roman" w:hAnsi="Times New Roman" w:cs="Times New Roman" w:hint="eastAsia"/>
                  <w:sz w:val="18"/>
                  <w:szCs w:val="18"/>
                </w:rPr>
                <w:t>0.032644</w:t>
              </w:r>
            </w:ins>
          </w:p>
        </w:tc>
        <w:tc>
          <w:tcPr>
            <w:tcW w:w="621" w:type="dxa"/>
            <w:noWrap/>
            <w:vAlign w:val="center"/>
            <w:hideMark/>
            <w:tcPrChange w:id="1827" w:author="WANG" w:date="2014-01-15T15:37:00Z">
              <w:tcPr>
                <w:tcW w:w="621" w:type="dxa"/>
                <w:noWrap/>
                <w:hideMark/>
              </w:tcPr>
            </w:tcPrChange>
          </w:tcPr>
          <w:p w:rsidR="001C680C" w:rsidRDefault="005B3C2F" w:rsidP="00C70D61">
            <w:pPr>
              <w:spacing w:after="156"/>
              <w:jc w:val="right"/>
              <w:rPr>
                <w:ins w:id="1828" w:author="WANG" w:date="2014-01-15T08:33:00Z"/>
                <w:rFonts w:ascii="Times New Roman" w:hAnsi="Times New Roman" w:cs="Times New Roman"/>
                <w:sz w:val="18"/>
                <w:szCs w:val="18"/>
                <w:rPrChange w:id="1829" w:author="WANG" w:date="2014-01-15T08:34:00Z">
                  <w:rPr>
                    <w:ins w:id="1830" w:author="WANG" w:date="2014-01-15T08:33:00Z"/>
                    <w:rFonts w:ascii="Times New Roman" w:hAnsi="Times New Roman" w:cs="Times New Roman"/>
                  </w:rPr>
                </w:rPrChange>
              </w:rPr>
              <w:pPrChange w:id="1831" w:author="WANG" w:date="2014-10-03T11:21:00Z">
                <w:pPr>
                  <w:spacing w:afterLines="50"/>
                </w:pPr>
              </w:pPrChange>
            </w:pPr>
            <w:ins w:id="1832" w:author="WANG" w:date="2014-01-15T08:38:00Z">
              <w:r w:rsidRPr="00D33A3A">
                <w:rPr>
                  <w:rFonts w:ascii="Times New Roman" w:hAnsi="Times New Roman" w:cs="Times New Roman" w:hint="eastAsia"/>
                  <w:sz w:val="18"/>
                  <w:szCs w:val="18"/>
                </w:rPr>
                <w:t>0.000</w:t>
              </w:r>
            </w:ins>
          </w:p>
        </w:tc>
        <w:tc>
          <w:tcPr>
            <w:tcW w:w="1189" w:type="dxa"/>
            <w:noWrap/>
            <w:vAlign w:val="center"/>
            <w:hideMark/>
            <w:tcPrChange w:id="1833" w:author="WANG" w:date="2014-01-15T15:37:00Z">
              <w:tcPr>
                <w:tcW w:w="1189" w:type="dxa"/>
                <w:noWrap/>
                <w:hideMark/>
              </w:tcPr>
            </w:tcPrChange>
          </w:tcPr>
          <w:p w:rsidR="001C680C" w:rsidRDefault="00015E4B" w:rsidP="00C70D61">
            <w:pPr>
              <w:spacing w:after="156"/>
              <w:jc w:val="right"/>
              <w:rPr>
                <w:ins w:id="1834" w:author="WANG" w:date="2014-01-15T08:33:00Z"/>
                <w:rFonts w:ascii="Times New Roman" w:hAnsi="Times New Roman" w:cs="Times New Roman"/>
                <w:sz w:val="18"/>
                <w:szCs w:val="18"/>
                <w:rPrChange w:id="1835" w:author="WANG" w:date="2014-01-15T08:34:00Z">
                  <w:rPr>
                    <w:ins w:id="1836" w:author="WANG" w:date="2014-01-15T08:33:00Z"/>
                    <w:rFonts w:ascii="Times New Roman" w:hAnsi="Times New Roman" w:cs="Times New Roman"/>
                  </w:rPr>
                </w:rPrChange>
              </w:rPr>
              <w:pPrChange w:id="1837" w:author="WANG" w:date="2014-10-03T11:21:00Z">
                <w:pPr>
                  <w:spacing w:afterLines="50"/>
                </w:pPr>
              </w:pPrChange>
            </w:pPr>
            <w:ins w:id="1838" w:author="WANG" w:date="2014-01-15T08:33:00Z">
              <w:r w:rsidRPr="00015E4B">
                <w:rPr>
                  <w:rFonts w:ascii="Times New Roman" w:hAnsi="Times New Roman" w:cs="Times New Roman"/>
                  <w:sz w:val="18"/>
                  <w:szCs w:val="18"/>
                  <w:rPrChange w:id="1839" w:author="WANG" w:date="2014-01-15T08:34:00Z">
                    <w:rPr>
                      <w:rFonts w:ascii="Times New Roman" w:hAnsi="Times New Roman" w:cs="Times New Roman"/>
                    </w:rPr>
                  </w:rPrChange>
                </w:rPr>
                <w:t>3&lt;a&lt;5</w:t>
              </w:r>
            </w:ins>
          </w:p>
        </w:tc>
        <w:tc>
          <w:tcPr>
            <w:tcW w:w="971" w:type="dxa"/>
            <w:noWrap/>
            <w:vAlign w:val="center"/>
            <w:hideMark/>
            <w:tcPrChange w:id="1840" w:author="WANG" w:date="2014-01-15T15:37:00Z">
              <w:tcPr>
                <w:tcW w:w="1423" w:type="dxa"/>
                <w:gridSpan w:val="4"/>
                <w:noWrap/>
                <w:hideMark/>
              </w:tcPr>
            </w:tcPrChange>
          </w:tcPr>
          <w:p w:rsidR="001C680C" w:rsidRDefault="00C70D61" w:rsidP="005D024C">
            <w:pPr>
              <w:spacing w:after="156"/>
              <w:jc w:val="right"/>
              <w:rPr>
                <w:ins w:id="1841" w:author="WANG" w:date="2014-01-15T08:33:00Z"/>
                <w:rFonts w:ascii="Times New Roman" w:hAnsi="Times New Roman" w:cs="Times New Roman"/>
                <w:sz w:val="18"/>
                <w:szCs w:val="18"/>
                <w:rPrChange w:id="1842" w:author="WANG" w:date="2014-01-15T08:34:00Z">
                  <w:rPr>
                    <w:ins w:id="1843" w:author="WANG" w:date="2014-01-15T08:33:00Z"/>
                    <w:rFonts w:ascii="Times New Roman" w:hAnsi="Times New Roman" w:cs="Times New Roman"/>
                  </w:rPr>
                </w:rPrChange>
              </w:rPr>
              <w:pPrChange w:id="1844" w:author="WANG" w:date="2014-10-03T11:45:00Z">
                <w:pPr>
                  <w:spacing w:afterLines="50"/>
                </w:pPr>
              </w:pPrChange>
            </w:pPr>
            <w:ins w:id="1845" w:author="WANG" w:date="2014-10-03T11:20:00Z">
              <w:r>
                <w:rPr>
                  <w:rFonts w:ascii="Times New Roman" w:hAnsi="Times New Roman" w:cs="Times New Roman" w:hint="eastAsia"/>
                  <w:sz w:val="18"/>
                  <w:szCs w:val="18"/>
                </w:rPr>
                <w:t>0.058039</w:t>
              </w:r>
            </w:ins>
          </w:p>
        </w:tc>
        <w:tc>
          <w:tcPr>
            <w:tcW w:w="621" w:type="dxa"/>
            <w:noWrap/>
            <w:vAlign w:val="center"/>
            <w:hideMark/>
            <w:tcPrChange w:id="1846" w:author="WANG" w:date="2014-01-15T15:37:00Z">
              <w:tcPr>
                <w:tcW w:w="621" w:type="dxa"/>
                <w:gridSpan w:val="3"/>
                <w:noWrap/>
                <w:hideMark/>
              </w:tcPr>
            </w:tcPrChange>
          </w:tcPr>
          <w:p w:rsidR="001C680C" w:rsidRDefault="005B3C2F" w:rsidP="00C70D61">
            <w:pPr>
              <w:spacing w:after="156"/>
              <w:jc w:val="right"/>
              <w:rPr>
                <w:ins w:id="1847" w:author="WANG" w:date="2014-01-15T08:33:00Z"/>
                <w:rFonts w:ascii="Times New Roman" w:hAnsi="Times New Roman" w:cs="Times New Roman"/>
                <w:sz w:val="18"/>
                <w:szCs w:val="18"/>
                <w:rPrChange w:id="1848" w:author="WANG" w:date="2014-01-15T08:34:00Z">
                  <w:rPr>
                    <w:ins w:id="1849" w:author="WANG" w:date="2014-01-15T08:33:00Z"/>
                    <w:rFonts w:ascii="Times New Roman" w:hAnsi="Times New Roman" w:cs="Times New Roman"/>
                  </w:rPr>
                </w:rPrChange>
              </w:rPr>
              <w:pPrChange w:id="1850" w:author="WANG" w:date="2014-10-03T11:21:00Z">
                <w:pPr>
                  <w:spacing w:afterLines="50"/>
                </w:pPr>
              </w:pPrChange>
            </w:pPr>
            <w:ins w:id="1851" w:author="WANG" w:date="2014-01-15T08:38:00Z">
              <w:r w:rsidRPr="00567857">
                <w:rPr>
                  <w:rFonts w:ascii="Times New Roman" w:hAnsi="Times New Roman" w:cs="Times New Roman" w:hint="eastAsia"/>
                  <w:sz w:val="18"/>
                  <w:szCs w:val="18"/>
                </w:rPr>
                <w:t>0.000</w:t>
              </w:r>
            </w:ins>
          </w:p>
        </w:tc>
      </w:tr>
      <w:tr w:rsidR="00472F3F" w:rsidRPr="00A4489A" w:rsidTr="00A96FA9">
        <w:tblPrEx>
          <w:tblPrExChange w:id="1852" w:author="WANG" w:date="2014-01-15T15:37:00Z">
            <w:tblPrEx>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270"/>
          <w:ins w:id="1853" w:author="WANG" w:date="2014-01-15T08:33:00Z"/>
          <w:trPrChange w:id="1854" w:author="WANG" w:date="2014-01-15T15:37:00Z">
            <w:trPr>
              <w:gridAfter w:val="0"/>
              <w:trHeight w:val="270"/>
            </w:trPr>
          </w:trPrChange>
        </w:trPr>
        <w:tc>
          <w:tcPr>
            <w:tcW w:w="1888" w:type="dxa"/>
            <w:noWrap/>
            <w:vAlign w:val="center"/>
            <w:hideMark/>
            <w:tcPrChange w:id="1855" w:author="WANG" w:date="2014-01-15T15:37:00Z">
              <w:tcPr>
                <w:tcW w:w="1888" w:type="dxa"/>
                <w:noWrap/>
                <w:hideMark/>
              </w:tcPr>
            </w:tcPrChange>
          </w:tcPr>
          <w:p w:rsidR="001C680C" w:rsidRDefault="00015E4B" w:rsidP="00C70D61">
            <w:pPr>
              <w:spacing w:after="156"/>
              <w:jc w:val="right"/>
              <w:rPr>
                <w:ins w:id="1856" w:author="WANG" w:date="2014-01-15T08:33:00Z"/>
                <w:rFonts w:ascii="Times New Roman" w:hAnsi="Times New Roman" w:cs="Times New Roman"/>
                <w:sz w:val="18"/>
                <w:szCs w:val="18"/>
                <w:rPrChange w:id="1857" w:author="WANG" w:date="2014-01-15T08:34:00Z">
                  <w:rPr>
                    <w:ins w:id="1858" w:author="WANG" w:date="2014-01-15T08:33:00Z"/>
                    <w:rFonts w:ascii="Times New Roman" w:hAnsi="Times New Roman" w:cs="Times New Roman"/>
                  </w:rPr>
                </w:rPrChange>
              </w:rPr>
              <w:pPrChange w:id="1859" w:author="WANG" w:date="2014-10-03T11:21:00Z">
                <w:pPr>
                  <w:spacing w:afterLines="50"/>
                </w:pPr>
              </w:pPrChange>
            </w:pPr>
            <w:ins w:id="1860" w:author="WANG" w:date="2014-01-15T08:33:00Z">
              <w:r w:rsidRPr="00015E4B">
                <w:rPr>
                  <w:rFonts w:ascii="Times New Roman" w:hAnsi="Times New Roman" w:cs="Times New Roman"/>
                  <w:sz w:val="18"/>
                  <w:szCs w:val="18"/>
                  <w:rPrChange w:id="1861" w:author="WANG" w:date="2014-01-15T08:34:00Z">
                    <w:rPr>
                      <w:rFonts w:ascii="Times New Roman" w:hAnsi="Times New Roman" w:cs="Times New Roman"/>
                    </w:rPr>
                  </w:rPrChange>
                </w:rPr>
                <w:t>Fail to yield to traffic</w:t>
              </w:r>
            </w:ins>
          </w:p>
        </w:tc>
        <w:tc>
          <w:tcPr>
            <w:tcW w:w="914" w:type="dxa"/>
            <w:noWrap/>
            <w:vAlign w:val="center"/>
            <w:hideMark/>
            <w:tcPrChange w:id="1862" w:author="WANG" w:date="2014-01-15T15:37:00Z">
              <w:tcPr>
                <w:tcW w:w="914" w:type="dxa"/>
                <w:noWrap/>
                <w:hideMark/>
              </w:tcPr>
            </w:tcPrChange>
          </w:tcPr>
          <w:p w:rsidR="001C680C" w:rsidRDefault="00B72164" w:rsidP="005D024C">
            <w:pPr>
              <w:spacing w:after="156"/>
              <w:jc w:val="right"/>
              <w:rPr>
                <w:ins w:id="1863" w:author="WANG" w:date="2014-01-15T08:33:00Z"/>
                <w:rFonts w:ascii="Times New Roman" w:hAnsi="Times New Roman" w:cs="Times New Roman"/>
                <w:sz w:val="18"/>
                <w:szCs w:val="18"/>
                <w:rPrChange w:id="1864" w:author="WANG" w:date="2014-01-15T08:34:00Z">
                  <w:rPr>
                    <w:ins w:id="1865" w:author="WANG" w:date="2014-01-15T08:33:00Z"/>
                    <w:rFonts w:ascii="Times New Roman" w:hAnsi="Times New Roman" w:cs="Times New Roman"/>
                  </w:rPr>
                </w:rPrChange>
              </w:rPr>
              <w:pPrChange w:id="1866" w:author="WANG" w:date="2014-10-03T11:45:00Z">
                <w:pPr>
                  <w:spacing w:afterLines="50"/>
                </w:pPr>
              </w:pPrChange>
            </w:pPr>
            <w:ins w:id="1867" w:author="WANG" w:date="2014-10-03T11:18:00Z">
              <w:r>
                <w:rPr>
                  <w:rFonts w:ascii="Times New Roman" w:hAnsi="Times New Roman" w:cs="Times New Roman" w:hint="eastAsia"/>
                  <w:sz w:val="18"/>
                  <w:szCs w:val="18"/>
                </w:rPr>
                <w:t>0.056452</w:t>
              </w:r>
            </w:ins>
          </w:p>
        </w:tc>
        <w:tc>
          <w:tcPr>
            <w:tcW w:w="621" w:type="dxa"/>
            <w:noWrap/>
            <w:vAlign w:val="center"/>
            <w:hideMark/>
            <w:tcPrChange w:id="1868" w:author="WANG" w:date="2014-01-15T15:37:00Z">
              <w:tcPr>
                <w:tcW w:w="621" w:type="dxa"/>
                <w:noWrap/>
                <w:hideMark/>
              </w:tcPr>
            </w:tcPrChange>
          </w:tcPr>
          <w:p w:rsidR="001C680C" w:rsidRDefault="005B3C2F" w:rsidP="00C70D61">
            <w:pPr>
              <w:spacing w:after="156"/>
              <w:jc w:val="right"/>
              <w:rPr>
                <w:ins w:id="1869" w:author="WANG" w:date="2014-01-15T08:33:00Z"/>
                <w:rFonts w:ascii="Times New Roman" w:hAnsi="Times New Roman" w:cs="Times New Roman"/>
                <w:sz w:val="18"/>
                <w:szCs w:val="18"/>
                <w:rPrChange w:id="1870" w:author="WANG" w:date="2014-01-15T08:34:00Z">
                  <w:rPr>
                    <w:ins w:id="1871" w:author="WANG" w:date="2014-01-15T08:33:00Z"/>
                    <w:rFonts w:ascii="Times New Roman" w:hAnsi="Times New Roman" w:cs="Times New Roman"/>
                  </w:rPr>
                </w:rPrChange>
              </w:rPr>
              <w:pPrChange w:id="1872" w:author="WANG" w:date="2014-10-03T11:21:00Z">
                <w:pPr>
                  <w:spacing w:afterLines="50"/>
                </w:pPr>
              </w:pPrChange>
            </w:pPr>
            <w:ins w:id="1873" w:author="WANG" w:date="2014-01-15T08:38:00Z">
              <w:r w:rsidRPr="0015164B">
                <w:rPr>
                  <w:rFonts w:ascii="Times New Roman" w:hAnsi="Times New Roman" w:cs="Times New Roman" w:hint="eastAsia"/>
                  <w:sz w:val="18"/>
                  <w:szCs w:val="18"/>
                </w:rPr>
                <w:t>0.000</w:t>
              </w:r>
            </w:ins>
          </w:p>
        </w:tc>
        <w:tc>
          <w:tcPr>
            <w:tcW w:w="1741" w:type="dxa"/>
            <w:noWrap/>
            <w:vAlign w:val="center"/>
            <w:hideMark/>
            <w:tcPrChange w:id="1874" w:author="WANG" w:date="2014-01-15T15:37:00Z">
              <w:tcPr>
                <w:tcW w:w="1741" w:type="dxa"/>
                <w:noWrap/>
                <w:hideMark/>
              </w:tcPr>
            </w:tcPrChange>
          </w:tcPr>
          <w:p w:rsidR="001C680C" w:rsidRDefault="00015E4B" w:rsidP="00C70D61">
            <w:pPr>
              <w:spacing w:after="156"/>
              <w:jc w:val="right"/>
              <w:rPr>
                <w:ins w:id="1875" w:author="WANG" w:date="2014-01-15T08:33:00Z"/>
                <w:rFonts w:ascii="Times New Roman" w:hAnsi="Times New Roman" w:cs="Times New Roman"/>
                <w:sz w:val="18"/>
                <w:szCs w:val="18"/>
                <w:rPrChange w:id="1876" w:author="WANG" w:date="2014-01-15T08:34:00Z">
                  <w:rPr>
                    <w:ins w:id="1877" w:author="WANG" w:date="2014-01-15T08:33:00Z"/>
                    <w:rFonts w:ascii="Times New Roman" w:hAnsi="Times New Roman" w:cs="Times New Roman"/>
                  </w:rPr>
                </w:rPrChange>
              </w:rPr>
              <w:pPrChange w:id="1878" w:author="WANG" w:date="2014-10-03T11:21:00Z">
                <w:pPr>
                  <w:spacing w:afterLines="50"/>
                </w:pPr>
              </w:pPrChange>
            </w:pPr>
            <w:ins w:id="1879" w:author="WANG" w:date="2014-01-15T08:33:00Z">
              <w:r w:rsidRPr="00015E4B">
                <w:rPr>
                  <w:rFonts w:ascii="Times New Roman" w:hAnsi="Times New Roman" w:cs="Times New Roman" w:hint="eastAsia"/>
                  <w:sz w:val="18"/>
                  <w:szCs w:val="18"/>
                  <w:rPrChange w:id="1880" w:author="WANG" w:date="2014-01-15T08:34:00Z">
                    <w:rPr>
                      <w:rFonts w:ascii="Times New Roman" w:hAnsi="Times New Roman" w:cs="Times New Roman" w:hint="eastAsia"/>
                    </w:rPr>
                  </w:rPrChange>
                </w:rPr>
                <w:t xml:space="preserve">　</w:t>
              </w:r>
            </w:ins>
          </w:p>
        </w:tc>
        <w:tc>
          <w:tcPr>
            <w:tcW w:w="952" w:type="dxa"/>
            <w:noWrap/>
            <w:vAlign w:val="center"/>
            <w:hideMark/>
            <w:tcPrChange w:id="1881" w:author="WANG" w:date="2014-01-15T15:37:00Z">
              <w:tcPr>
                <w:tcW w:w="952" w:type="dxa"/>
                <w:noWrap/>
                <w:hideMark/>
              </w:tcPr>
            </w:tcPrChange>
          </w:tcPr>
          <w:p w:rsidR="001C680C" w:rsidRDefault="001C680C" w:rsidP="00C70D61">
            <w:pPr>
              <w:spacing w:after="156"/>
              <w:jc w:val="right"/>
              <w:rPr>
                <w:ins w:id="1882" w:author="WANG" w:date="2014-01-15T08:33:00Z"/>
                <w:rFonts w:ascii="Times New Roman" w:hAnsi="Times New Roman" w:cs="Times New Roman"/>
                <w:sz w:val="18"/>
                <w:szCs w:val="18"/>
                <w:rPrChange w:id="1883" w:author="WANG" w:date="2014-01-15T08:34:00Z">
                  <w:rPr>
                    <w:ins w:id="1884" w:author="WANG" w:date="2014-01-15T08:33:00Z"/>
                    <w:rFonts w:ascii="Times New Roman" w:hAnsi="Times New Roman" w:cs="Times New Roman"/>
                  </w:rPr>
                </w:rPrChange>
              </w:rPr>
              <w:pPrChange w:id="1885" w:author="WANG" w:date="2014-10-03T11:21:00Z">
                <w:pPr>
                  <w:spacing w:afterLines="50"/>
                </w:pPr>
              </w:pPrChange>
            </w:pPr>
          </w:p>
        </w:tc>
        <w:tc>
          <w:tcPr>
            <w:tcW w:w="621" w:type="dxa"/>
            <w:noWrap/>
            <w:vAlign w:val="center"/>
            <w:hideMark/>
            <w:tcPrChange w:id="1886" w:author="WANG" w:date="2014-01-15T15:37:00Z">
              <w:tcPr>
                <w:tcW w:w="621" w:type="dxa"/>
                <w:noWrap/>
                <w:hideMark/>
              </w:tcPr>
            </w:tcPrChange>
          </w:tcPr>
          <w:p w:rsidR="001C680C" w:rsidRDefault="00015E4B" w:rsidP="00C70D61">
            <w:pPr>
              <w:spacing w:after="156"/>
              <w:jc w:val="right"/>
              <w:rPr>
                <w:ins w:id="1887" w:author="WANG" w:date="2014-01-15T08:33:00Z"/>
                <w:rFonts w:ascii="Times New Roman" w:hAnsi="Times New Roman" w:cs="Times New Roman"/>
                <w:sz w:val="18"/>
                <w:szCs w:val="18"/>
                <w:rPrChange w:id="1888" w:author="WANG" w:date="2014-01-15T08:34:00Z">
                  <w:rPr>
                    <w:ins w:id="1889" w:author="WANG" w:date="2014-01-15T08:33:00Z"/>
                    <w:rFonts w:ascii="Times New Roman" w:hAnsi="Times New Roman" w:cs="Times New Roman"/>
                  </w:rPr>
                </w:rPrChange>
              </w:rPr>
              <w:pPrChange w:id="1890" w:author="WANG" w:date="2014-10-03T11:21:00Z">
                <w:pPr>
                  <w:spacing w:afterLines="50"/>
                </w:pPr>
              </w:pPrChange>
            </w:pPr>
            <w:ins w:id="1891" w:author="WANG" w:date="2014-01-15T08:33:00Z">
              <w:r w:rsidRPr="00015E4B">
                <w:rPr>
                  <w:rFonts w:ascii="Times New Roman" w:hAnsi="Times New Roman" w:cs="Times New Roman" w:hint="eastAsia"/>
                  <w:sz w:val="18"/>
                  <w:szCs w:val="18"/>
                  <w:rPrChange w:id="1892" w:author="WANG" w:date="2014-01-15T08:34:00Z">
                    <w:rPr>
                      <w:rFonts w:ascii="Times New Roman" w:hAnsi="Times New Roman" w:cs="Times New Roman" w:hint="eastAsia"/>
                    </w:rPr>
                  </w:rPrChange>
                </w:rPr>
                <w:t xml:space="preserve">　</w:t>
              </w:r>
            </w:ins>
          </w:p>
        </w:tc>
        <w:tc>
          <w:tcPr>
            <w:tcW w:w="1189" w:type="dxa"/>
            <w:noWrap/>
            <w:vAlign w:val="center"/>
            <w:hideMark/>
            <w:tcPrChange w:id="1893" w:author="WANG" w:date="2014-01-15T15:37:00Z">
              <w:tcPr>
                <w:tcW w:w="1189" w:type="dxa"/>
                <w:noWrap/>
                <w:hideMark/>
              </w:tcPr>
            </w:tcPrChange>
          </w:tcPr>
          <w:p w:rsidR="001C680C" w:rsidRDefault="00015E4B" w:rsidP="00C70D61">
            <w:pPr>
              <w:spacing w:after="156"/>
              <w:jc w:val="right"/>
              <w:rPr>
                <w:ins w:id="1894" w:author="WANG" w:date="2014-01-15T08:33:00Z"/>
                <w:rFonts w:ascii="Times New Roman" w:hAnsi="Times New Roman" w:cs="Times New Roman"/>
                <w:sz w:val="18"/>
                <w:szCs w:val="18"/>
                <w:rPrChange w:id="1895" w:author="WANG" w:date="2014-01-15T08:34:00Z">
                  <w:rPr>
                    <w:ins w:id="1896" w:author="WANG" w:date="2014-01-15T08:33:00Z"/>
                    <w:rFonts w:ascii="Times New Roman" w:hAnsi="Times New Roman" w:cs="Times New Roman"/>
                  </w:rPr>
                </w:rPrChange>
              </w:rPr>
              <w:pPrChange w:id="1897" w:author="WANG" w:date="2014-10-03T11:21:00Z">
                <w:pPr>
                  <w:spacing w:afterLines="50"/>
                </w:pPr>
              </w:pPrChange>
            </w:pPr>
            <w:ins w:id="1898" w:author="WANG" w:date="2014-01-15T08:33:00Z">
              <w:r w:rsidRPr="00015E4B">
                <w:rPr>
                  <w:rFonts w:ascii="Times New Roman" w:hAnsi="Times New Roman" w:cs="Times New Roman"/>
                  <w:sz w:val="18"/>
                  <w:szCs w:val="18"/>
                  <w:rPrChange w:id="1899" w:author="WANG" w:date="2014-01-15T08:34:00Z">
                    <w:rPr>
                      <w:rFonts w:ascii="Times New Roman" w:hAnsi="Times New Roman" w:cs="Times New Roman"/>
                    </w:rPr>
                  </w:rPrChange>
                </w:rPr>
                <w:t>5&lt;a&lt;10</w:t>
              </w:r>
            </w:ins>
          </w:p>
        </w:tc>
        <w:tc>
          <w:tcPr>
            <w:tcW w:w="971" w:type="dxa"/>
            <w:noWrap/>
            <w:vAlign w:val="center"/>
            <w:hideMark/>
            <w:tcPrChange w:id="1900" w:author="WANG" w:date="2014-01-15T15:37:00Z">
              <w:tcPr>
                <w:tcW w:w="971" w:type="dxa"/>
                <w:gridSpan w:val="2"/>
                <w:noWrap/>
                <w:hideMark/>
              </w:tcPr>
            </w:tcPrChange>
          </w:tcPr>
          <w:p w:rsidR="001C680C" w:rsidRDefault="00C70D61" w:rsidP="005D024C">
            <w:pPr>
              <w:spacing w:after="156"/>
              <w:jc w:val="right"/>
              <w:rPr>
                <w:ins w:id="1901" w:author="WANG" w:date="2014-01-15T08:33:00Z"/>
                <w:rFonts w:ascii="Times New Roman" w:hAnsi="Times New Roman" w:cs="Times New Roman"/>
                <w:sz w:val="18"/>
                <w:szCs w:val="18"/>
                <w:rPrChange w:id="1902" w:author="WANG" w:date="2014-01-15T08:34:00Z">
                  <w:rPr>
                    <w:ins w:id="1903" w:author="WANG" w:date="2014-01-15T08:33:00Z"/>
                    <w:rFonts w:ascii="Times New Roman" w:hAnsi="Times New Roman" w:cs="Times New Roman"/>
                  </w:rPr>
                </w:rPrChange>
              </w:rPr>
              <w:pPrChange w:id="1904" w:author="WANG" w:date="2014-10-03T11:45:00Z">
                <w:pPr>
                  <w:spacing w:afterLines="50"/>
                </w:pPr>
              </w:pPrChange>
            </w:pPr>
            <w:ins w:id="1905" w:author="WANG" w:date="2014-10-03T11:20:00Z">
              <w:r>
                <w:rPr>
                  <w:rFonts w:ascii="Times New Roman" w:hAnsi="Times New Roman" w:cs="Times New Roman" w:hint="eastAsia"/>
                  <w:sz w:val="18"/>
                  <w:szCs w:val="18"/>
                </w:rPr>
                <w:t>0.060433</w:t>
              </w:r>
            </w:ins>
          </w:p>
        </w:tc>
        <w:tc>
          <w:tcPr>
            <w:tcW w:w="621" w:type="dxa"/>
            <w:noWrap/>
            <w:vAlign w:val="center"/>
            <w:hideMark/>
            <w:tcPrChange w:id="1906" w:author="WANG" w:date="2014-01-15T15:37:00Z">
              <w:tcPr>
                <w:tcW w:w="567" w:type="dxa"/>
                <w:gridSpan w:val="3"/>
                <w:noWrap/>
                <w:hideMark/>
              </w:tcPr>
            </w:tcPrChange>
          </w:tcPr>
          <w:p w:rsidR="001C680C" w:rsidRDefault="005B3C2F" w:rsidP="00C70D61">
            <w:pPr>
              <w:spacing w:after="156"/>
              <w:jc w:val="right"/>
              <w:rPr>
                <w:ins w:id="1907" w:author="WANG" w:date="2014-01-15T08:33:00Z"/>
                <w:rFonts w:ascii="Times New Roman" w:hAnsi="Times New Roman" w:cs="Times New Roman"/>
                <w:sz w:val="18"/>
                <w:szCs w:val="18"/>
                <w:rPrChange w:id="1908" w:author="WANG" w:date="2014-01-15T08:34:00Z">
                  <w:rPr>
                    <w:ins w:id="1909" w:author="WANG" w:date="2014-01-15T08:33:00Z"/>
                    <w:rFonts w:ascii="Times New Roman" w:hAnsi="Times New Roman" w:cs="Times New Roman"/>
                  </w:rPr>
                </w:rPrChange>
              </w:rPr>
              <w:pPrChange w:id="1910" w:author="WANG" w:date="2014-10-03T11:21:00Z">
                <w:pPr>
                  <w:spacing w:afterLines="50"/>
                </w:pPr>
              </w:pPrChange>
            </w:pPr>
            <w:ins w:id="1911" w:author="WANG" w:date="2014-01-15T08:38:00Z">
              <w:r w:rsidRPr="00567857">
                <w:rPr>
                  <w:rFonts w:ascii="Times New Roman" w:hAnsi="Times New Roman" w:cs="Times New Roman" w:hint="eastAsia"/>
                  <w:sz w:val="18"/>
                  <w:szCs w:val="18"/>
                </w:rPr>
                <w:t>0.000</w:t>
              </w:r>
            </w:ins>
          </w:p>
        </w:tc>
      </w:tr>
      <w:tr w:rsidR="00472F3F" w:rsidRPr="00A4489A" w:rsidTr="00A96FA9">
        <w:trPr>
          <w:trHeight w:val="270"/>
          <w:ins w:id="1912" w:author="WANG" w:date="2014-01-15T08:33:00Z"/>
          <w:trPrChange w:id="1913" w:author="WANG" w:date="2014-01-15T15:37:00Z">
            <w:trPr>
              <w:gridAfter w:val="0"/>
              <w:trHeight w:val="270"/>
            </w:trPr>
          </w:trPrChange>
        </w:trPr>
        <w:tc>
          <w:tcPr>
            <w:tcW w:w="1888" w:type="dxa"/>
            <w:tcBorders>
              <w:bottom w:val="single" w:sz="4" w:space="0" w:color="auto"/>
            </w:tcBorders>
            <w:noWrap/>
            <w:vAlign w:val="center"/>
            <w:hideMark/>
            <w:tcPrChange w:id="1914" w:author="WANG" w:date="2014-01-15T15:37:00Z">
              <w:tcPr>
                <w:tcW w:w="1888" w:type="dxa"/>
                <w:noWrap/>
                <w:hideMark/>
              </w:tcPr>
            </w:tcPrChange>
          </w:tcPr>
          <w:p w:rsidR="001C680C" w:rsidRDefault="001C680C" w:rsidP="00C70D61">
            <w:pPr>
              <w:spacing w:after="156"/>
              <w:jc w:val="right"/>
              <w:rPr>
                <w:ins w:id="1915" w:author="WANG" w:date="2014-01-15T08:33:00Z"/>
                <w:rFonts w:ascii="Times New Roman" w:hAnsi="Times New Roman" w:cs="Times New Roman"/>
                <w:sz w:val="18"/>
                <w:szCs w:val="18"/>
                <w:rPrChange w:id="1916" w:author="WANG" w:date="2014-01-15T08:34:00Z">
                  <w:rPr>
                    <w:ins w:id="1917" w:author="WANG" w:date="2014-01-15T08:33:00Z"/>
                    <w:rFonts w:ascii="Times New Roman" w:hAnsi="Times New Roman" w:cs="Times New Roman"/>
                  </w:rPr>
                </w:rPrChange>
              </w:rPr>
              <w:pPrChange w:id="1918" w:author="WANG" w:date="2014-10-03T11:21:00Z">
                <w:pPr>
                  <w:spacing w:afterLines="50"/>
                </w:pPr>
              </w:pPrChange>
            </w:pPr>
          </w:p>
        </w:tc>
        <w:tc>
          <w:tcPr>
            <w:tcW w:w="914" w:type="dxa"/>
            <w:tcBorders>
              <w:bottom w:val="single" w:sz="4" w:space="0" w:color="auto"/>
            </w:tcBorders>
            <w:noWrap/>
            <w:vAlign w:val="center"/>
            <w:hideMark/>
            <w:tcPrChange w:id="1919" w:author="WANG" w:date="2014-01-15T15:37:00Z">
              <w:tcPr>
                <w:tcW w:w="914" w:type="dxa"/>
                <w:noWrap/>
                <w:hideMark/>
              </w:tcPr>
            </w:tcPrChange>
          </w:tcPr>
          <w:p w:rsidR="001C680C" w:rsidRDefault="00015E4B" w:rsidP="00C70D61">
            <w:pPr>
              <w:spacing w:after="156"/>
              <w:jc w:val="right"/>
              <w:rPr>
                <w:ins w:id="1920" w:author="WANG" w:date="2014-01-15T08:33:00Z"/>
                <w:rFonts w:ascii="Times New Roman" w:hAnsi="Times New Roman" w:cs="Times New Roman"/>
                <w:sz w:val="18"/>
                <w:szCs w:val="18"/>
                <w:rPrChange w:id="1921" w:author="WANG" w:date="2014-01-15T08:34:00Z">
                  <w:rPr>
                    <w:ins w:id="1922" w:author="WANG" w:date="2014-01-15T08:33:00Z"/>
                    <w:rFonts w:ascii="Times New Roman" w:hAnsi="Times New Roman" w:cs="Times New Roman"/>
                  </w:rPr>
                </w:rPrChange>
              </w:rPr>
              <w:pPrChange w:id="1923" w:author="WANG" w:date="2014-10-03T11:21:00Z">
                <w:pPr>
                  <w:spacing w:afterLines="50"/>
                </w:pPr>
              </w:pPrChange>
            </w:pPr>
            <w:ins w:id="1924" w:author="WANG" w:date="2014-01-15T08:33:00Z">
              <w:r w:rsidRPr="00015E4B">
                <w:rPr>
                  <w:rFonts w:ascii="Times New Roman" w:hAnsi="Times New Roman" w:cs="Times New Roman" w:hint="eastAsia"/>
                  <w:sz w:val="18"/>
                  <w:szCs w:val="18"/>
                  <w:rPrChange w:id="1925" w:author="WANG" w:date="2014-01-15T08:34:00Z">
                    <w:rPr>
                      <w:rFonts w:ascii="Times New Roman" w:hAnsi="Times New Roman" w:cs="Times New Roman" w:hint="eastAsia"/>
                    </w:rPr>
                  </w:rPrChange>
                </w:rPr>
                <w:t xml:space="preserve">　</w:t>
              </w:r>
            </w:ins>
          </w:p>
        </w:tc>
        <w:tc>
          <w:tcPr>
            <w:tcW w:w="621" w:type="dxa"/>
            <w:tcBorders>
              <w:bottom w:val="single" w:sz="4" w:space="0" w:color="auto"/>
            </w:tcBorders>
            <w:noWrap/>
            <w:vAlign w:val="center"/>
            <w:hideMark/>
            <w:tcPrChange w:id="1926" w:author="WANG" w:date="2014-01-15T15:37:00Z">
              <w:tcPr>
                <w:tcW w:w="621" w:type="dxa"/>
                <w:noWrap/>
                <w:hideMark/>
              </w:tcPr>
            </w:tcPrChange>
          </w:tcPr>
          <w:p w:rsidR="001C680C" w:rsidRDefault="001C680C" w:rsidP="00C70D61">
            <w:pPr>
              <w:spacing w:after="156"/>
              <w:jc w:val="right"/>
              <w:rPr>
                <w:ins w:id="1927" w:author="WANG" w:date="2014-01-15T08:33:00Z"/>
                <w:rFonts w:ascii="Times New Roman" w:hAnsi="Times New Roman" w:cs="Times New Roman"/>
                <w:sz w:val="18"/>
                <w:szCs w:val="18"/>
                <w:rPrChange w:id="1928" w:author="WANG" w:date="2014-01-15T08:34:00Z">
                  <w:rPr>
                    <w:ins w:id="1929" w:author="WANG" w:date="2014-01-15T08:33:00Z"/>
                    <w:rFonts w:ascii="Times New Roman" w:hAnsi="Times New Roman" w:cs="Times New Roman"/>
                  </w:rPr>
                </w:rPrChange>
              </w:rPr>
              <w:pPrChange w:id="1930" w:author="WANG" w:date="2014-10-03T11:21:00Z">
                <w:pPr>
                  <w:spacing w:afterLines="50"/>
                </w:pPr>
              </w:pPrChange>
            </w:pPr>
          </w:p>
        </w:tc>
        <w:tc>
          <w:tcPr>
            <w:tcW w:w="1741" w:type="dxa"/>
            <w:tcBorders>
              <w:bottom w:val="single" w:sz="4" w:space="0" w:color="auto"/>
            </w:tcBorders>
            <w:noWrap/>
            <w:vAlign w:val="center"/>
            <w:hideMark/>
            <w:tcPrChange w:id="1931" w:author="WANG" w:date="2014-01-15T15:37:00Z">
              <w:tcPr>
                <w:tcW w:w="1741" w:type="dxa"/>
                <w:noWrap/>
                <w:hideMark/>
              </w:tcPr>
            </w:tcPrChange>
          </w:tcPr>
          <w:p w:rsidR="001C680C" w:rsidRDefault="00015E4B" w:rsidP="00C70D61">
            <w:pPr>
              <w:spacing w:after="156"/>
              <w:jc w:val="right"/>
              <w:rPr>
                <w:ins w:id="1932" w:author="WANG" w:date="2014-01-15T08:33:00Z"/>
                <w:rFonts w:ascii="Times New Roman" w:hAnsi="Times New Roman" w:cs="Times New Roman"/>
                <w:sz w:val="18"/>
                <w:szCs w:val="18"/>
                <w:rPrChange w:id="1933" w:author="WANG" w:date="2014-01-15T08:34:00Z">
                  <w:rPr>
                    <w:ins w:id="1934" w:author="WANG" w:date="2014-01-15T08:33:00Z"/>
                    <w:rFonts w:ascii="Times New Roman" w:hAnsi="Times New Roman" w:cs="Times New Roman"/>
                  </w:rPr>
                </w:rPrChange>
              </w:rPr>
              <w:pPrChange w:id="1935" w:author="WANG" w:date="2014-10-03T11:21:00Z">
                <w:pPr>
                  <w:spacing w:afterLines="50"/>
                </w:pPr>
              </w:pPrChange>
            </w:pPr>
            <w:ins w:id="1936" w:author="WANG" w:date="2014-01-15T08:33:00Z">
              <w:r w:rsidRPr="00015E4B">
                <w:rPr>
                  <w:rFonts w:ascii="Times New Roman" w:hAnsi="Times New Roman" w:cs="Times New Roman" w:hint="eastAsia"/>
                  <w:sz w:val="18"/>
                  <w:szCs w:val="18"/>
                  <w:rPrChange w:id="1937" w:author="WANG" w:date="2014-01-15T08:34:00Z">
                    <w:rPr>
                      <w:rFonts w:ascii="Times New Roman" w:hAnsi="Times New Roman" w:cs="Times New Roman" w:hint="eastAsia"/>
                    </w:rPr>
                  </w:rPrChange>
                </w:rPr>
                <w:t xml:space="preserve">　</w:t>
              </w:r>
            </w:ins>
          </w:p>
        </w:tc>
        <w:tc>
          <w:tcPr>
            <w:tcW w:w="952" w:type="dxa"/>
            <w:tcBorders>
              <w:bottom w:val="single" w:sz="4" w:space="0" w:color="auto"/>
            </w:tcBorders>
            <w:noWrap/>
            <w:vAlign w:val="center"/>
            <w:hideMark/>
            <w:tcPrChange w:id="1938" w:author="WANG" w:date="2014-01-15T15:37:00Z">
              <w:tcPr>
                <w:tcW w:w="952" w:type="dxa"/>
                <w:noWrap/>
                <w:hideMark/>
              </w:tcPr>
            </w:tcPrChange>
          </w:tcPr>
          <w:p w:rsidR="001C680C" w:rsidRDefault="001C680C" w:rsidP="00C70D61">
            <w:pPr>
              <w:spacing w:after="156"/>
              <w:jc w:val="right"/>
              <w:rPr>
                <w:ins w:id="1939" w:author="WANG" w:date="2014-01-15T08:33:00Z"/>
                <w:rFonts w:ascii="Times New Roman" w:hAnsi="Times New Roman" w:cs="Times New Roman"/>
                <w:sz w:val="18"/>
                <w:szCs w:val="18"/>
                <w:rPrChange w:id="1940" w:author="WANG" w:date="2014-01-15T08:34:00Z">
                  <w:rPr>
                    <w:ins w:id="1941" w:author="WANG" w:date="2014-01-15T08:33:00Z"/>
                    <w:rFonts w:ascii="Times New Roman" w:hAnsi="Times New Roman" w:cs="Times New Roman"/>
                  </w:rPr>
                </w:rPrChange>
              </w:rPr>
              <w:pPrChange w:id="1942" w:author="WANG" w:date="2014-10-03T11:21:00Z">
                <w:pPr>
                  <w:spacing w:afterLines="50"/>
                </w:pPr>
              </w:pPrChange>
            </w:pPr>
          </w:p>
        </w:tc>
        <w:tc>
          <w:tcPr>
            <w:tcW w:w="621" w:type="dxa"/>
            <w:tcBorders>
              <w:bottom w:val="single" w:sz="4" w:space="0" w:color="auto"/>
            </w:tcBorders>
            <w:noWrap/>
            <w:vAlign w:val="center"/>
            <w:hideMark/>
            <w:tcPrChange w:id="1943" w:author="WANG" w:date="2014-01-15T15:37:00Z">
              <w:tcPr>
                <w:tcW w:w="621" w:type="dxa"/>
                <w:noWrap/>
                <w:hideMark/>
              </w:tcPr>
            </w:tcPrChange>
          </w:tcPr>
          <w:p w:rsidR="001C680C" w:rsidRDefault="00015E4B" w:rsidP="00C70D61">
            <w:pPr>
              <w:spacing w:after="156"/>
              <w:jc w:val="right"/>
              <w:rPr>
                <w:ins w:id="1944" w:author="WANG" w:date="2014-01-15T08:33:00Z"/>
                <w:rFonts w:ascii="Times New Roman" w:hAnsi="Times New Roman" w:cs="Times New Roman"/>
                <w:sz w:val="18"/>
                <w:szCs w:val="18"/>
                <w:rPrChange w:id="1945" w:author="WANG" w:date="2014-01-15T08:34:00Z">
                  <w:rPr>
                    <w:ins w:id="1946" w:author="WANG" w:date="2014-01-15T08:33:00Z"/>
                    <w:rFonts w:ascii="Times New Roman" w:hAnsi="Times New Roman" w:cs="Times New Roman"/>
                  </w:rPr>
                </w:rPrChange>
              </w:rPr>
              <w:pPrChange w:id="1947" w:author="WANG" w:date="2014-10-03T11:21:00Z">
                <w:pPr>
                  <w:spacing w:afterLines="50"/>
                </w:pPr>
              </w:pPrChange>
            </w:pPr>
            <w:ins w:id="1948" w:author="WANG" w:date="2014-01-15T08:33:00Z">
              <w:r w:rsidRPr="00015E4B">
                <w:rPr>
                  <w:rFonts w:ascii="Times New Roman" w:hAnsi="Times New Roman" w:cs="Times New Roman" w:hint="eastAsia"/>
                  <w:sz w:val="18"/>
                  <w:szCs w:val="18"/>
                  <w:rPrChange w:id="1949" w:author="WANG" w:date="2014-01-15T08:34:00Z">
                    <w:rPr>
                      <w:rFonts w:ascii="Times New Roman" w:hAnsi="Times New Roman" w:cs="Times New Roman" w:hint="eastAsia"/>
                    </w:rPr>
                  </w:rPrChange>
                </w:rPr>
                <w:t xml:space="preserve">　</w:t>
              </w:r>
            </w:ins>
          </w:p>
        </w:tc>
        <w:tc>
          <w:tcPr>
            <w:tcW w:w="1189" w:type="dxa"/>
            <w:tcBorders>
              <w:bottom w:val="single" w:sz="4" w:space="0" w:color="auto"/>
            </w:tcBorders>
            <w:noWrap/>
            <w:vAlign w:val="center"/>
            <w:hideMark/>
            <w:tcPrChange w:id="1950" w:author="WANG" w:date="2014-01-15T15:37:00Z">
              <w:tcPr>
                <w:tcW w:w="1189" w:type="dxa"/>
                <w:noWrap/>
                <w:hideMark/>
              </w:tcPr>
            </w:tcPrChange>
          </w:tcPr>
          <w:p w:rsidR="001C680C" w:rsidRDefault="00015E4B" w:rsidP="00C70D61">
            <w:pPr>
              <w:spacing w:after="156"/>
              <w:jc w:val="right"/>
              <w:rPr>
                <w:ins w:id="1951" w:author="WANG" w:date="2014-01-15T08:33:00Z"/>
                <w:rFonts w:ascii="Times New Roman" w:hAnsi="Times New Roman" w:cs="Times New Roman"/>
                <w:sz w:val="18"/>
                <w:szCs w:val="18"/>
                <w:rPrChange w:id="1952" w:author="WANG" w:date="2014-01-15T08:34:00Z">
                  <w:rPr>
                    <w:ins w:id="1953" w:author="WANG" w:date="2014-01-15T08:33:00Z"/>
                    <w:rFonts w:ascii="Times New Roman" w:hAnsi="Times New Roman" w:cs="Times New Roman"/>
                  </w:rPr>
                </w:rPrChange>
              </w:rPr>
              <w:pPrChange w:id="1954" w:author="WANG" w:date="2014-10-03T11:21:00Z">
                <w:pPr>
                  <w:spacing w:afterLines="50"/>
                </w:pPr>
              </w:pPrChange>
            </w:pPr>
            <w:ins w:id="1955" w:author="WANG" w:date="2014-01-15T08:33:00Z">
              <w:r w:rsidRPr="00015E4B">
                <w:rPr>
                  <w:rFonts w:ascii="Times New Roman" w:hAnsi="Times New Roman" w:cs="Times New Roman"/>
                  <w:sz w:val="18"/>
                  <w:szCs w:val="18"/>
                  <w:rPrChange w:id="1956" w:author="WANG" w:date="2014-01-15T08:34:00Z">
                    <w:rPr>
                      <w:rFonts w:ascii="Times New Roman" w:hAnsi="Times New Roman" w:cs="Times New Roman"/>
                    </w:rPr>
                  </w:rPrChange>
                </w:rPr>
                <w:t>10&lt;a&lt;15</w:t>
              </w:r>
            </w:ins>
          </w:p>
        </w:tc>
        <w:tc>
          <w:tcPr>
            <w:tcW w:w="971" w:type="dxa"/>
            <w:tcBorders>
              <w:bottom w:val="single" w:sz="4" w:space="0" w:color="auto"/>
            </w:tcBorders>
            <w:noWrap/>
            <w:vAlign w:val="center"/>
            <w:hideMark/>
            <w:tcPrChange w:id="1957" w:author="WANG" w:date="2014-01-15T15:37:00Z">
              <w:tcPr>
                <w:tcW w:w="971" w:type="dxa"/>
                <w:gridSpan w:val="2"/>
                <w:noWrap/>
                <w:hideMark/>
              </w:tcPr>
            </w:tcPrChange>
          </w:tcPr>
          <w:p w:rsidR="001C680C" w:rsidRDefault="00C70D61" w:rsidP="005D024C">
            <w:pPr>
              <w:spacing w:after="156"/>
              <w:jc w:val="right"/>
              <w:rPr>
                <w:ins w:id="1958" w:author="WANG" w:date="2014-01-15T08:33:00Z"/>
                <w:rFonts w:ascii="Times New Roman" w:hAnsi="Times New Roman" w:cs="Times New Roman"/>
                <w:sz w:val="18"/>
                <w:szCs w:val="18"/>
                <w:rPrChange w:id="1959" w:author="WANG" w:date="2014-01-15T08:34:00Z">
                  <w:rPr>
                    <w:ins w:id="1960" w:author="WANG" w:date="2014-01-15T08:33:00Z"/>
                    <w:rFonts w:ascii="Times New Roman" w:hAnsi="Times New Roman" w:cs="Times New Roman"/>
                  </w:rPr>
                </w:rPrChange>
              </w:rPr>
              <w:pPrChange w:id="1961" w:author="WANG" w:date="2014-10-03T11:45:00Z">
                <w:pPr>
                  <w:spacing w:afterLines="50"/>
                </w:pPr>
              </w:pPrChange>
            </w:pPr>
            <w:ins w:id="1962" w:author="WANG" w:date="2014-10-03T11:20:00Z">
              <w:r>
                <w:rPr>
                  <w:rFonts w:ascii="Times New Roman" w:hAnsi="Times New Roman" w:cs="Times New Roman" w:hint="eastAsia"/>
                  <w:sz w:val="18"/>
                  <w:szCs w:val="18"/>
                </w:rPr>
                <w:t>0.062600</w:t>
              </w:r>
            </w:ins>
          </w:p>
        </w:tc>
        <w:tc>
          <w:tcPr>
            <w:tcW w:w="621" w:type="dxa"/>
            <w:tcBorders>
              <w:bottom w:val="single" w:sz="4" w:space="0" w:color="auto"/>
            </w:tcBorders>
            <w:noWrap/>
            <w:vAlign w:val="center"/>
            <w:hideMark/>
            <w:tcPrChange w:id="1963" w:author="WANG" w:date="2014-01-15T15:37:00Z">
              <w:tcPr>
                <w:tcW w:w="801" w:type="dxa"/>
                <w:gridSpan w:val="4"/>
                <w:noWrap/>
                <w:hideMark/>
              </w:tcPr>
            </w:tcPrChange>
          </w:tcPr>
          <w:p w:rsidR="001C680C" w:rsidRDefault="005B3C2F" w:rsidP="00C70D61">
            <w:pPr>
              <w:spacing w:after="156"/>
              <w:jc w:val="right"/>
              <w:rPr>
                <w:ins w:id="1964" w:author="WANG" w:date="2014-01-15T08:33:00Z"/>
                <w:rFonts w:ascii="Times New Roman" w:hAnsi="Times New Roman" w:cs="Times New Roman"/>
                <w:sz w:val="18"/>
                <w:szCs w:val="18"/>
                <w:rPrChange w:id="1965" w:author="WANG" w:date="2014-01-15T08:34:00Z">
                  <w:rPr>
                    <w:ins w:id="1966" w:author="WANG" w:date="2014-01-15T08:33:00Z"/>
                    <w:rFonts w:ascii="Times New Roman" w:hAnsi="Times New Roman" w:cs="Times New Roman"/>
                  </w:rPr>
                </w:rPrChange>
              </w:rPr>
              <w:pPrChange w:id="1967" w:author="WANG" w:date="2014-10-03T11:21:00Z">
                <w:pPr>
                  <w:spacing w:afterLines="50"/>
                </w:pPr>
              </w:pPrChange>
            </w:pPr>
            <w:ins w:id="1968" w:author="WANG" w:date="2014-01-15T08:38:00Z">
              <w:r w:rsidRPr="00567857">
                <w:rPr>
                  <w:rFonts w:ascii="Times New Roman" w:hAnsi="Times New Roman" w:cs="Times New Roman" w:hint="eastAsia"/>
                  <w:sz w:val="18"/>
                  <w:szCs w:val="18"/>
                </w:rPr>
                <w:t>0.000</w:t>
              </w:r>
            </w:ins>
          </w:p>
        </w:tc>
      </w:tr>
    </w:tbl>
    <w:p w:rsidR="00A96FA9" w:rsidRPr="00DF564E" w:rsidRDefault="00A96FA9" w:rsidP="00A96FA9">
      <w:pPr>
        <w:pStyle w:val="a9"/>
        <w:rPr>
          <w:ins w:id="1969" w:author="WANG" w:date="2014-01-15T15:37:00Z"/>
          <w:rFonts w:ascii="Times New Roman" w:hAnsi="Times New Roman" w:cs="Times New Roman"/>
          <w:sz w:val="18"/>
        </w:rPr>
      </w:pPr>
      <w:ins w:id="1970" w:author="WANG" w:date="2014-01-15T15:37:00Z">
        <w:r w:rsidRPr="00DF564E">
          <w:rPr>
            <w:rFonts w:ascii="Times New Roman" w:hAnsi="Times New Roman" w:cs="Times New Roman"/>
            <w:sz w:val="18"/>
          </w:rPr>
          <w:t xml:space="preserve">Table </w:t>
        </w:r>
        <w:r>
          <w:rPr>
            <w:rFonts w:ascii="Times New Roman" w:hAnsi="Times New Roman" w:cs="Times New Roman" w:hint="eastAsia"/>
            <w:sz w:val="18"/>
          </w:rPr>
          <w:t>4</w:t>
        </w:r>
        <w:r w:rsidRPr="00DF564E">
          <w:rPr>
            <w:rFonts w:ascii="Times New Roman" w:hAnsi="Times New Roman" w:cs="Times New Roman"/>
            <w:sz w:val="18"/>
          </w:rPr>
          <w:t xml:space="preserve"> </w:t>
        </w:r>
        <w:r>
          <w:rPr>
            <w:rFonts w:ascii="Times New Roman" w:hAnsi="Times New Roman" w:cs="Times New Roman" w:hint="eastAsia"/>
            <w:sz w:val="18"/>
          </w:rPr>
          <w:t>Results of Linear regression of Fatality Rate</w:t>
        </w:r>
      </w:ins>
      <w:ins w:id="1971" w:author="WANG" w:date="2014-01-15T15:38:00Z">
        <w:r>
          <w:rPr>
            <w:rFonts w:ascii="Times New Roman" w:hAnsi="Times New Roman" w:cs="Times New Roman" w:hint="eastAsia"/>
            <w:sz w:val="18"/>
          </w:rPr>
          <w:t xml:space="preserve"> in</w:t>
        </w:r>
      </w:ins>
      <w:ins w:id="1972" w:author="WANG" w:date="2014-01-15T15:37:00Z">
        <w:r>
          <w:rPr>
            <w:rFonts w:ascii="Times New Roman" w:hAnsi="Times New Roman" w:cs="Times New Roman" w:hint="eastAsia"/>
            <w:sz w:val="18"/>
          </w:rPr>
          <w:t xml:space="preserve"> different categorization method</w:t>
        </w:r>
      </w:ins>
    </w:p>
    <w:tbl>
      <w:tblPr>
        <w:tblStyle w:val="ac"/>
        <w:tblW w:w="95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A0"/>
      </w:tblPr>
      <w:tblGrid>
        <w:gridCol w:w="1888"/>
        <w:gridCol w:w="914"/>
        <w:gridCol w:w="141"/>
        <w:gridCol w:w="480"/>
        <w:gridCol w:w="1741"/>
        <w:gridCol w:w="756"/>
        <w:gridCol w:w="196"/>
        <w:gridCol w:w="621"/>
        <w:gridCol w:w="1189"/>
        <w:gridCol w:w="947"/>
        <w:gridCol w:w="24"/>
        <w:gridCol w:w="621"/>
        <w:tblGridChange w:id="1973">
          <w:tblGrid>
            <w:gridCol w:w="1888"/>
            <w:gridCol w:w="914"/>
            <w:gridCol w:w="244"/>
            <w:gridCol w:w="377"/>
            <w:gridCol w:w="1741"/>
            <w:gridCol w:w="925"/>
            <w:gridCol w:w="27"/>
            <w:gridCol w:w="621"/>
            <w:gridCol w:w="1189"/>
            <w:gridCol w:w="719"/>
            <w:gridCol w:w="252"/>
            <w:gridCol w:w="621"/>
          </w:tblGrid>
        </w:tblGridChange>
      </w:tblGrid>
      <w:tr w:rsidR="00974CC1" w:rsidRPr="0040197A" w:rsidTr="00974CC1">
        <w:trPr>
          <w:trHeight w:val="279"/>
          <w:ins w:id="1974" w:author="WANG" w:date="2014-01-15T10:12:00Z"/>
        </w:trPr>
        <w:tc>
          <w:tcPr>
            <w:tcW w:w="3423" w:type="dxa"/>
            <w:gridSpan w:val="4"/>
            <w:tcBorders>
              <w:top w:val="single" w:sz="4" w:space="0" w:color="auto"/>
            </w:tcBorders>
            <w:noWrap/>
            <w:vAlign w:val="center"/>
            <w:hideMark/>
          </w:tcPr>
          <w:p w:rsidR="00974CC1" w:rsidRPr="0040197A" w:rsidRDefault="00974CC1" w:rsidP="00A96FA9">
            <w:pPr>
              <w:spacing w:after="120"/>
              <w:jc w:val="center"/>
              <w:rPr>
                <w:ins w:id="1975" w:author="WANG" w:date="2014-01-15T10:12:00Z"/>
                <w:rFonts w:ascii="Times New Roman" w:hAnsi="Times New Roman" w:cs="Times New Roman"/>
                <w:b/>
                <w:sz w:val="18"/>
                <w:szCs w:val="18"/>
              </w:rPr>
            </w:pPr>
            <w:ins w:id="1976" w:author="WANG" w:date="2014-01-15T10:12:00Z">
              <w:r w:rsidRPr="0040197A">
                <w:rPr>
                  <w:rFonts w:ascii="Times New Roman" w:hAnsi="Times New Roman" w:cs="Times New Roman" w:hint="eastAsia"/>
                  <w:b/>
                  <w:sz w:val="18"/>
                  <w:szCs w:val="18"/>
                </w:rPr>
                <w:t>Road class</w:t>
              </w:r>
            </w:ins>
          </w:p>
        </w:tc>
        <w:tc>
          <w:tcPr>
            <w:tcW w:w="3314" w:type="dxa"/>
            <w:gridSpan w:val="4"/>
            <w:tcBorders>
              <w:top w:val="single" w:sz="4" w:space="0" w:color="auto"/>
            </w:tcBorders>
            <w:noWrap/>
            <w:vAlign w:val="center"/>
            <w:hideMark/>
          </w:tcPr>
          <w:p w:rsidR="00974CC1" w:rsidRPr="0040197A" w:rsidRDefault="00974CC1" w:rsidP="00A96FA9">
            <w:pPr>
              <w:spacing w:after="120"/>
              <w:jc w:val="center"/>
              <w:rPr>
                <w:ins w:id="1977" w:author="WANG" w:date="2014-01-15T10:12:00Z"/>
                <w:rFonts w:ascii="Times New Roman" w:hAnsi="Times New Roman" w:cs="Times New Roman"/>
                <w:b/>
                <w:sz w:val="18"/>
                <w:szCs w:val="18"/>
              </w:rPr>
            </w:pPr>
            <w:ins w:id="1978" w:author="WANG" w:date="2014-01-15T10:12:00Z">
              <w:r w:rsidRPr="0040197A">
                <w:rPr>
                  <w:rFonts w:ascii="Times New Roman" w:hAnsi="Times New Roman" w:cs="Times New Roman" w:hint="eastAsia"/>
                  <w:b/>
                  <w:sz w:val="18"/>
                  <w:szCs w:val="18"/>
                </w:rPr>
                <w:t>Vehicle usage property</w:t>
              </w:r>
            </w:ins>
          </w:p>
        </w:tc>
        <w:tc>
          <w:tcPr>
            <w:tcW w:w="2781" w:type="dxa"/>
            <w:gridSpan w:val="4"/>
            <w:tcBorders>
              <w:top w:val="single" w:sz="4" w:space="0" w:color="auto"/>
            </w:tcBorders>
            <w:noWrap/>
            <w:vAlign w:val="center"/>
            <w:hideMark/>
          </w:tcPr>
          <w:p w:rsidR="00974CC1" w:rsidRPr="0040197A" w:rsidRDefault="00974CC1" w:rsidP="00A96FA9">
            <w:pPr>
              <w:spacing w:after="120"/>
              <w:jc w:val="center"/>
              <w:rPr>
                <w:ins w:id="1979" w:author="WANG" w:date="2014-01-15T10:12:00Z"/>
                <w:rFonts w:ascii="Times New Roman" w:hAnsi="Times New Roman" w:cs="Times New Roman"/>
                <w:b/>
                <w:sz w:val="18"/>
                <w:szCs w:val="18"/>
              </w:rPr>
            </w:pPr>
            <w:ins w:id="1980" w:author="WANG" w:date="2014-01-15T10:12:00Z">
              <w:r w:rsidRPr="0040197A">
                <w:rPr>
                  <w:rFonts w:ascii="Times New Roman" w:hAnsi="Times New Roman" w:cs="Times New Roman" w:hint="eastAsia"/>
                  <w:b/>
                  <w:sz w:val="18"/>
                  <w:szCs w:val="18"/>
                </w:rPr>
                <w:t>Geometric aspects of crashes</w:t>
              </w:r>
            </w:ins>
          </w:p>
        </w:tc>
      </w:tr>
      <w:tr w:rsidR="00974CC1" w:rsidRPr="0040197A" w:rsidTr="00974CC1">
        <w:trPr>
          <w:trHeight w:val="270"/>
          <w:ins w:id="1981" w:author="WANG" w:date="2014-01-15T10:12:00Z"/>
        </w:trPr>
        <w:tc>
          <w:tcPr>
            <w:tcW w:w="1888" w:type="dxa"/>
            <w:tcBorders>
              <w:bottom w:val="single" w:sz="4" w:space="0" w:color="auto"/>
            </w:tcBorders>
            <w:noWrap/>
            <w:vAlign w:val="center"/>
            <w:hideMark/>
          </w:tcPr>
          <w:p w:rsidR="00974CC1" w:rsidRPr="0040197A" w:rsidRDefault="00974CC1" w:rsidP="00A96FA9">
            <w:pPr>
              <w:spacing w:after="120"/>
              <w:jc w:val="right"/>
              <w:rPr>
                <w:ins w:id="1982" w:author="WANG" w:date="2014-01-15T10:12:00Z"/>
                <w:rFonts w:ascii="Times New Roman" w:hAnsi="Times New Roman" w:cs="Times New Roman"/>
                <w:b/>
                <w:i/>
                <w:sz w:val="18"/>
                <w:szCs w:val="18"/>
              </w:rPr>
            </w:pPr>
            <w:ins w:id="1983" w:author="WANG" w:date="2014-01-15T10:12:00Z">
              <w:r w:rsidRPr="0040197A">
                <w:rPr>
                  <w:rFonts w:ascii="Times New Roman" w:hAnsi="Times New Roman" w:cs="Times New Roman" w:hint="eastAsia"/>
                  <w:b/>
                  <w:i/>
                  <w:sz w:val="18"/>
                  <w:szCs w:val="18"/>
                </w:rPr>
                <w:t xml:space="preserve">　</w:t>
              </w:r>
            </w:ins>
          </w:p>
        </w:tc>
        <w:tc>
          <w:tcPr>
            <w:tcW w:w="914" w:type="dxa"/>
            <w:tcBorders>
              <w:bottom w:val="single" w:sz="4" w:space="0" w:color="auto"/>
            </w:tcBorders>
            <w:noWrap/>
            <w:vAlign w:val="center"/>
            <w:hideMark/>
          </w:tcPr>
          <w:p w:rsidR="00974CC1" w:rsidRPr="0040197A" w:rsidRDefault="00974CC1" w:rsidP="00A96FA9">
            <w:pPr>
              <w:spacing w:after="120"/>
              <w:jc w:val="right"/>
              <w:rPr>
                <w:ins w:id="1984" w:author="WANG" w:date="2014-01-15T10:12:00Z"/>
                <w:rFonts w:ascii="Times New Roman" w:hAnsi="Times New Roman" w:cs="Times New Roman"/>
                <w:b/>
                <w:i/>
                <w:sz w:val="18"/>
                <w:szCs w:val="18"/>
              </w:rPr>
            </w:pPr>
            <w:ins w:id="1985" w:author="WANG" w:date="2014-01-15T10:12:00Z">
              <w:r w:rsidRPr="0040197A">
                <w:rPr>
                  <w:rFonts w:ascii="Times New Roman" w:hAnsi="Times New Roman" w:cs="Times New Roman" w:hint="eastAsia"/>
                  <w:b/>
                  <w:i/>
                  <w:sz w:val="18"/>
                  <w:szCs w:val="18"/>
                </w:rPr>
                <w:t>a</w:t>
              </w:r>
            </w:ins>
          </w:p>
        </w:tc>
        <w:tc>
          <w:tcPr>
            <w:tcW w:w="621" w:type="dxa"/>
            <w:gridSpan w:val="2"/>
            <w:tcBorders>
              <w:bottom w:val="single" w:sz="4" w:space="0" w:color="auto"/>
            </w:tcBorders>
            <w:noWrap/>
            <w:vAlign w:val="center"/>
            <w:hideMark/>
          </w:tcPr>
          <w:p w:rsidR="00974CC1" w:rsidRPr="0040197A" w:rsidRDefault="00974CC1" w:rsidP="00A96FA9">
            <w:pPr>
              <w:spacing w:after="120"/>
              <w:jc w:val="right"/>
              <w:rPr>
                <w:ins w:id="1986" w:author="WANG" w:date="2014-01-15T10:12:00Z"/>
                <w:rFonts w:ascii="Times New Roman" w:hAnsi="Times New Roman" w:cs="Times New Roman"/>
                <w:b/>
                <w:i/>
                <w:sz w:val="18"/>
                <w:szCs w:val="18"/>
              </w:rPr>
            </w:pPr>
            <w:ins w:id="1987" w:author="WANG" w:date="2014-01-15T10:12:00Z">
              <w:r w:rsidRPr="0040197A">
                <w:rPr>
                  <w:rFonts w:ascii="Times New Roman" w:hAnsi="Times New Roman" w:cs="Times New Roman" w:hint="eastAsia"/>
                  <w:b/>
                  <w:i/>
                  <w:sz w:val="18"/>
                  <w:szCs w:val="18"/>
                </w:rPr>
                <w:t>p</w:t>
              </w:r>
            </w:ins>
          </w:p>
        </w:tc>
        <w:tc>
          <w:tcPr>
            <w:tcW w:w="1741" w:type="dxa"/>
            <w:tcBorders>
              <w:bottom w:val="single" w:sz="4" w:space="0" w:color="auto"/>
            </w:tcBorders>
            <w:noWrap/>
            <w:vAlign w:val="center"/>
            <w:hideMark/>
          </w:tcPr>
          <w:p w:rsidR="00974CC1" w:rsidRPr="0040197A" w:rsidRDefault="00974CC1" w:rsidP="00A96FA9">
            <w:pPr>
              <w:spacing w:after="120"/>
              <w:jc w:val="right"/>
              <w:rPr>
                <w:ins w:id="1988" w:author="WANG" w:date="2014-01-15T10:12:00Z"/>
                <w:rFonts w:ascii="Times New Roman" w:hAnsi="Times New Roman" w:cs="Times New Roman"/>
                <w:b/>
                <w:i/>
                <w:sz w:val="18"/>
                <w:szCs w:val="18"/>
              </w:rPr>
            </w:pPr>
            <w:ins w:id="1989" w:author="WANG" w:date="2014-01-15T10:12:00Z">
              <w:r w:rsidRPr="0040197A">
                <w:rPr>
                  <w:rFonts w:ascii="Times New Roman" w:hAnsi="Times New Roman" w:cs="Times New Roman" w:hint="eastAsia"/>
                  <w:b/>
                  <w:i/>
                  <w:sz w:val="18"/>
                  <w:szCs w:val="18"/>
                </w:rPr>
                <w:t xml:space="preserve">　</w:t>
              </w:r>
            </w:ins>
          </w:p>
        </w:tc>
        <w:tc>
          <w:tcPr>
            <w:tcW w:w="952" w:type="dxa"/>
            <w:gridSpan w:val="2"/>
            <w:tcBorders>
              <w:bottom w:val="single" w:sz="4" w:space="0" w:color="auto"/>
            </w:tcBorders>
            <w:noWrap/>
            <w:vAlign w:val="center"/>
            <w:hideMark/>
          </w:tcPr>
          <w:p w:rsidR="00974CC1" w:rsidRPr="0040197A" w:rsidRDefault="00974CC1" w:rsidP="00A96FA9">
            <w:pPr>
              <w:spacing w:after="120"/>
              <w:jc w:val="right"/>
              <w:rPr>
                <w:ins w:id="1990" w:author="WANG" w:date="2014-01-15T10:12:00Z"/>
                <w:rFonts w:ascii="Times New Roman" w:hAnsi="Times New Roman" w:cs="Times New Roman"/>
                <w:b/>
                <w:i/>
                <w:sz w:val="18"/>
                <w:szCs w:val="18"/>
              </w:rPr>
            </w:pPr>
            <w:ins w:id="1991" w:author="WANG" w:date="2014-01-15T10:12:00Z">
              <w:r w:rsidRPr="0040197A">
                <w:rPr>
                  <w:rFonts w:ascii="Times New Roman" w:hAnsi="Times New Roman" w:cs="Times New Roman" w:hint="eastAsia"/>
                  <w:b/>
                  <w:i/>
                  <w:sz w:val="18"/>
                  <w:szCs w:val="18"/>
                </w:rPr>
                <w:t>a</w:t>
              </w:r>
            </w:ins>
          </w:p>
        </w:tc>
        <w:tc>
          <w:tcPr>
            <w:tcW w:w="621" w:type="dxa"/>
            <w:tcBorders>
              <w:bottom w:val="single" w:sz="4" w:space="0" w:color="auto"/>
            </w:tcBorders>
            <w:noWrap/>
            <w:vAlign w:val="center"/>
            <w:hideMark/>
          </w:tcPr>
          <w:p w:rsidR="00974CC1" w:rsidRPr="0040197A" w:rsidRDefault="00974CC1" w:rsidP="00A96FA9">
            <w:pPr>
              <w:spacing w:after="120"/>
              <w:jc w:val="right"/>
              <w:rPr>
                <w:ins w:id="1992" w:author="WANG" w:date="2014-01-15T10:12:00Z"/>
                <w:rFonts w:ascii="Times New Roman" w:hAnsi="Times New Roman" w:cs="Times New Roman"/>
                <w:b/>
                <w:i/>
                <w:sz w:val="18"/>
                <w:szCs w:val="18"/>
              </w:rPr>
            </w:pPr>
            <w:ins w:id="1993" w:author="WANG" w:date="2014-01-15T10:12:00Z">
              <w:r w:rsidRPr="0040197A">
                <w:rPr>
                  <w:rFonts w:ascii="Times New Roman" w:hAnsi="Times New Roman" w:cs="Times New Roman" w:hint="eastAsia"/>
                  <w:b/>
                  <w:i/>
                  <w:sz w:val="18"/>
                  <w:szCs w:val="18"/>
                </w:rPr>
                <w:t>p</w:t>
              </w:r>
            </w:ins>
          </w:p>
        </w:tc>
        <w:tc>
          <w:tcPr>
            <w:tcW w:w="1189" w:type="dxa"/>
            <w:tcBorders>
              <w:bottom w:val="single" w:sz="4" w:space="0" w:color="auto"/>
            </w:tcBorders>
            <w:noWrap/>
            <w:vAlign w:val="center"/>
            <w:hideMark/>
          </w:tcPr>
          <w:p w:rsidR="00974CC1" w:rsidRPr="0040197A" w:rsidRDefault="00974CC1" w:rsidP="00A96FA9">
            <w:pPr>
              <w:spacing w:after="120"/>
              <w:jc w:val="right"/>
              <w:rPr>
                <w:ins w:id="1994" w:author="WANG" w:date="2014-01-15T10:12:00Z"/>
                <w:rFonts w:ascii="Times New Roman" w:hAnsi="Times New Roman" w:cs="Times New Roman"/>
                <w:b/>
                <w:i/>
                <w:sz w:val="18"/>
                <w:szCs w:val="18"/>
              </w:rPr>
            </w:pPr>
            <w:ins w:id="1995" w:author="WANG" w:date="2014-01-15T10:12:00Z">
              <w:r w:rsidRPr="0040197A">
                <w:rPr>
                  <w:rFonts w:ascii="Times New Roman" w:hAnsi="Times New Roman" w:cs="Times New Roman" w:hint="eastAsia"/>
                  <w:b/>
                  <w:i/>
                  <w:sz w:val="18"/>
                  <w:szCs w:val="18"/>
                </w:rPr>
                <w:t xml:space="preserve">　</w:t>
              </w:r>
            </w:ins>
          </w:p>
        </w:tc>
        <w:tc>
          <w:tcPr>
            <w:tcW w:w="971" w:type="dxa"/>
            <w:gridSpan w:val="2"/>
            <w:tcBorders>
              <w:bottom w:val="single" w:sz="4" w:space="0" w:color="auto"/>
            </w:tcBorders>
            <w:noWrap/>
            <w:vAlign w:val="center"/>
            <w:hideMark/>
          </w:tcPr>
          <w:p w:rsidR="00974CC1" w:rsidRPr="0040197A" w:rsidRDefault="00974CC1" w:rsidP="00A96FA9">
            <w:pPr>
              <w:spacing w:after="120"/>
              <w:jc w:val="right"/>
              <w:rPr>
                <w:ins w:id="1996" w:author="WANG" w:date="2014-01-15T10:12:00Z"/>
                <w:rFonts w:ascii="Times New Roman" w:hAnsi="Times New Roman" w:cs="Times New Roman"/>
                <w:b/>
                <w:i/>
                <w:sz w:val="18"/>
                <w:szCs w:val="18"/>
              </w:rPr>
            </w:pPr>
            <w:ins w:id="1997" w:author="WANG" w:date="2014-01-15T10:12:00Z">
              <w:r w:rsidRPr="0040197A">
                <w:rPr>
                  <w:rFonts w:ascii="Times New Roman" w:hAnsi="Times New Roman" w:cs="Times New Roman" w:hint="eastAsia"/>
                  <w:b/>
                  <w:i/>
                  <w:sz w:val="18"/>
                  <w:szCs w:val="18"/>
                </w:rPr>
                <w:t>a</w:t>
              </w:r>
            </w:ins>
          </w:p>
        </w:tc>
        <w:tc>
          <w:tcPr>
            <w:tcW w:w="621" w:type="dxa"/>
            <w:tcBorders>
              <w:bottom w:val="single" w:sz="4" w:space="0" w:color="auto"/>
            </w:tcBorders>
            <w:noWrap/>
            <w:vAlign w:val="center"/>
            <w:hideMark/>
          </w:tcPr>
          <w:p w:rsidR="00974CC1" w:rsidRPr="0040197A" w:rsidRDefault="00974CC1" w:rsidP="00A96FA9">
            <w:pPr>
              <w:spacing w:after="120"/>
              <w:jc w:val="right"/>
              <w:rPr>
                <w:ins w:id="1998" w:author="WANG" w:date="2014-01-15T10:12:00Z"/>
                <w:rFonts w:ascii="Times New Roman" w:hAnsi="Times New Roman" w:cs="Times New Roman"/>
                <w:b/>
                <w:i/>
                <w:sz w:val="18"/>
                <w:szCs w:val="18"/>
              </w:rPr>
            </w:pPr>
            <w:ins w:id="1999" w:author="WANG" w:date="2014-01-15T10:12:00Z">
              <w:r w:rsidRPr="0040197A">
                <w:rPr>
                  <w:rFonts w:ascii="Times New Roman" w:hAnsi="Times New Roman" w:cs="Times New Roman" w:hint="eastAsia"/>
                  <w:b/>
                  <w:i/>
                  <w:sz w:val="18"/>
                  <w:szCs w:val="18"/>
                </w:rPr>
                <w:t>p</w:t>
              </w:r>
            </w:ins>
          </w:p>
        </w:tc>
      </w:tr>
      <w:tr w:rsidR="00974CC1" w:rsidRPr="00A4489A" w:rsidTr="00974CC1">
        <w:trPr>
          <w:trHeight w:val="270"/>
          <w:ins w:id="2000" w:author="WANG" w:date="2014-01-15T10:12:00Z"/>
        </w:trPr>
        <w:tc>
          <w:tcPr>
            <w:tcW w:w="1888" w:type="dxa"/>
            <w:tcBorders>
              <w:top w:val="single" w:sz="4" w:space="0" w:color="auto"/>
            </w:tcBorders>
            <w:noWrap/>
            <w:vAlign w:val="center"/>
            <w:hideMark/>
          </w:tcPr>
          <w:p w:rsidR="00974CC1" w:rsidRPr="00A4489A" w:rsidRDefault="00974CC1" w:rsidP="00A96FA9">
            <w:pPr>
              <w:spacing w:after="120"/>
              <w:jc w:val="right"/>
              <w:rPr>
                <w:ins w:id="2001" w:author="WANG" w:date="2014-01-15T10:12:00Z"/>
                <w:rFonts w:ascii="Times New Roman" w:hAnsi="Times New Roman" w:cs="Times New Roman"/>
                <w:sz w:val="18"/>
                <w:szCs w:val="18"/>
              </w:rPr>
            </w:pPr>
            <w:ins w:id="2002" w:author="WANG" w:date="2014-01-15T10:12:00Z">
              <w:r w:rsidRPr="00A4489A">
                <w:rPr>
                  <w:rFonts w:ascii="Times New Roman" w:hAnsi="Times New Roman" w:cs="Times New Roman" w:hint="eastAsia"/>
                  <w:sz w:val="18"/>
                  <w:szCs w:val="18"/>
                </w:rPr>
                <w:t>Expressway</w:t>
              </w:r>
            </w:ins>
          </w:p>
        </w:tc>
        <w:tc>
          <w:tcPr>
            <w:tcW w:w="914" w:type="dxa"/>
            <w:tcBorders>
              <w:top w:val="single" w:sz="4" w:space="0" w:color="auto"/>
            </w:tcBorders>
            <w:noWrap/>
            <w:vAlign w:val="center"/>
            <w:hideMark/>
          </w:tcPr>
          <w:p w:rsidR="00974CC1" w:rsidRPr="00A4489A" w:rsidRDefault="00B94090" w:rsidP="00A96FA9">
            <w:pPr>
              <w:spacing w:after="120"/>
              <w:jc w:val="right"/>
              <w:rPr>
                <w:ins w:id="2003" w:author="WANG" w:date="2014-01-15T10:12:00Z"/>
                <w:rFonts w:ascii="Times New Roman" w:hAnsi="Times New Roman" w:cs="Times New Roman"/>
                <w:sz w:val="18"/>
                <w:szCs w:val="18"/>
              </w:rPr>
            </w:pPr>
            <w:ins w:id="2004" w:author="WANG" w:date="2014-10-03T10:59:00Z">
              <w:r>
                <w:rPr>
                  <w:rFonts w:ascii="Times New Roman" w:hAnsi="Times New Roman" w:cs="Times New Roman" w:hint="eastAsia"/>
                  <w:sz w:val="18"/>
                  <w:szCs w:val="18"/>
                </w:rPr>
                <w:t>0.007910</w:t>
              </w:r>
            </w:ins>
          </w:p>
        </w:tc>
        <w:tc>
          <w:tcPr>
            <w:tcW w:w="621" w:type="dxa"/>
            <w:gridSpan w:val="2"/>
            <w:tcBorders>
              <w:top w:val="single" w:sz="4" w:space="0" w:color="auto"/>
            </w:tcBorders>
            <w:noWrap/>
            <w:vAlign w:val="center"/>
            <w:hideMark/>
          </w:tcPr>
          <w:p w:rsidR="00974CC1" w:rsidRPr="00A4489A" w:rsidRDefault="00974CC1" w:rsidP="00A96FA9">
            <w:pPr>
              <w:spacing w:after="120"/>
              <w:jc w:val="right"/>
              <w:rPr>
                <w:ins w:id="2005" w:author="WANG" w:date="2014-01-15T10:12:00Z"/>
                <w:rFonts w:ascii="Times New Roman" w:hAnsi="Times New Roman" w:cs="Times New Roman"/>
                <w:sz w:val="18"/>
                <w:szCs w:val="18"/>
              </w:rPr>
            </w:pPr>
            <w:ins w:id="2006" w:author="WANG" w:date="2014-01-15T10:12:00Z">
              <w:r w:rsidRPr="00022D4C">
                <w:rPr>
                  <w:rFonts w:ascii="Times New Roman" w:hAnsi="Times New Roman" w:cs="Times New Roman" w:hint="eastAsia"/>
                  <w:sz w:val="18"/>
                  <w:szCs w:val="18"/>
                </w:rPr>
                <w:t>0.000</w:t>
              </w:r>
            </w:ins>
          </w:p>
        </w:tc>
        <w:tc>
          <w:tcPr>
            <w:tcW w:w="1741" w:type="dxa"/>
            <w:tcBorders>
              <w:top w:val="single" w:sz="4" w:space="0" w:color="auto"/>
            </w:tcBorders>
            <w:noWrap/>
            <w:vAlign w:val="center"/>
            <w:hideMark/>
          </w:tcPr>
          <w:p w:rsidR="00974CC1" w:rsidRPr="00A4489A" w:rsidRDefault="00974CC1" w:rsidP="00A96FA9">
            <w:pPr>
              <w:spacing w:after="120"/>
              <w:jc w:val="right"/>
              <w:rPr>
                <w:ins w:id="2007" w:author="WANG" w:date="2014-01-15T10:12:00Z"/>
                <w:rFonts w:ascii="Times New Roman" w:hAnsi="Times New Roman" w:cs="Times New Roman"/>
                <w:sz w:val="18"/>
                <w:szCs w:val="18"/>
              </w:rPr>
            </w:pPr>
            <w:ins w:id="2008" w:author="WANG" w:date="2014-01-15T10:12:00Z">
              <w:r w:rsidRPr="00A4489A">
                <w:rPr>
                  <w:rFonts w:ascii="Times New Roman" w:hAnsi="Times New Roman" w:cs="Times New Roman" w:hint="eastAsia"/>
                  <w:sz w:val="18"/>
                  <w:szCs w:val="18"/>
                </w:rPr>
                <w:t>Freight vehicle</w:t>
              </w:r>
            </w:ins>
          </w:p>
        </w:tc>
        <w:tc>
          <w:tcPr>
            <w:tcW w:w="952" w:type="dxa"/>
            <w:gridSpan w:val="2"/>
            <w:tcBorders>
              <w:top w:val="single" w:sz="4" w:space="0" w:color="auto"/>
            </w:tcBorders>
            <w:noWrap/>
            <w:vAlign w:val="center"/>
            <w:hideMark/>
          </w:tcPr>
          <w:p w:rsidR="00974CC1" w:rsidRPr="00A4489A" w:rsidRDefault="00B94090" w:rsidP="00A96FA9">
            <w:pPr>
              <w:spacing w:after="120"/>
              <w:jc w:val="right"/>
              <w:rPr>
                <w:ins w:id="2009" w:author="WANG" w:date="2014-01-15T10:12:00Z"/>
                <w:rFonts w:ascii="Times New Roman" w:hAnsi="Times New Roman" w:cs="Times New Roman"/>
                <w:sz w:val="18"/>
                <w:szCs w:val="18"/>
              </w:rPr>
            </w:pPr>
            <w:ins w:id="2010" w:author="WANG" w:date="2014-10-03T11:02:00Z">
              <w:r>
                <w:rPr>
                  <w:rFonts w:ascii="Times New Roman" w:hAnsi="Times New Roman" w:cs="Times New Roman" w:hint="eastAsia"/>
                  <w:sz w:val="18"/>
                  <w:szCs w:val="18"/>
                </w:rPr>
                <w:t>0.009147</w:t>
              </w:r>
            </w:ins>
          </w:p>
        </w:tc>
        <w:tc>
          <w:tcPr>
            <w:tcW w:w="621" w:type="dxa"/>
            <w:tcBorders>
              <w:top w:val="single" w:sz="4" w:space="0" w:color="auto"/>
            </w:tcBorders>
            <w:noWrap/>
            <w:vAlign w:val="center"/>
            <w:hideMark/>
          </w:tcPr>
          <w:p w:rsidR="00974CC1" w:rsidRPr="00A4489A" w:rsidRDefault="00B94090" w:rsidP="00A96FA9">
            <w:pPr>
              <w:spacing w:after="120"/>
              <w:jc w:val="right"/>
              <w:rPr>
                <w:ins w:id="2011" w:author="WANG" w:date="2014-01-15T10:12:00Z"/>
                <w:rFonts w:ascii="Times New Roman" w:hAnsi="Times New Roman" w:cs="Times New Roman"/>
                <w:sz w:val="18"/>
                <w:szCs w:val="18"/>
              </w:rPr>
            </w:pPr>
            <w:ins w:id="2012" w:author="WANG" w:date="2014-10-03T11:02:00Z">
              <w:r>
                <w:rPr>
                  <w:rFonts w:ascii="Times New Roman" w:hAnsi="Times New Roman" w:cs="Times New Roman" w:hint="eastAsia"/>
                  <w:sz w:val="18"/>
                  <w:szCs w:val="18"/>
                </w:rPr>
                <w:t>0.000</w:t>
              </w:r>
            </w:ins>
          </w:p>
        </w:tc>
        <w:tc>
          <w:tcPr>
            <w:tcW w:w="1189" w:type="dxa"/>
            <w:tcBorders>
              <w:top w:val="single" w:sz="4" w:space="0" w:color="auto"/>
            </w:tcBorders>
            <w:noWrap/>
            <w:vAlign w:val="center"/>
            <w:hideMark/>
          </w:tcPr>
          <w:p w:rsidR="00974CC1" w:rsidRPr="00A4489A" w:rsidRDefault="00974CC1" w:rsidP="00A96FA9">
            <w:pPr>
              <w:spacing w:after="120"/>
              <w:jc w:val="right"/>
              <w:rPr>
                <w:ins w:id="2013" w:author="WANG" w:date="2014-01-15T10:12:00Z"/>
                <w:rFonts w:ascii="Times New Roman" w:hAnsi="Times New Roman" w:cs="Times New Roman"/>
                <w:sz w:val="18"/>
                <w:szCs w:val="18"/>
              </w:rPr>
            </w:pPr>
            <w:ins w:id="2014" w:author="WANG" w:date="2014-01-15T10:12:00Z">
              <w:r w:rsidRPr="00A4489A">
                <w:rPr>
                  <w:rFonts w:ascii="Times New Roman" w:hAnsi="Times New Roman" w:cs="Times New Roman" w:hint="eastAsia"/>
                  <w:sz w:val="18"/>
                  <w:szCs w:val="18"/>
                </w:rPr>
                <w:t>Head-on</w:t>
              </w:r>
            </w:ins>
          </w:p>
        </w:tc>
        <w:tc>
          <w:tcPr>
            <w:tcW w:w="971" w:type="dxa"/>
            <w:gridSpan w:val="2"/>
            <w:tcBorders>
              <w:top w:val="single" w:sz="4" w:space="0" w:color="auto"/>
            </w:tcBorders>
            <w:noWrap/>
            <w:vAlign w:val="center"/>
            <w:hideMark/>
          </w:tcPr>
          <w:p w:rsidR="00974CC1" w:rsidRPr="00A4489A" w:rsidRDefault="00B94090" w:rsidP="00A96FA9">
            <w:pPr>
              <w:spacing w:after="120"/>
              <w:jc w:val="right"/>
              <w:rPr>
                <w:ins w:id="2015" w:author="WANG" w:date="2014-01-15T10:12:00Z"/>
                <w:rFonts w:ascii="Times New Roman" w:hAnsi="Times New Roman" w:cs="Times New Roman"/>
                <w:sz w:val="18"/>
                <w:szCs w:val="18"/>
              </w:rPr>
            </w:pPr>
            <w:ins w:id="2016" w:author="WANG" w:date="2014-10-03T11:03:00Z">
              <w:r>
                <w:rPr>
                  <w:rFonts w:ascii="Times New Roman" w:hAnsi="Times New Roman" w:cs="Times New Roman" w:hint="eastAsia"/>
                  <w:sz w:val="18"/>
                  <w:szCs w:val="18"/>
                </w:rPr>
                <w:t>0.000384</w:t>
              </w:r>
            </w:ins>
          </w:p>
        </w:tc>
        <w:tc>
          <w:tcPr>
            <w:tcW w:w="621" w:type="dxa"/>
            <w:tcBorders>
              <w:top w:val="single" w:sz="4" w:space="0" w:color="auto"/>
            </w:tcBorders>
            <w:noWrap/>
            <w:vAlign w:val="center"/>
            <w:hideMark/>
          </w:tcPr>
          <w:p w:rsidR="00974CC1" w:rsidRPr="00A4489A" w:rsidRDefault="00B94090" w:rsidP="00A96FA9">
            <w:pPr>
              <w:spacing w:after="120"/>
              <w:jc w:val="right"/>
              <w:rPr>
                <w:ins w:id="2017" w:author="WANG" w:date="2014-01-15T10:12:00Z"/>
                <w:rFonts w:ascii="Times New Roman" w:hAnsi="Times New Roman" w:cs="Times New Roman"/>
                <w:sz w:val="18"/>
                <w:szCs w:val="18"/>
              </w:rPr>
            </w:pPr>
            <w:ins w:id="2018" w:author="WANG" w:date="2014-10-03T11:03:00Z">
              <w:r>
                <w:rPr>
                  <w:rFonts w:ascii="Times New Roman" w:hAnsi="Times New Roman" w:cs="Times New Roman" w:hint="eastAsia"/>
                  <w:sz w:val="18"/>
                  <w:szCs w:val="18"/>
                </w:rPr>
                <w:t>0.659</w:t>
              </w:r>
            </w:ins>
          </w:p>
        </w:tc>
      </w:tr>
      <w:tr w:rsidR="00974CC1" w:rsidRPr="00A4489A" w:rsidTr="00974CC1">
        <w:trPr>
          <w:trHeight w:val="270"/>
          <w:ins w:id="2019" w:author="WANG" w:date="2014-01-15T10:12:00Z"/>
        </w:trPr>
        <w:tc>
          <w:tcPr>
            <w:tcW w:w="1888" w:type="dxa"/>
            <w:noWrap/>
            <w:vAlign w:val="center"/>
            <w:hideMark/>
          </w:tcPr>
          <w:p w:rsidR="00974CC1" w:rsidRPr="00A4489A" w:rsidRDefault="00974CC1" w:rsidP="00A96FA9">
            <w:pPr>
              <w:spacing w:after="120"/>
              <w:jc w:val="right"/>
              <w:rPr>
                <w:ins w:id="2020" w:author="WANG" w:date="2014-01-15T10:12:00Z"/>
                <w:rFonts w:ascii="Times New Roman" w:hAnsi="Times New Roman" w:cs="Times New Roman"/>
                <w:sz w:val="18"/>
                <w:szCs w:val="18"/>
              </w:rPr>
            </w:pPr>
            <w:ins w:id="2021" w:author="WANG" w:date="2014-01-15T10:12:00Z">
              <w:r w:rsidRPr="00A4489A">
                <w:rPr>
                  <w:rFonts w:ascii="Times New Roman" w:hAnsi="Times New Roman" w:cs="Times New Roman" w:hint="eastAsia"/>
                  <w:sz w:val="18"/>
                  <w:szCs w:val="18"/>
                </w:rPr>
                <w:t>Class I</w:t>
              </w:r>
            </w:ins>
          </w:p>
        </w:tc>
        <w:tc>
          <w:tcPr>
            <w:tcW w:w="914" w:type="dxa"/>
            <w:noWrap/>
            <w:vAlign w:val="center"/>
            <w:hideMark/>
          </w:tcPr>
          <w:p w:rsidR="00974CC1" w:rsidRPr="00A4489A" w:rsidRDefault="00B94090" w:rsidP="00A96FA9">
            <w:pPr>
              <w:spacing w:after="120"/>
              <w:jc w:val="right"/>
              <w:rPr>
                <w:ins w:id="2022" w:author="WANG" w:date="2014-01-15T10:12:00Z"/>
                <w:rFonts w:ascii="Times New Roman" w:hAnsi="Times New Roman" w:cs="Times New Roman"/>
                <w:sz w:val="18"/>
                <w:szCs w:val="18"/>
              </w:rPr>
            </w:pPr>
            <w:ins w:id="2023" w:author="WANG" w:date="2014-10-03T10:59:00Z">
              <w:r>
                <w:rPr>
                  <w:rFonts w:ascii="Times New Roman" w:hAnsi="Times New Roman" w:cs="Times New Roman" w:hint="eastAsia"/>
                  <w:sz w:val="18"/>
                  <w:szCs w:val="18"/>
                </w:rPr>
                <w:t>0.004294</w:t>
              </w:r>
            </w:ins>
          </w:p>
        </w:tc>
        <w:tc>
          <w:tcPr>
            <w:tcW w:w="621" w:type="dxa"/>
            <w:gridSpan w:val="2"/>
            <w:noWrap/>
            <w:vAlign w:val="center"/>
            <w:hideMark/>
          </w:tcPr>
          <w:p w:rsidR="00974CC1" w:rsidRPr="00A4489A" w:rsidRDefault="00B94090" w:rsidP="00A96FA9">
            <w:pPr>
              <w:spacing w:after="120"/>
              <w:jc w:val="right"/>
              <w:rPr>
                <w:ins w:id="2024" w:author="WANG" w:date="2014-01-15T10:12:00Z"/>
                <w:rFonts w:ascii="Times New Roman" w:hAnsi="Times New Roman" w:cs="Times New Roman"/>
                <w:sz w:val="18"/>
                <w:szCs w:val="18"/>
              </w:rPr>
            </w:pPr>
            <w:ins w:id="2025" w:author="WANG" w:date="2014-10-03T10:59:00Z">
              <w:r>
                <w:rPr>
                  <w:rFonts w:ascii="Times New Roman" w:hAnsi="Times New Roman" w:cs="Times New Roman" w:hint="eastAsia"/>
                  <w:sz w:val="18"/>
                  <w:szCs w:val="18"/>
                </w:rPr>
                <w:t>0.000</w:t>
              </w:r>
            </w:ins>
          </w:p>
        </w:tc>
        <w:tc>
          <w:tcPr>
            <w:tcW w:w="1741" w:type="dxa"/>
            <w:noWrap/>
            <w:vAlign w:val="center"/>
            <w:hideMark/>
          </w:tcPr>
          <w:p w:rsidR="00974CC1" w:rsidRPr="00A4489A" w:rsidRDefault="00974CC1" w:rsidP="00A96FA9">
            <w:pPr>
              <w:spacing w:after="120"/>
              <w:jc w:val="right"/>
              <w:rPr>
                <w:ins w:id="2026" w:author="WANG" w:date="2014-01-15T10:12:00Z"/>
                <w:rFonts w:ascii="Times New Roman" w:hAnsi="Times New Roman" w:cs="Times New Roman"/>
                <w:sz w:val="18"/>
                <w:szCs w:val="18"/>
              </w:rPr>
            </w:pPr>
            <w:ins w:id="2027" w:author="WANG" w:date="2014-01-15T10:12:00Z">
              <w:r w:rsidRPr="00A4489A">
                <w:rPr>
                  <w:rFonts w:ascii="Times New Roman" w:hAnsi="Times New Roman" w:cs="Times New Roman" w:hint="eastAsia"/>
                  <w:sz w:val="18"/>
                  <w:szCs w:val="18"/>
                </w:rPr>
                <w:t>Private use</w:t>
              </w:r>
            </w:ins>
          </w:p>
        </w:tc>
        <w:tc>
          <w:tcPr>
            <w:tcW w:w="952" w:type="dxa"/>
            <w:gridSpan w:val="2"/>
            <w:noWrap/>
            <w:vAlign w:val="center"/>
            <w:hideMark/>
          </w:tcPr>
          <w:p w:rsidR="00974CC1" w:rsidRPr="00A4489A" w:rsidRDefault="00B94090" w:rsidP="00A96FA9">
            <w:pPr>
              <w:spacing w:after="120"/>
              <w:jc w:val="right"/>
              <w:rPr>
                <w:ins w:id="2028" w:author="WANG" w:date="2014-01-15T10:12:00Z"/>
                <w:rFonts w:ascii="Times New Roman" w:hAnsi="Times New Roman" w:cs="Times New Roman"/>
                <w:sz w:val="18"/>
                <w:szCs w:val="18"/>
              </w:rPr>
            </w:pPr>
            <w:ins w:id="2029" w:author="WANG" w:date="2014-10-03T11:02:00Z">
              <w:r>
                <w:rPr>
                  <w:rFonts w:ascii="Times New Roman" w:hAnsi="Times New Roman" w:cs="Times New Roman" w:hint="eastAsia"/>
                  <w:sz w:val="18"/>
                  <w:szCs w:val="18"/>
                </w:rPr>
                <w:t>0.004453</w:t>
              </w:r>
            </w:ins>
          </w:p>
        </w:tc>
        <w:tc>
          <w:tcPr>
            <w:tcW w:w="621" w:type="dxa"/>
            <w:noWrap/>
            <w:vAlign w:val="center"/>
            <w:hideMark/>
          </w:tcPr>
          <w:p w:rsidR="00974CC1" w:rsidRPr="00A4489A" w:rsidRDefault="00B94090" w:rsidP="00A96FA9">
            <w:pPr>
              <w:spacing w:after="120"/>
              <w:jc w:val="right"/>
              <w:rPr>
                <w:ins w:id="2030" w:author="WANG" w:date="2014-01-15T10:12:00Z"/>
                <w:rFonts w:ascii="Times New Roman" w:hAnsi="Times New Roman" w:cs="Times New Roman"/>
                <w:sz w:val="18"/>
                <w:szCs w:val="18"/>
              </w:rPr>
            </w:pPr>
            <w:ins w:id="2031" w:author="WANG" w:date="2014-10-03T11:02:00Z">
              <w:r>
                <w:rPr>
                  <w:rFonts w:ascii="Times New Roman" w:hAnsi="Times New Roman" w:cs="Times New Roman" w:hint="eastAsia"/>
                  <w:sz w:val="18"/>
                  <w:szCs w:val="18"/>
                </w:rPr>
                <w:t>0.000</w:t>
              </w:r>
            </w:ins>
          </w:p>
        </w:tc>
        <w:tc>
          <w:tcPr>
            <w:tcW w:w="1189" w:type="dxa"/>
            <w:noWrap/>
            <w:vAlign w:val="center"/>
            <w:hideMark/>
          </w:tcPr>
          <w:p w:rsidR="00974CC1" w:rsidRPr="00A4489A" w:rsidRDefault="00974CC1" w:rsidP="00A96FA9">
            <w:pPr>
              <w:spacing w:after="120"/>
              <w:jc w:val="right"/>
              <w:rPr>
                <w:ins w:id="2032" w:author="WANG" w:date="2014-01-15T10:12:00Z"/>
                <w:rFonts w:ascii="Times New Roman" w:hAnsi="Times New Roman" w:cs="Times New Roman"/>
                <w:sz w:val="18"/>
                <w:szCs w:val="18"/>
              </w:rPr>
            </w:pPr>
            <w:ins w:id="2033" w:author="WANG" w:date="2014-01-15T10:12:00Z">
              <w:r w:rsidRPr="00A4489A">
                <w:rPr>
                  <w:rFonts w:ascii="Times New Roman" w:hAnsi="Times New Roman" w:cs="Times New Roman" w:hint="eastAsia"/>
                  <w:sz w:val="18"/>
                  <w:szCs w:val="18"/>
                </w:rPr>
                <w:t>Side impact</w:t>
              </w:r>
            </w:ins>
          </w:p>
        </w:tc>
        <w:tc>
          <w:tcPr>
            <w:tcW w:w="971" w:type="dxa"/>
            <w:gridSpan w:val="2"/>
            <w:noWrap/>
            <w:vAlign w:val="center"/>
            <w:hideMark/>
          </w:tcPr>
          <w:p w:rsidR="00974CC1" w:rsidRPr="00A4489A" w:rsidRDefault="00B94090" w:rsidP="00A96FA9">
            <w:pPr>
              <w:spacing w:after="120"/>
              <w:jc w:val="right"/>
              <w:rPr>
                <w:ins w:id="2034" w:author="WANG" w:date="2014-01-15T10:12:00Z"/>
                <w:rFonts w:ascii="Times New Roman" w:hAnsi="Times New Roman" w:cs="Times New Roman"/>
                <w:sz w:val="18"/>
                <w:szCs w:val="18"/>
              </w:rPr>
            </w:pPr>
            <w:ins w:id="2035" w:author="WANG" w:date="2014-10-03T11:04:00Z">
              <w:r>
                <w:rPr>
                  <w:rFonts w:ascii="Times New Roman" w:hAnsi="Times New Roman" w:cs="Times New Roman" w:hint="eastAsia"/>
                  <w:sz w:val="18"/>
                  <w:szCs w:val="18"/>
                </w:rPr>
                <w:t>0.001706</w:t>
              </w:r>
            </w:ins>
          </w:p>
        </w:tc>
        <w:tc>
          <w:tcPr>
            <w:tcW w:w="621" w:type="dxa"/>
            <w:noWrap/>
            <w:vAlign w:val="center"/>
            <w:hideMark/>
          </w:tcPr>
          <w:p w:rsidR="00974CC1" w:rsidRPr="00A4489A" w:rsidRDefault="00B94090" w:rsidP="00A96FA9">
            <w:pPr>
              <w:spacing w:after="120"/>
              <w:jc w:val="right"/>
              <w:rPr>
                <w:ins w:id="2036" w:author="WANG" w:date="2014-01-15T10:12:00Z"/>
                <w:rFonts w:ascii="Times New Roman" w:hAnsi="Times New Roman" w:cs="Times New Roman"/>
                <w:sz w:val="18"/>
                <w:szCs w:val="18"/>
              </w:rPr>
            </w:pPr>
            <w:ins w:id="2037" w:author="WANG" w:date="2014-10-03T11:04:00Z">
              <w:r>
                <w:rPr>
                  <w:rFonts w:ascii="Times New Roman" w:hAnsi="Times New Roman" w:cs="Times New Roman" w:hint="eastAsia"/>
                  <w:sz w:val="18"/>
                  <w:szCs w:val="18"/>
                </w:rPr>
                <w:t>0.004</w:t>
              </w:r>
            </w:ins>
          </w:p>
        </w:tc>
      </w:tr>
      <w:tr w:rsidR="00974CC1" w:rsidRPr="00A4489A" w:rsidTr="00974CC1">
        <w:trPr>
          <w:trHeight w:val="270"/>
          <w:ins w:id="2038" w:author="WANG" w:date="2014-01-15T10:12:00Z"/>
        </w:trPr>
        <w:tc>
          <w:tcPr>
            <w:tcW w:w="1888" w:type="dxa"/>
            <w:noWrap/>
            <w:vAlign w:val="center"/>
            <w:hideMark/>
          </w:tcPr>
          <w:p w:rsidR="00974CC1" w:rsidRPr="00A4489A" w:rsidRDefault="00974CC1" w:rsidP="00A96FA9">
            <w:pPr>
              <w:spacing w:after="120"/>
              <w:jc w:val="right"/>
              <w:rPr>
                <w:ins w:id="2039" w:author="WANG" w:date="2014-01-15T10:12:00Z"/>
                <w:rFonts w:ascii="Times New Roman" w:hAnsi="Times New Roman" w:cs="Times New Roman"/>
                <w:sz w:val="18"/>
                <w:szCs w:val="18"/>
              </w:rPr>
            </w:pPr>
            <w:ins w:id="2040" w:author="WANG" w:date="2014-01-15T10:12:00Z">
              <w:r w:rsidRPr="00A4489A">
                <w:rPr>
                  <w:rFonts w:ascii="Times New Roman" w:hAnsi="Times New Roman" w:cs="Times New Roman" w:hint="eastAsia"/>
                  <w:sz w:val="18"/>
                  <w:szCs w:val="18"/>
                </w:rPr>
                <w:t>Class II</w:t>
              </w:r>
            </w:ins>
          </w:p>
        </w:tc>
        <w:tc>
          <w:tcPr>
            <w:tcW w:w="914" w:type="dxa"/>
            <w:noWrap/>
            <w:vAlign w:val="center"/>
            <w:hideMark/>
          </w:tcPr>
          <w:p w:rsidR="00974CC1" w:rsidRPr="00A4489A" w:rsidRDefault="00B94090" w:rsidP="00A96FA9">
            <w:pPr>
              <w:spacing w:after="120"/>
              <w:jc w:val="right"/>
              <w:rPr>
                <w:ins w:id="2041" w:author="WANG" w:date="2014-01-15T10:12:00Z"/>
                <w:rFonts w:ascii="Times New Roman" w:hAnsi="Times New Roman" w:cs="Times New Roman"/>
                <w:sz w:val="18"/>
                <w:szCs w:val="18"/>
              </w:rPr>
            </w:pPr>
            <w:ins w:id="2042" w:author="WANG" w:date="2014-10-03T11:00:00Z">
              <w:r>
                <w:rPr>
                  <w:rFonts w:ascii="Times New Roman" w:hAnsi="Times New Roman" w:cs="Times New Roman" w:hint="eastAsia"/>
                  <w:sz w:val="18"/>
                  <w:szCs w:val="18"/>
                </w:rPr>
                <w:t>0.005408</w:t>
              </w:r>
            </w:ins>
          </w:p>
        </w:tc>
        <w:tc>
          <w:tcPr>
            <w:tcW w:w="621" w:type="dxa"/>
            <w:gridSpan w:val="2"/>
            <w:noWrap/>
            <w:vAlign w:val="center"/>
            <w:hideMark/>
          </w:tcPr>
          <w:p w:rsidR="00974CC1" w:rsidRPr="00A4489A" w:rsidRDefault="00974CC1" w:rsidP="00A96FA9">
            <w:pPr>
              <w:spacing w:after="120"/>
              <w:jc w:val="right"/>
              <w:rPr>
                <w:ins w:id="2043" w:author="WANG" w:date="2014-01-15T10:12:00Z"/>
                <w:rFonts w:ascii="Times New Roman" w:hAnsi="Times New Roman" w:cs="Times New Roman"/>
                <w:sz w:val="18"/>
                <w:szCs w:val="18"/>
              </w:rPr>
            </w:pPr>
            <w:ins w:id="2044" w:author="WANG" w:date="2014-01-15T10:12:00Z">
              <w:r w:rsidRPr="00022D4C">
                <w:rPr>
                  <w:rFonts w:ascii="Times New Roman" w:hAnsi="Times New Roman" w:cs="Times New Roman" w:hint="eastAsia"/>
                  <w:sz w:val="18"/>
                  <w:szCs w:val="18"/>
                </w:rPr>
                <w:t>0.000</w:t>
              </w:r>
            </w:ins>
          </w:p>
        </w:tc>
        <w:tc>
          <w:tcPr>
            <w:tcW w:w="1741" w:type="dxa"/>
            <w:noWrap/>
            <w:vAlign w:val="center"/>
            <w:hideMark/>
          </w:tcPr>
          <w:p w:rsidR="00974CC1" w:rsidRPr="00A4489A" w:rsidRDefault="00974CC1" w:rsidP="00A96FA9">
            <w:pPr>
              <w:spacing w:after="120"/>
              <w:jc w:val="right"/>
              <w:rPr>
                <w:ins w:id="2045" w:author="WANG" w:date="2014-01-15T10:12:00Z"/>
                <w:rFonts w:ascii="Times New Roman" w:hAnsi="Times New Roman" w:cs="Times New Roman"/>
                <w:sz w:val="18"/>
                <w:szCs w:val="18"/>
              </w:rPr>
            </w:pPr>
            <w:ins w:id="2046" w:author="WANG" w:date="2014-01-15T10:12:00Z">
              <w:r w:rsidRPr="00A4489A">
                <w:rPr>
                  <w:rFonts w:ascii="Times New Roman" w:hAnsi="Times New Roman" w:cs="Times New Roman" w:hint="eastAsia"/>
                  <w:sz w:val="18"/>
                  <w:szCs w:val="18"/>
                </w:rPr>
                <w:t xml:space="preserve">　</w:t>
              </w:r>
            </w:ins>
          </w:p>
        </w:tc>
        <w:tc>
          <w:tcPr>
            <w:tcW w:w="952" w:type="dxa"/>
            <w:gridSpan w:val="2"/>
            <w:noWrap/>
            <w:vAlign w:val="center"/>
            <w:hideMark/>
          </w:tcPr>
          <w:p w:rsidR="00974CC1" w:rsidRPr="00A4489A" w:rsidRDefault="00974CC1" w:rsidP="00A96FA9">
            <w:pPr>
              <w:spacing w:after="120"/>
              <w:jc w:val="right"/>
              <w:rPr>
                <w:ins w:id="2047" w:author="WANG" w:date="2014-01-15T10:12:00Z"/>
                <w:rFonts w:ascii="Times New Roman" w:hAnsi="Times New Roman" w:cs="Times New Roman"/>
                <w:sz w:val="18"/>
                <w:szCs w:val="18"/>
              </w:rPr>
            </w:pPr>
          </w:p>
        </w:tc>
        <w:tc>
          <w:tcPr>
            <w:tcW w:w="621" w:type="dxa"/>
            <w:noWrap/>
            <w:vAlign w:val="center"/>
            <w:hideMark/>
          </w:tcPr>
          <w:p w:rsidR="00974CC1" w:rsidRPr="00A4489A" w:rsidRDefault="00974CC1" w:rsidP="00A96FA9">
            <w:pPr>
              <w:spacing w:after="120"/>
              <w:jc w:val="right"/>
              <w:rPr>
                <w:ins w:id="2048" w:author="WANG" w:date="2014-01-15T10:12:00Z"/>
                <w:rFonts w:ascii="Times New Roman" w:hAnsi="Times New Roman" w:cs="Times New Roman"/>
                <w:sz w:val="18"/>
                <w:szCs w:val="18"/>
              </w:rPr>
            </w:pPr>
            <w:ins w:id="2049" w:author="WANG" w:date="2014-01-15T10:12:00Z">
              <w:r w:rsidRPr="00A4489A">
                <w:rPr>
                  <w:rFonts w:ascii="Times New Roman" w:hAnsi="Times New Roman" w:cs="Times New Roman" w:hint="eastAsia"/>
                  <w:sz w:val="18"/>
                  <w:szCs w:val="18"/>
                </w:rPr>
                <w:t xml:space="preserve">　</w:t>
              </w:r>
            </w:ins>
          </w:p>
        </w:tc>
        <w:tc>
          <w:tcPr>
            <w:tcW w:w="1189" w:type="dxa"/>
            <w:noWrap/>
            <w:vAlign w:val="center"/>
            <w:hideMark/>
          </w:tcPr>
          <w:p w:rsidR="00974CC1" w:rsidRPr="00A4489A" w:rsidRDefault="00974CC1" w:rsidP="00A96FA9">
            <w:pPr>
              <w:spacing w:after="120"/>
              <w:jc w:val="right"/>
              <w:rPr>
                <w:ins w:id="2050" w:author="WANG" w:date="2014-01-15T10:12:00Z"/>
                <w:rFonts w:ascii="Times New Roman" w:hAnsi="Times New Roman" w:cs="Times New Roman"/>
                <w:sz w:val="18"/>
                <w:szCs w:val="18"/>
              </w:rPr>
            </w:pPr>
            <w:ins w:id="2051" w:author="WANG" w:date="2014-01-15T10:12:00Z">
              <w:r w:rsidRPr="00A4489A">
                <w:rPr>
                  <w:rFonts w:ascii="Times New Roman" w:hAnsi="Times New Roman" w:cs="Times New Roman" w:hint="eastAsia"/>
                  <w:sz w:val="18"/>
                  <w:szCs w:val="18"/>
                </w:rPr>
                <w:t>Rear-end</w:t>
              </w:r>
            </w:ins>
          </w:p>
        </w:tc>
        <w:tc>
          <w:tcPr>
            <w:tcW w:w="971" w:type="dxa"/>
            <w:gridSpan w:val="2"/>
            <w:noWrap/>
            <w:vAlign w:val="center"/>
            <w:hideMark/>
          </w:tcPr>
          <w:p w:rsidR="00974CC1" w:rsidRPr="00A4489A" w:rsidRDefault="00B94090" w:rsidP="00A96FA9">
            <w:pPr>
              <w:spacing w:after="120"/>
              <w:jc w:val="right"/>
              <w:rPr>
                <w:ins w:id="2052" w:author="WANG" w:date="2014-01-15T10:12:00Z"/>
                <w:rFonts w:ascii="Times New Roman" w:hAnsi="Times New Roman" w:cs="Times New Roman"/>
                <w:sz w:val="18"/>
                <w:szCs w:val="18"/>
              </w:rPr>
            </w:pPr>
            <w:ins w:id="2053" w:author="WANG" w:date="2014-10-03T11:04:00Z">
              <w:r>
                <w:rPr>
                  <w:rFonts w:ascii="Times New Roman" w:hAnsi="Times New Roman" w:cs="Times New Roman" w:hint="eastAsia"/>
                  <w:sz w:val="18"/>
                  <w:szCs w:val="18"/>
                </w:rPr>
                <w:t>0.007336</w:t>
              </w:r>
            </w:ins>
          </w:p>
        </w:tc>
        <w:tc>
          <w:tcPr>
            <w:tcW w:w="621" w:type="dxa"/>
            <w:noWrap/>
            <w:vAlign w:val="center"/>
            <w:hideMark/>
          </w:tcPr>
          <w:p w:rsidR="00974CC1" w:rsidRPr="00A4489A" w:rsidRDefault="00974CC1" w:rsidP="00A96FA9">
            <w:pPr>
              <w:spacing w:after="120"/>
              <w:jc w:val="right"/>
              <w:rPr>
                <w:ins w:id="2054" w:author="WANG" w:date="2014-01-15T10:12:00Z"/>
                <w:rFonts w:ascii="Times New Roman" w:hAnsi="Times New Roman" w:cs="Times New Roman"/>
                <w:sz w:val="18"/>
                <w:szCs w:val="18"/>
              </w:rPr>
            </w:pPr>
            <w:ins w:id="2055" w:author="WANG" w:date="2014-01-15T10:12:00Z">
              <w:r w:rsidRPr="00022D4C">
                <w:rPr>
                  <w:rFonts w:ascii="Times New Roman" w:hAnsi="Times New Roman" w:cs="Times New Roman" w:hint="eastAsia"/>
                  <w:sz w:val="18"/>
                  <w:szCs w:val="18"/>
                </w:rPr>
                <w:t>0.000</w:t>
              </w:r>
            </w:ins>
          </w:p>
        </w:tc>
      </w:tr>
      <w:tr w:rsidR="00974CC1" w:rsidRPr="00A4489A" w:rsidTr="00974CC1">
        <w:trPr>
          <w:trHeight w:val="270"/>
          <w:ins w:id="2056" w:author="WANG" w:date="2014-01-15T10:12:00Z"/>
        </w:trPr>
        <w:tc>
          <w:tcPr>
            <w:tcW w:w="1888" w:type="dxa"/>
            <w:noWrap/>
            <w:vAlign w:val="center"/>
            <w:hideMark/>
          </w:tcPr>
          <w:p w:rsidR="00974CC1" w:rsidRPr="00A4489A" w:rsidRDefault="00974CC1" w:rsidP="00A96FA9">
            <w:pPr>
              <w:spacing w:after="120"/>
              <w:jc w:val="right"/>
              <w:rPr>
                <w:ins w:id="2057" w:author="WANG" w:date="2014-01-15T10:12:00Z"/>
                <w:rFonts w:ascii="Times New Roman" w:hAnsi="Times New Roman" w:cs="Times New Roman"/>
                <w:sz w:val="18"/>
                <w:szCs w:val="18"/>
              </w:rPr>
            </w:pPr>
            <w:ins w:id="2058" w:author="WANG" w:date="2014-01-15T10:12:00Z">
              <w:r w:rsidRPr="00A4489A">
                <w:rPr>
                  <w:rFonts w:ascii="Times New Roman" w:hAnsi="Times New Roman" w:cs="Times New Roman" w:hint="eastAsia"/>
                  <w:sz w:val="18"/>
                  <w:szCs w:val="18"/>
                </w:rPr>
                <w:t>Class III</w:t>
              </w:r>
            </w:ins>
          </w:p>
        </w:tc>
        <w:tc>
          <w:tcPr>
            <w:tcW w:w="914" w:type="dxa"/>
            <w:noWrap/>
            <w:vAlign w:val="center"/>
            <w:hideMark/>
          </w:tcPr>
          <w:p w:rsidR="00974CC1" w:rsidRPr="00A4489A" w:rsidRDefault="00B94090" w:rsidP="00A96FA9">
            <w:pPr>
              <w:spacing w:after="120"/>
              <w:jc w:val="right"/>
              <w:rPr>
                <w:ins w:id="2059" w:author="WANG" w:date="2014-01-15T10:12:00Z"/>
                <w:rFonts w:ascii="Times New Roman" w:hAnsi="Times New Roman" w:cs="Times New Roman"/>
                <w:sz w:val="18"/>
                <w:szCs w:val="18"/>
              </w:rPr>
            </w:pPr>
            <w:ins w:id="2060" w:author="WANG" w:date="2014-10-03T11:00:00Z">
              <w:r>
                <w:rPr>
                  <w:rFonts w:ascii="Times New Roman" w:hAnsi="Times New Roman" w:cs="Times New Roman" w:hint="eastAsia"/>
                  <w:sz w:val="18"/>
                  <w:szCs w:val="18"/>
                </w:rPr>
                <w:t>0.003043</w:t>
              </w:r>
            </w:ins>
          </w:p>
        </w:tc>
        <w:tc>
          <w:tcPr>
            <w:tcW w:w="621" w:type="dxa"/>
            <w:gridSpan w:val="2"/>
            <w:noWrap/>
            <w:vAlign w:val="center"/>
            <w:hideMark/>
          </w:tcPr>
          <w:p w:rsidR="00974CC1" w:rsidRPr="00A4489A" w:rsidRDefault="00B94090" w:rsidP="00A96FA9">
            <w:pPr>
              <w:spacing w:after="120"/>
              <w:jc w:val="right"/>
              <w:rPr>
                <w:ins w:id="2061" w:author="WANG" w:date="2014-01-15T10:12:00Z"/>
                <w:rFonts w:ascii="Times New Roman" w:hAnsi="Times New Roman" w:cs="Times New Roman"/>
                <w:sz w:val="18"/>
                <w:szCs w:val="18"/>
              </w:rPr>
            </w:pPr>
            <w:ins w:id="2062" w:author="WANG" w:date="2014-10-03T11:00:00Z">
              <w:r>
                <w:rPr>
                  <w:rFonts w:ascii="Times New Roman" w:hAnsi="Times New Roman" w:cs="Times New Roman" w:hint="eastAsia"/>
                  <w:sz w:val="18"/>
                  <w:szCs w:val="18"/>
                </w:rPr>
                <w:t>0.000</w:t>
              </w:r>
            </w:ins>
          </w:p>
        </w:tc>
        <w:tc>
          <w:tcPr>
            <w:tcW w:w="1741" w:type="dxa"/>
            <w:noWrap/>
            <w:vAlign w:val="center"/>
            <w:hideMark/>
          </w:tcPr>
          <w:p w:rsidR="00974CC1" w:rsidRPr="00A4489A" w:rsidRDefault="00974CC1" w:rsidP="00A96FA9">
            <w:pPr>
              <w:spacing w:after="120"/>
              <w:jc w:val="right"/>
              <w:rPr>
                <w:ins w:id="2063" w:author="WANG" w:date="2014-01-15T10:12:00Z"/>
                <w:rFonts w:ascii="Times New Roman" w:hAnsi="Times New Roman" w:cs="Times New Roman"/>
                <w:sz w:val="18"/>
                <w:szCs w:val="18"/>
              </w:rPr>
            </w:pPr>
            <w:ins w:id="2064" w:author="WANG" w:date="2014-01-15T10:12:00Z">
              <w:r w:rsidRPr="00A4489A">
                <w:rPr>
                  <w:rFonts w:ascii="Times New Roman" w:hAnsi="Times New Roman" w:cs="Times New Roman" w:hint="eastAsia"/>
                  <w:sz w:val="18"/>
                  <w:szCs w:val="18"/>
                </w:rPr>
                <w:t xml:space="preserve">　</w:t>
              </w:r>
            </w:ins>
          </w:p>
        </w:tc>
        <w:tc>
          <w:tcPr>
            <w:tcW w:w="952" w:type="dxa"/>
            <w:gridSpan w:val="2"/>
            <w:noWrap/>
            <w:vAlign w:val="center"/>
            <w:hideMark/>
          </w:tcPr>
          <w:p w:rsidR="00974CC1" w:rsidRPr="00A4489A" w:rsidRDefault="00974CC1" w:rsidP="00A96FA9">
            <w:pPr>
              <w:spacing w:after="120"/>
              <w:jc w:val="right"/>
              <w:rPr>
                <w:ins w:id="2065" w:author="WANG" w:date="2014-01-15T10:12:00Z"/>
                <w:rFonts w:ascii="Times New Roman" w:hAnsi="Times New Roman" w:cs="Times New Roman"/>
                <w:sz w:val="18"/>
                <w:szCs w:val="18"/>
              </w:rPr>
            </w:pPr>
          </w:p>
        </w:tc>
        <w:tc>
          <w:tcPr>
            <w:tcW w:w="621" w:type="dxa"/>
            <w:noWrap/>
            <w:vAlign w:val="center"/>
            <w:hideMark/>
          </w:tcPr>
          <w:p w:rsidR="00974CC1" w:rsidRPr="00A4489A" w:rsidRDefault="00974CC1" w:rsidP="00A96FA9">
            <w:pPr>
              <w:spacing w:after="120"/>
              <w:jc w:val="right"/>
              <w:rPr>
                <w:ins w:id="2066" w:author="WANG" w:date="2014-01-15T10:12:00Z"/>
                <w:rFonts w:ascii="Times New Roman" w:hAnsi="Times New Roman" w:cs="Times New Roman"/>
                <w:sz w:val="18"/>
                <w:szCs w:val="18"/>
              </w:rPr>
            </w:pPr>
            <w:ins w:id="2067" w:author="WANG" w:date="2014-01-15T10:12:00Z">
              <w:r w:rsidRPr="00A4489A">
                <w:rPr>
                  <w:rFonts w:ascii="Times New Roman" w:hAnsi="Times New Roman" w:cs="Times New Roman" w:hint="eastAsia"/>
                  <w:sz w:val="18"/>
                  <w:szCs w:val="18"/>
                </w:rPr>
                <w:t xml:space="preserve">　</w:t>
              </w:r>
            </w:ins>
          </w:p>
        </w:tc>
        <w:tc>
          <w:tcPr>
            <w:tcW w:w="1189" w:type="dxa"/>
            <w:noWrap/>
            <w:vAlign w:val="center"/>
            <w:hideMark/>
          </w:tcPr>
          <w:p w:rsidR="00974CC1" w:rsidRPr="00A4489A" w:rsidRDefault="00974CC1" w:rsidP="00A96FA9">
            <w:pPr>
              <w:spacing w:after="120"/>
              <w:jc w:val="right"/>
              <w:rPr>
                <w:ins w:id="2068" w:author="WANG" w:date="2014-01-15T10:12:00Z"/>
                <w:rFonts w:ascii="Times New Roman" w:hAnsi="Times New Roman" w:cs="Times New Roman"/>
                <w:sz w:val="18"/>
                <w:szCs w:val="18"/>
              </w:rPr>
            </w:pPr>
          </w:p>
        </w:tc>
        <w:tc>
          <w:tcPr>
            <w:tcW w:w="971" w:type="dxa"/>
            <w:gridSpan w:val="2"/>
            <w:noWrap/>
            <w:vAlign w:val="center"/>
            <w:hideMark/>
          </w:tcPr>
          <w:p w:rsidR="00974CC1" w:rsidRPr="00A4489A" w:rsidRDefault="00974CC1" w:rsidP="00A96FA9">
            <w:pPr>
              <w:spacing w:after="120"/>
              <w:jc w:val="right"/>
              <w:rPr>
                <w:ins w:id="2069" w:author="WANG" w:date="2014-01-15T10:12:00Z"/>
                <w:rFonts w:ascii="Times New Roman" w:hAnsi="Times New Roman" w:cs="Times New Roman"/>
                <w:sz w:val="18"/>
                <w:szCs w:val="18"/>
              </w:rPr>
            </w:pPr>
            <w:ins w:id="2070" w:author="WANG" w:date="2014-01-15T10:12:00Z">
              <w:r w:rsidRPr="00A4489A">
                <w:rPr>
                  <w:rFonts w:ascii="Times New Roman" w:hAnsi="Times New Roman" w:cs="Times New Roman" w:hint="eastAsia"/>
                  <w:sz w:val="18"/>
                  <w:szCs w:val="18"/>
                </w:rPr>
                <w:t xml:space="preserve">　</w:t>
              </w:r>
            </w:ins>
          </w:p>
        </w:tc>
        <w:tc>
          <w:tcPr>
            <w:tcW w:w="621" w:type="dxa"/>
            <w:noWrap/>
            <w:vAlign w:val="center"/>
            <w:hideMark/>
          </w:tcPr>
          <w:p w:rsidR="00974CC1" w:rsidRPr="00A4489A" w:rsidRDefault="00974CC1" w:rsidP="00A96FA9">
            <w:pPr>
              <w:spacing w:after="120"/>
              <w:jc w:val="right"/>
              <w:rPr>
                <w:ins w:id="2071" w:author="WANG" w:date="2014-01-15T10:12:00Z"/>
                <w:rFonts w:ascii="Times New Roman" w:hAnsi="Times New Roman" w:cs="Times New Roman"/>
                <w:sz w:val="18"/>
                <w:szCs w:val="18"/>
              </w:rPr>
            </w:pPr>
          </w:p>
        </w:tc>
      </w:tr>
      <w:tr w:rsidR="00974CC1" w:rsidRPr="00A4489A" w:rsidTr="00974CC1">
        <w:trPr>
          <w:trHeight w:val="270"/>
          <w:ins w:id="2072" w:author="WANG" w:date="2014-01-15T10:12:00Z"/>
        </w:trPr>
        <w:tc>
          <w:tcPr>
            <w:tcW w:w="1888" w:type="dxa"/>
            <w:tcBorders>
              <w:bottom w:val="single" w:sz="4" w:space="0" w:color="auto"/>
            </w:tcBorders>
            <w:noWrap/>
            <w:vAlign w:val="center"/>
            <w:hideMark/>
          </w:tcPr>
          <w:p w:rsidR="00974CC1" w:rsidRPr="00A4489A" w:rsidRDefault="00974CC1" w:rsidP="00A96FA9">
            <w:pPr>
              <w:spacing w:after="120"/>
              <w:jc w:val="right"/>
              <w:rPr>
                <w:ins w:id="2073" w:author="WANG" w:date="2014-01-15T10:12:00Z"/>
                <w:rFonts w:ascii="Times New Roman" w:hAnsi="Times New Roman" w:cs="Times New Roman"/>
                <w:sz w:val="18"/>
                <w:szCs w:val="18"/>
              </w:rPr>
            </w:pPr>
            <w:ins w:id="2074" w:author="WANG" w:date="2014-01-15T10:12:00Z">
              <w:r w:rsidRPr="00A4489A">
                <w:rPr>
                  <w:rFonts w:ascii="Times New Roman" w:hAnsi="Times New Roman" w:cs="Times New Roman" w:hint="eastAsia"/>
                  <w:sz w:val="18"/>
                  <w:szCs w:val="18"/>
                </w:rPr>
                <w:t>Urban Road</w:t>
              </w:r>
            </w:ins>
          </w:p>
        </w:tc>
        <w:tc>
          <w:tcPr>
            <w:tcW w:w="914" w:type="dxa"/>
            <w:tcBorders>
              <w:bottom w:val="single" w:sz="4" w:space="0" w:color="auto"/>
            </w:tcBorders>
            <w:noWrap/>
            <w:vAlign w:val="center"/>
            <w:hideMark/>
          </w:tcPr>
          <w:p w:rsidR="00974CC1" w:rsidRPr="00A4489A" w:rsidRDefault="00B94090" w:rsidP="00A96FA9">
            <w:pPr>
              <w:spacing w:after="120"/>
              <w:jc w:val="right"/>
              <w:rPr>
                <w:ins w:id="2075" w:author="WANG" w:date="2014-01-15T10:12:00Z"/>
                <w:rFonts w:ascii="Times New Roman" w:hAnsi="Times New Roman" w:cs="Times New Roman"/>
                <w:sz w:val="18"/>
                <w:szCs w:val="18"/>
              </w:rPr>
            </w:pPr>
            <w:ins w:id="2076" w:author="WANG" w:date="2014-10-03T11:00:00Z">
              <w:r>
                <w:rPr>
                  <w:rFonts w:ascii="Times New Roman" w:hAnsi="Times New Roman" w:cs="Times New Roman" w:hint="eastAsia"/>
                  <w:sz w:val="18"/>
                  <w:szCs w:val="18"/>
                </w:rPr>
                <w:t>0.003037</w:t>
              </w:r>
            </w:ins>
          </w:p>
        </w:tc>
        <w:tc>
          <w:tcPr>
            <w:tcW w:w="621" w:type="dxa"/>
            <w:gridSpan w:val="2"/>
            <w:tcBorders>
              <w:bottom w:val="single" w:sz="4" w:space="0" w:color="auto"/>
            </w:tcBorders>
            <w:noWrap/>
            <w:vAlign w:val="center"/>
            <w:hideMark/>
          </w:tcPr>
          <w:p w:rsidR="00974CC1" w:rsidRPr="00A4489A" w:rsidRDefault="00B94090" w:rsidP="00A96FA9">
            <w:pPr>
              <w:spacing w:after="120"/>
              <w:jc w:val="right"/>
              <w:rPr>
                <w:ins w:id="2077" w:author="WANG" w:date="2014-01-15T10:12:00Z"/>
                <w:rFonts w:ascii="Times New Roman" w:hAnsi="Times New Roman" w:cs="Times New Roman"/>
                <w:sz w:val="18"/>
                <w:szCs w:val="18"/>
              </w:rPr>
            </w:pPr>
            <w:ins w:id="2078" w:author="WANG" w:date="2014-10-03T11:00:00Z">
              <w:r>
                <w:rPr>
                  <w:rFonts w:ascii="Times New Roman" w:hAnsi="Times New Roman" w:cs="Times New Roman" w:hint="eastAsia"/>
                  <w:sz w:val="18"/>
                  <w:szCs w:val="18"/>
                </w:rPr>
                <w:t>0.002</w:t>
              </w:r>
            </w:ins>
          </w:p>
        </w:tc>
        <w:tc>
          <w:tcPr>
            <w:tcW w:w="1741" w:type="dxa"/>
            <w:tcBorders>
              <w:bottom w:val="single" w:sz="4" w:space="0" w:color="auto"/>
            </w:tcBorders>
            <w:noWrap/>
            <w:vAlign w:val="center"/>
            <w:hideMark/>
          </w:tcPr>
          <w:p w:rsidR="00974CC1" w:rsidRPr="00A4489A" w:rsidRDefault="00974CC1" w:rsidP="00A96FA9">
            <w:pPr>
              <w:spacing w:after="120"/>
              <w:jc w:val="right"/>
              <w:rPr>
                <w:ins w:id="2079" w:author="WANG" w:date="2014-01-15T10:12:00Z"/>
                <w:rFonts w:ascii="Times New Roman" w:hAnsi="Times New Roman" w:cs="Times New Roman"/>
                <w:sz w:val="18"/>
                <w:szCs w:val="18"/>
              </w:rPr>
            </w:pPr>
            <w:ins w:id="2080" w:author="WANG" w:date="2014-01-15T10:12:00Z">
              <w:r w:rsidRPr="00A4489A">
                <w:rPr>
                  <w:rFonts w:ascii="Times New Roman" w:hAnsi="Times New Roman" w:cs="Times New Roman" w:hint="eastAsia"/>
                  <w:sz w:val="18"/>
                  <w:szCs w:val="18"/>
                </w:rPr>
                <w:t xml:space="preserve">　</w:t>
              </w:r>
            </w:ins>
          </w:p>
        </w:tc>
        <w:tc>
          <w:tcPr>
            <w:tcW w:w="952" w:type="dxa"/>
            <w:gridSpan w:val="2"/>
            <w:tcBorders>
              <w:bottom w:val="single" w:sz="4" w:space="0" w:color="auto"/>
            </w:tcBorders>
            <w:noWrap/>
            <w:vAlign w:val="center"/>
            <w:hideMark/>
          </w:tcPr>
          <w:p w:rsidR="00974CC1" w:rsidRPr="00A4489A" w:rsidRDefault="00974CC1" w:rsidP="00A96FA9">
            <w:pPr>
              <w:spacing w:after="120"/>
              <w:jc w:val="right"/>
              <w:rPr>
                <w:ins w:id="2081" w:author="WANG" w:date="2014-01-15T10:12:00Z"/>
                <w:rFonts w:ascii="Times New Roman" w:hAnsi="Times New Roman" w:cs="Times New Roman"/>
                <w:sz w:val="18"/>
                <w:szCs w:val="18"/>
              </w:rPr>
            </w:pPr>
          </w:p>
        </w:tc>
        <w:tc>
          <w:tcPr>
            <w:tcW w:w="621" w:type="dxa"/>
            <w:tcBorders>
              <w:bottom w:val="single" w:sz="4" w:space="0" w:color="auto"/>
            </w:tcBorders>
            <w:noWrap/>
            <w:vAlign w:val="center"/>
            <w:hideMark/>
          </w:tcPr>
          <w:p w:rsidR="00974CC1" w:rsidRPr="00A4489A" w:rsidRDefault="00974CC1" w:rsidP="00A96FA9">
            <w:pPr>
              <w:spacing w:after="120"/>
              <w:jc w:val="right"/>
              <w:rPr>
                <w:ins w:id="2082" w:author="WANG" w:date="2014-01-15T10:12:00Z"/>
                <w:rFonts w:ascii="Times New Roman" w:hAnsi="Times New Roman" w:cs="Times New Roman"/>
                <w:sz w:val="18"/>
                <w:szCs w:val="18"/>
              </w:rPr>
            </w:pPr>
            <w:ins w:id="2083" w:author="WANG" w:date="2014-01-15T10:12:00Z">
              <w:r w:rsidRPr="00A4489A">
                <w:rPr>
                  <w:rFonts w:ascii="Times New Roman" w:hAnsi="Times New Roman" w:cs="Times New Roman" w:hint="eastAsia"/>
                  <w:sz w:val="18"/>
                  <w:szCs w:val="18"/>
                </w:rPr>
                <w:t xml:space="preserve">　</w:t>
              </w:r>
            </w:ins>
          </w:p>
        </w:tc>
        <w:tc>
          <w:tcPr>
            <w:tcW w:w="1189" w:type="dxa"/>
            <w:tcBorders>
              <w:bottom w:val="single" w:sz="4" w:space="0" w:color="auto"/>
            </w:tcBorders>
            <w:noWrap/>
            <w:vAlign w:val="center"/>
            <w:hideMark/>
          </w:tcPr>
          <w:p w:rsidR="00974CC1" w:rsidRPr="00A4489A" w:rsidRDefault="00974CC1" w:rsidP="00A96FA9">
            <w:pPr>
              <w:spacing w:after="120"/>
              <w:jc w:val="right"/>
              <w:rPr>
                <w:ins w:id="2084" w:author="WANG" w:date="2014-01-15T10:12:00Z"/>
                <w:rFonts w:ascii="Times New Roman" w:hAnsi="Times New Roman" w:cs="Times New Roman"/>
                <w:sz w:val="18"/>
                <w:szCs w:val="18"/>
              </w:rPr>
            </w:pPr>
          </w:p>
        </w:tc>
        <w:tc>
          <w:tcPr>
            <w:tcW w:w="971" w:type="dxa"/>
            <w:gridSpan w:val="2"/>
            <w:tcBorders>
              <w:bottom w:val="single" w:sz="4" w:space="0" w:color="auto"/>
            </w:tcBorders>
            <w:noWrap/>
            <w:vAlign w:val="center"/>
            <w:hideMark/>
          </w:tcPr>
          <w:p w:rsidR="00974CC1" w:rsidRPr="00A4489A" w:rsidRDefault="00974CC1" w:rsidP="00A96FA9">
            <w:pPr>
              <w:spacing w:after="120"/>
              <w:jc w:val="right"/>
              <w:rPr>
                <w:ins w:id="2085" w:author="WANG" w:date="2014-01-15T10:12:00Z"/>
                <w:rFonts w:ascii="Times New Roman" w:hAnsi="Times New Roman" w:cs="Times New Roman"/>
                <w:sz w:val="18"/>
                <w:szCs w:val="18"/>
              </w:rPr>
            </w:pPr>
            <w:ins w:id="2086" w:author="WANG" w:date="2014-01-15T10:12:00Z">
              <w:r w:rsidRPr="00A4489A">
                <w:rPr>
                  <w:rFonts w:ascii="Times New Roman" w:hAnsi="Times New Roman" w:cs="Times New Roman" w:hint="eastAsia"/>
                  <w:sz w:val="18"/>
                  <w:szCs w:val="18"/>
                </w:rPr>
                <w:t xml:space="preserve">　</w:t>
              </w:r>
            </w:ins>
          </w:p>
        </w:tc>
        <w:tc>
          <w:tcPr>
            <w:tcW w:w="621" w:type="dxa"/>
            <w:tcBorders>
              <w:bottom w:val="single" w:sz="4" w:space="0" w:color="auto"/>
            </w:tcBorders>
            <w:noWrap/>
            <w:vAlign w:val="center"/>
            <w:hideMark/>
          </w:tcPr>
          <w:p w:rsidR="00974CC1" w:rsidRPr="00A4489A" w:rsidRDefault="00974CC1" w:rsidP="00A96FA9">
            <w:pPr>
              <w:spacing w:after="120"/>
              <w:jc w:val="right"/>
              <w:rPr>
                <w:ins w:id="2087" w:author="WANG" w:date="2014-01-15T10:12:00Z"/>
                <w:rFonts w:ascii="Times New Roman" w:hAnsi="Times New Roman" w:cs="Times New Roman"/>
                <w:sz w:val="18"/>
                <w:szCs w:val="18"/>
              </w:rPr>
            </w:pPr>
          </w:p>
        </w:tc>
      </w:tr>
      <w:tr w:rsidR="00974CC1" w:rsidRPr="0040197A" w:rsidTr="00974CC1">
        <w:trPr>
          <w:trHeight w:val="270"/>
          <w:ins w:id="2088" w:author="WANG" w:date="2014-01-15T10:12:00Z"/>
        </w:trPr>
        <w:tc>
          <w:tcPr>
            <w:tcW w:w="3423" w:type="dxa"/>
            <w:gridSpan w:val="4"/>
            <w:tcBorders>
              <w:top w:val="single" w:sz="4" w:space="0" w:color="auto"/>
            </w:tcBorders>
            <w:noWrap/>
            <w:vAlign w:val="center"/>
            <w:hideMark/>
          </w:tcPr>
          <w:p w:rsidR="00974CC1" w:rsidRPr="0040197A" w:rsidRDefault="00974CC1" w:rsidP="00A96FA9">
            <w:pPr>
              <w:spacing w:after="120"/>
              <w:jc w:val="center"/>
              <w:rPr>
                <w:ins w:id="2089" w:author="WANG" w:date="2014-01-15T10:12:00Z"/>
                <w:rFonts w:ascii="Times New Roman" w:hAnsi="Times New Roman" w:cs="Times New Roman"/>
                <w:b/>
                <w:sz w:val="18"/>
                <w:szCs w:val="18"/>
              </w:rPr>
            </w:pPr>
            <w:ins w:id="2090" w:author="WANG" w:date="2014-01-15T10:12:00Z">
              <w:r w:rsidRPr="0040197A">
                <w:rPr>
                  <w:rFonts w:ascii="Times New Roman" w:hAnsi="Times New Roman" w:cs="Times New Roman" w:hint="eastAsia"/>
                  <w:b/>
                  <w:sz w:val="18"/>
                  <w:szCs w:val="18"/>
                </w:rPr>
                <w:t>Traffic separation</w:t>
              </w:r>
            </w:ins>
          </w:p>
        </w:tc>
        <w:tc>
          <w:tcPr>
            <w:tcW w:w="3314" w:type="dxa"/>
            <w:gridSpan w:val="4"/>
            <w:tcBorders>
              <w:top w:val="single" w:sz="4" w:space="0" w:color="auto"/>
            </w:tcBorders>
            <w:noWrap/>
            <w:vAlign w:val="center"/>
            <w:hideMark/>
          </w:tcPr>
          <w:p w:rsidR="00974CC1" w:rsidRPr="0040197A" w:rsidRDefault="00974CC1" w:rsidP="00A96FA9">
            <w:pPr>
              <w:spacing w:after="120"/>
              <w:jc w:val="center"/>
              <w:rPr>
                <w:ins w:id="2091" w:author="WANG" w:date="2014-01-15T10:12:00Z"/>
                <w:rFonts w:ascii="Times New Roman" w:hAnsi="Times New Roman" w:cs="Times New Roman"/>
                <w:b/>
                <w:sz w:val="18"/>
                <w:szCs w:val="18"/>
              </w:rPr>
            </w:pPr>
            <w:ins w:id="2092" w:author="WANG" w:date="2014-01-15T10:12:00Z">
              <w:r w:rsidRPr="0040197A">
                <w:rPr>
                  <w:rFonts w:ascii="Times New Roman" w:hAnsi="Times New Roman" w:cs="Times New Roman" w:hint="eastAsia"/>
                  <w:b/>
                  <w:sz w:val="18"/>
                  <w:szCs w:val="18"/>
                </w:rPr>
                <w:t>Accident location</w:t>
              </w:r>
            </w:ins>
          </w:p>
        </w:tc>
        <w:tc>
          <w:tcPr>
            <w:tcW w:w="2781" w:type="dxa"/>
            <w:gridSpan w:val="4"/>
            <w:tcBorders>
              <w:top w:val="single" w:sz="4" w:space="0" w:color="auto"/>
            </w:tcBorders>
            <w:noWrap/>
            <w:vAlign w:val="center"/>
            <w:hideMark/>
          </w:tcPr>
          <w:p w:rsidR="00974CC1" w:rsidRPr="0040197A" w:rsidRDefault="00974CC1" w:rsidP="00A96FA9">
            <w:pPr>
              <w:spacing w:after="120"/>
              <w:jc w:val="center"/>
              <w:rPr>
                <w:ins w:id="2093" w:author="WANG" w:date="2014-01-15T10:12:00Z"/>
                <w:rFonts w:ascii="Times New Roman" w:hAnsi="Times New Roman" w:cs="Times New Roman"/>
                <w:b/>
                <w:sz w:val="18"/>
                <w:szCs w:val="18"/>
              </w:rPr>
            </w:pPr>
            <w:ins w:id="2094" w:author="WANG" w:date="2014-01-15T10:12:00Z">
              <w:r w:rsidRPr="0040197A">
                <w:rPr>
                  <w:rFonts w:ascii="Times New Roman" w:hAnsi="Times New Roman" w:cs="Times New Roman" w:hint="eastAsia"/>
                  <w:b/>
                  <w:sz w:val="18"/>
                  <w:szCs w:val="18"/>
                </w:rPr>
                <w:t>Accident time of the day</w:t>
              </w:r>
            </w:ins>
          </w:p>
        </w:tc>
      </w:tr>
      <w:tr w:rsidR="00974CC1" w:rsidRPr="0040197A" w:rsidTr="00974CC1">
        <w:trPr>
          <w:trHeight w:val="270"/>
          <w:ins w:id="2095" w:author="WANG" w:date="2014-01-15T10:12:00Z"/>
        </w:trPr>
        <w:tc>
          <w:tcPr>
            <w:tcW w:w="1888" w:type="dxa"/>
            <w:tcBorders>
              <w:bottom w:val="single" w:sz="4" w:space="0" w:color="auto"/>
            </w:tcBorders>
            <w:noWrap/>
            <w:vAlign w:val="center"/>
            <w:hideMark/>
          </w:tcPr>
          <w:p w:rsidR="00974CC1" w:rsidRPr="0040197A" w:rsidRDefault="00974CC1" w:rsidP="00A96FA9">
            <w:pPr>
              <w:spacing w:after="120"/>
              <w:jc w:val="right"/>
              <w:rPr>
                <w:ins w:id="2096" w:author="WANG" w:date="2014-01-15T10:12:00Z"/>
                <w:rFonts w:ascii="Times New Roman" w:hAnsi="Times New Roman" w:cs="Times New Roman"/>
                <w:b/>
                <w:i/>
                <w:sz w:val="18"/>
                <w:szCs w:val="18"/>
              </w:rPr>
            </w:pPr>
            <w:ins w:id="2097" w:author="WANG" w:date="2014-01-15T10:12:00Z">
              <w:r w:rsidRPr="0040197A">
                <w:rPr>
                  <w:rFonts w:ascii="Times New Roman" w:hAnsi="Times New Roman" w:cs="Times New Roman" w:hint="eastAsia"/>
                  <w:b/>
                  <w:i/>
                  <w:sz w:val="18"/>
                  <w:szCs w:val="18"/>
                </w:rPr>
                <w:t xml:space="preserve">　</w:t>
              </w:r>
            </w:ins>
          </w:p>
        </w:tc>
        <w:tc>
          <w:tcPr>
            <w:tcW w:w="914" w:type="dxa"/>
            <w:tcBorders>
              <w:bottom w:val="single" w:sz="4" w:space="0" w:color="auto"/>
            </w:tcBorders>
            <w:noWrap/>
            <w:vAlign w:val="center"/>
            <w:hideMark/>
          </w:tcPr>
          <w:p w:rsidR="00974CC1" w:rsidRPr="0040197A" w:rsidRDefault="00974CC1" w:rsidP="00A96FA9">
            <w:pPr>
              <w:spacing w:after="120"/>
              <w:jc w:val="right"/>
              <w:rPr>
                <w:ins w:id="2098" w:author="WANG" w:date="2014-01-15T10:12:00Z"/>
                <w:rFonts w:ascii="Times New Roman" w:hAnsi="Times New Roman" w:cs="Times New Roman"/>
                <w:b/>
                <w:i/>
                <w:sz w:val="18"/>
                <w:szCs w:val="18"/>
              </w:rPr>
            </w:pPr>
            <w:ins w:id="2099" w:author="WANG" w:date="2014-01-15T10:12:00Z">
              <w:r w:rsidRPr="0040197A">
                <w:rPr>
                  <w:rFonts w:ascii="Times New Roman" w:hAnsi="Times New Roman" w:cs="Times New Roman" w:hint="eastAsia"/>
                  <w:b/>
                  <w:i/>
                  <w:sz w:val="18"/>
                  <w:szCs w:val="18"/>
                </w:rPr>
                <w:t>a</w:t>
              </w:r>
            </w:ins>
          </w:p>
        </w:tc>
        <w:tc>
          <w:tcPr>
            <w:tcW w:w="621" w:type="dxa"/>
            <w:gridSpan w:val="2"/>
            <w:tcBorders>
              <w:bottom w:val="single" w:sz="4" w:space="0" w:color="auto"/>
            </w:tcBorders>
            <w:noWrap/>
            <w:vAlign w:val="center"/>
            <w:hideMark/>
          </w:tcPr>
          <w:p w:rsidR="00974CC1" w:rsidRPr="0040197A" w:rsidRDefault="00974CC1" w:rsidP="00A96FA9">
            <w:pPr>
              <w:spacing w:after="120"/>
              <w:jc w:val="right"/>
              <w:rPr>
                <w:ins w:id="2100" w:author="WANG" w:date="2014-01-15T10:12:00Z"/>
                <w:rFonts w:ascii="Times New Roman" w:hAnsi="Times New Roman" w:cs="Times New Roman"/>
                <w:b/>
                <w:i/>
                <w:sz w:val="18"/>
                <w:szCs w:val="18"/>
              </w:rPr>
            </w:pPr>
            <w:ins w:id="2101" w:author="WANG" w:date="2014-01-15T10:12:00Z">
              <w:r w:rsidRPr="0040197A">
                <w:rPr>
                  <w:rFonts w:ascii="Times New Roman" w:hAnsi="Times New Roman" w:cs="Times New Roman" w:hint="eastAsia"/>
                  <w:b/>
                  <w:i/>
                  <w:sz w:val="18"/>
                  <w:szCs w:val="18"/>
                </w:rPr>
                <w:t>p</w:t>
              </w:r>
            </w:ins>
          </w:p>
        </w:tc>
        <w:tc>
          <w:tcPr>
            <w:tcW w:w="1741" w:type="dxa"/>
            <w:tcBorders>
              <w:bottom w:val="single" w:sz="4" w:space="0" w:color="auto"/>
            </w:tcBorders>
            <w:noWrap/>
            <w:vAlign w:val="center"/>
            <w:hideMark/>
          </w:tcPr>
          <w:p w:rsidR="00974CC1" w:rsidRPr="0040197A" w:rsidRDefault="00974CC1" w:rsidP="00A96FA9">
            <w:pPr>
              <w:spacing w:after="120"/>
              <w:jc w:val="right"/>
              <w:rPr>
                <w:ins w:id="2102" w:author="WANG" w:date="2014-01-15T10:12:00Z"/>
                <w:rFonts w:ascii="Times New Roman" w:hAnsi="Times New Roman" w:cs="Times New Roman"/>
                <w:b/>
                <w:i/>
                <w:sz w:val="18"/>
                <w:szCs w:val="18"/>
              </w:rPr>
            </w:pPr>
            <w:ins w:id="2103" w:author="WANG" w:date="2014-01-15T10:12:00Z">
              <w:r w:rsidRPr="0040197A">
                <w:rPr>
                  <w:rFonts w:ascii="Times New Roman" w:hAnsi="Times New Roman" w:cs="Times New Roman" w:hint="eastAsia"/>
                  <w:b/>
                  <w:i/>
                  <w:sz w:val="18"/>
                  <w:szCs w:val="18"/>
                </w:rPr>
                <w:t xml:space="preserve">　</w:t>
              </w:r>
            </w:ins>
          </w:p>
        </w:tc>
        <w:tc>
          <w:tcPr>
            <w:tcW w:w="952" w:type="dxa"/>
            <w:gridSpan w:val="2"/>
            <w:tcBorders>
              <w:bottom w:val="single" w:sz="4" w:space="0" w:color="auto"/>
            </w:tcBorders>
            <w:noWrap/>
            <w:vAlign w:val="center"/>
            <w:hideMark/>
          </w:tcPr>
          <w:p w:rsidR="00974CC1" w:rsidRPr="0040197A" w:rsidRDefault="00974CC1" w:rsidP="00A96FA9">
            <w:pPr>
              <w:spacing w:after="120"/>
              <w:jc w:val="right"/>
              <w:rPr>
                <w:ins w:id="2104" w:author="WANG" w:date="2014-01-15T10:12:00Z"/>
                <w:rFonts w:ascii="Times New Roman" w:hAnsi="Times New Roman" w:cs="Times New Roman"/>
                <w:b/>
                <w:i/>
                <w:sz w:val="18"/>
                <w:szCs w:val="18"/>
              </w:rPr>
            </w:pPr>
            <w:ins w:id="2105" w:author="WANG" w:date="2014-01-15T10:12:00Z">
              <w:r w:rsidRPr="0040197A">
                <w:rPr>
                  <w:rFonts w:ascii="Times New Roman" w:hAnsi="Times New Roman" w:cs="Times New Roman" w:hint="eastAsia"/>
                  <w:b/>
                  <w:i/>
                  <w:sz w:val="18"/>
                  <w:szCs w:val="18"/>
                </w:rPr>
                <w:t>a</w:t>
              </w:r>
            </w:ins>
          </w:p>
        </w:tc>
        <w:tc>
          <w:tcPr>
            <w:tcW w:w="621" w:type="dxa"/>
            <w:tcBorders>
              <w:bottom w:val="single" w:sz="4" w:space="0" w:color="auto"/>
            </w:tcBorders>
            <w:noWrap/>
            <w:vAlign w:val="center"/>
            <w:hideMark/>
          </w:tcPr>
          <w:p w:rsidR="00974CC1" w:rsidRPr="0040197A" w:rsidRDefault="00974CC1" w:rsidP="00A96FA9">
            <w:pPr>
              <w:spacing w:after="120"/>
              <w:jc w:val="right"/>
              <w:rPr>
                <w:ins w:id="2106" w:author="WANG" w:date="2014-01-15T10:12:00Z"/>
                <w:rFonts w:ascii="Times New Roman" w:hAnsi="Times New Roman" w:cs="Times New Roman"/>
                <w:b/>
                <w:i/>
                <w:sz w:val="18"/>
                <w:szCs w:val="18"/>
              </w:rPr>
            </w:pPr>
            <w:ins w:id="2107" w:author="WANG" w:date="2014-01-15T10:12:00Z">
              <w:r w:rsidRPr="0040197A">
                <w:rPr>
                  <w:rFonts w:ascii="Times New Roman" w:hAnsi="Times New Roman" w:cs="Times New Roman" w:hint="eastAsia"/>
                  <w:b/>
                  <w:i/>
                  <w:sz w:val="18"/>
                  <w:szCs w:val="18"/>
                </w:rPr>
                <w:t>p</w:t>
              </w:r>
            </w:ins>
          </w:p>
        </w:tc>
        <w:tc>
          <w:tcPr>
            <w:tcW w:w="1189" w:type="dxa"/>
            <w:tcBorders>
              <w:bottom w:val="single" w:sz="4" w:space="0" w:color="auto"/>
            </w:tcBorders>
            <w:noWrap/>
            <w:vAlign w:val="center"/>
            <w:hideMark/>
          </w:tcPr>
          <w:p w:rsidR="00974CC1" w:rsidRPr="0040197A" w:rsidRDefault="00974CC1" w:rsidP="00A96FA9">
            <w:pPr>
              <w:spacing w:after="120"/>
              <w:jc w:val="right"/>
              <w:rPr>
                <w:ins w:id="2108" w:author="WANG" w:date="2014-01-15T10:12:00Z"/>
                <w:rFonts w:ascii="Times New Roman" w:hAnsi="Times New Roman" w:cs="Times New Roman"/>
                <w:b/>
                <w:i/>
                <w:sz w:val="18"/>
                <w:szCs w:val="18"/>
              </w:rPr>
            </w:pPr>
            <w:ins w:id="2109" w:author="WANG" w:date="2014-01-15T10:12:00Z">
              <w:r w:rsidRPr="0040197A">
                <w:rPr>
                  <w:rFonts w:ascii="Times New Roman" w:hAnsi="Times New Roman" w:cs="Times New Roman" w:hint="eastAsia"/>
                  <w:b/>
                  <w:i/>
                  <w:sz w:val="18"/>
                  <w:szCs w:val="18"/>
                </w:rPr>
                <w:t xml:space="preserve">　</w:t>
              </w:r>
            </w:ins>
          </w:p>
        </w:tc>
        <w:tc>
          <w:tcPr>
            <w:tcW w:w="971" w:type="dxa"/>
            <w:gridSpan w:val="2"/>
            <w:tcBorders>
              <w:bottom w:val="single" w:sz="4" w:space="0" w:color="auto"/>
            </w:tcBorders>
            <w:noWrap/>
            <w:vAlign w:val="center"/>
            <w:hideMark/>
          </w:tcPr>
          <w:p w:rsidR="00974CC1" w:rsidRPr="0040197A" w:rsidRDefault="00974CC1" w:rsidP="00A96FA9">
            <w:pPr>
              <w:spacing w:after="120"/>
              <w:jc w:val="right"/>
              <w:rPr>
                <w:ins w:id="2110" w:author="WANG" w:date="2014-01-15T10:12:00Z"/>
                <w:rFonts w:ascii="Times New Roman" w:hAnsi="Times New Roman" w:cs="Times New Roman"/>
                <w:b/>
                <w:i/>
                <w:sz w:val="18"/>
                <w:szCs w:val="18"/>
              </w:rPr>
            </w:pPr>
            <w:ins w:id="2111" w:author="WANG" w:date="2014-01-15T10:12:00Z">
              <w:r w:rsidRPr="0040197A">
                <w:rPr>
                  <w:rFonts w:ascii="Times New Roman" w:hAnsi="Times New Roman" w:cs="Times New Roman" w:hint="eastAsia"/>
                  <w:b/>
                  <w:i/>
                  <w:sz w:val="18"/>
                  <w:szCs w:val="18"/>
                </w:rPr>
                <w:t>a</w:t>
              </w:r>
            </w:ins>
          </w:p>
        </w:tc>
        <w:tc>
          <w:tcPr>
            <w:tcW w:w="621" w:type="dxa"/>
            <w:tcBorders>
              <w:bottom w:val="single" w:sz="4" w:space="0" w:color="auto"/>
            </w:tcBorders>
            <w:noWrap/>
            <w:vAlign w:val="center"/>
            <w:hideMark/>
          </w:tcPr>
          <w:p w:rsidR="00974CC1" w:rsidRPr="0040197A" w:rsidRDefault="00974CC1" w:rsidP="00A96FA9">
            <w:pPr>
              <w:spacing w:after="120"/>
              <w:jc w:val="right"/>
              <w:rPr>
                <w:ins w:id="2112" w:author="WANG" w:date="2014-01-15T10:12:00Z"/>
                <w:rFonts w:ascii="Times New Roman" w:hAnsi="Times New Roman" w:cs="Times New Roman"/>
                <w:b/>
                <w:i/>
                <w:sz w:val="18"/>
                <w:szCs w:val="18"/>
              </w:rPr>
            </w:pPr>
            <w:ins w:id="2113" w:author="WANG" w:date="2014-01-15T10:12:00Z">
              <w:r w:rsidRPr="0040197A">
                <w:rPr>
                  <w:rFonts w:ascii="Times New Roman" w:hAnsi="Times New Roman" w:cs="Times New Roman" w:hint="eastAsia"/>
                  <w:b/>
                  <w:i/>
                  <w:sz w:val="18"/>
                  <w:szCs w:val="18"/>
                </w:rPr>
                <w:t>p</w:t>
              </w:r>
            </w:ins>
          </w:p>
        </w:tc>
      </w:tr>
      <w:tr w:rsidR="00974CC1" w:rsidRPr="00A4489A" w:rsidTr="00974CC1">
        <w:trPr>
          <w:trHeight w:val="270"/>
          <w:ins w:id="2114" w:author="WANG" w:date="2014-01-15T10:12:00Z"/>
        </w:trPr>
        <w:tc>
          <w:tcPr>
            <w:tcW w:w="1888" w:type="dxa"/>
            <w:tcBorders>
              <w:top w:val="single" w:sz="4" w:space="0" w:color="auto"/>
            </w:tcBorders>
            <w:noWrap/>
            <w:vAlign w:val="center"/>
            <w:hideMark/>
          </w:tcPr>
          <w:p w:rsidR="00974CC1" w:rsidRPr="00A4489A" w:rsidRDefault="00974CC1" w:rsidP="00A96FA9">
            <w:pPr>
              <w:spacing w:after="120"/>
              <w:jc w:val="right"/>
              <w:rPr>
                <w:ins w:id="2115" w:author="WANG" w:date="2014-01-15T10:12:00Z"/>
                <w:rFonts w:ascii="Times New Roman" w:hAnsi="Times New Roman" w:cs="Times New Roman"/>
                <w:sz w:val="18"/>
                <w:szCs w:val="18"/>
              </w:rPr>
            </w:pPr>
            <w:ins w:id="2116" w:author="WANG" w:date="2014-01-15T10:12:00Z">
              <w:r w:rsidRPr="00A4489A">
                <w:rPr>
                  <w:rFonts w:ascii="Times New Roman" w:hAnsi="Times New Roman" w:cs="Times New Roman" w:hint="eastAsia"/>
                  <w:sz w:val="18"/>
                  <w:szCs w:val="18"/>
                </w:rPr>
                <w:t>Mixed</w:t>
              </w:r>
            </w:ins>
          </w:p>
        </w:tc>
        <w:tc>
          <w:tcPr>
            <w:tcW w:w="914" w:type="dxa"/>
            <w:tcBorders>
              <w:top w:val="single" w:sz="4" w:space="0" w:color="auto"/>
            </w:tcBorders>
            <w:noWrap/>
            <w:vAlign w:val="center"/>
            <w:hideMark/>
          </w:tcPr>
          <w:p w:rsidR="00974CC1" w:rsidRPr="00A4489A" w:rsidRDefault="00671D15" w:rsidP="00A96FA9">
            <w:pPr>
              <w:spacing w:after="120"/>
              <w:jc w:val="right"/>
              <w:rPr>
                <w:ins w:id="2117" w:author="WANG" w:date="2014-01-15T10:12:00Z"/>
                <w:rFonts w:ascii="Times New Roman" w:hAnsi="Times New Roman" w:cs="Times New Roman"/>
                <w:sz w:val="18"/>
                <w:szCs w:val="18"/>
              </w:rPr>
            </w:pPr>
            <w:ins w:id="2118" w:author="WANG" w:date="2014-10-03T11:09:00Z">
              <w:r>
                <w:rPr>
                  <w:rFonts w:ascii="Times New Roman" w:hAnsi="Times New Roman" w:cs="Times New Roman" w:hint="eastAsia"/>
                  <w:sz w:val="18"/>
                  <w:szCs w:val="18"/>
                </w:rPr>
                <w:t>0.002681</w:t>
              </w:r>
            </w:ins>
          </w:p>
        </w:tc>
        <w:tc>
          <w:tcPr>
            <w:tcW w:w="621" w:type="dxa"/>
            <w:gridSpan w:val="2"/>
            <w:tcBorders>
              <w:top w:val="single" w:sz="4" w:space="0" w:color="auto"/>
            </w:tcBorders>
            <w:noWrap/>
            <w:vAlign w:val="center"/>
            <w:hideMark/>
          </w:tcPr>
          <w:p w:rsidR="00974CC1" w:rsidRPr="00A4489A" w:rsidRDefault="00671D15" w:rsidP="00A96FA9">
            <w:pPr>
              <w:spacing w:after="120"/>
              <w:jc w:val="right"/>
              <w:rPr>
                <w:ins w:id="2119" w:author="WANG" w:date="2014-01-15T10:12:00Z"/>
                <w:rFonts w:ascii="Times New Roman" w:hAnsi="Times New Roman" w:cs="Times New Roman"/>
                <w:sz w:val="18"/>
                <w:szCs w:val="18"/>
              </w:rPr>
            </w:pPr>
            <w:ins w:id="2120" w:author="WANG" w:date="2014-10-03T11:09:00Z">
              <w:r>
                <w:rPr>
                  <w:rFonts w:ascii="Times New Roman" w:hAnsi="Times New Roman" w:cs="Times New Roman" w:hint="eastAsia"/>
                  <w:sz w:val="18"/>
                  <w:szCs w:val="18"/>
                </w:rPr>
                <w:t>0.001</w:t>
              </w:r>
            </w:ins>
          </w:p>
        </w:tc>
        <w:tc>
          <w:tcPr>
            <w:tcW w:w="1741" w:type="dxa"/>
            <w:tcBorders>
              <w:top w:val="single" w:sz="4" w:space="0" w:color="auto"/>
            </w:tcBorders>
            <w:noWrap/>
            <w:vAlign w:val="center"/>
            <w:hideMark/>
          </w:tcPr>
          <w:p w:rsidR="00974CC1" w:rsidRPr="00A4489A" w:rsidRDefault="00974CC1" w:rsidP="00A96FA9">
            <w:pPr>
              <w:spacing w:after="120"/>
              <w:jc w:val="right"/>
              <w:rPr>
                <w:ins w:id="2121" w:author="WANG" w:date="2014-01-15T10:12:00Z"/>
                <w:rFonts w:ascii="Times New Roman" w:hAnsi="Times New Roman" w:cs="Times New Roman"/>
                <w:sz w:val="18"/>
                <w:szCs w:val="18"/>
              </w:rPr>
            </w:pPr>
            <w:ins w:id="2122" w:author="WANG" w:date="2014-01-15T10:12:00Z">
              <w:r w:rsidRPr="00A4489A">
                <w:rPr>
                  <w:rFonts w:ascii="Times New Roman" w:hAnsi="Times New Roman" w:cs="Times New Roman" w:hint="eastAsia"/>
                  <w:sz w:val="18"/>
                  <w:szCs w:val="18"/>
                </w:rPr>
                <w:t>Motorway</w:t>
              </w:r>
            </w:ins>
          </w:p>
        </w:tc>
        <w:tc>
          <w:tcPr>
            <w:tcW w:w="952" w:type="dxa"/>
            <w:gridSpan w:val="2"/>
            <w:tcBorders>
              <w:top w:val="single" w:sz="4" w:space="0" w:color="auto"/>
            </w:tcBorders>
            <w:noWrap/>
            <w:vAlign w:val="center"/>
            <w:hideMark/>
          </w:tcPr>
          <w:p w:rsidR="00974CC1" w:rsidRPr="00A4489A" w:rsidRDefault="00671D15" w:rsidP="00A96FA9">
            <w:pPr>
              <w:spacing w:after="120"/>
              <w:jc w:val="right"/>
              <w:rPr>
                <w:ins w:id="2123" w:author="WANG" w:date="2014-01-15T10:12:00Z"/>
                <w:rFonts w:ascii="Times New Roman" w:hAnsi="Times New Roman" w:cs="Times New Roman"/>
                <w:sz w:val="18"/>
                <w:szCs w:val="18"/>
              </w:rPr>
            </w:pPr>
            <w:ins w:id="2124" w:author="WANG" w:date="2014-10-03T11:10:00Z">
              <w:r>
                <w:rPr>
                  <w:rFonts w:ascii="Times New Roman" w:hAnsi="Times New Roman" w:cs="Times New Roman" w:hint="eastAsia"/>
                  <w:sz w:val="18"/>
                  <w:szCs w:val="18"/>
                </w:rPr>
                <w:t>0.006582</w:t>
              </w:r>
            </w:ins>
          </w:p>
        </w:tc>
        <w:tc>
          <w:tcPr>
            <w:tcW w:w="621" w:type="dxa"/>
            <w:tcBorders>
              <w:top w:val="single" w:sz="4" w:space="0" w:color="auto"/>
            </w:tcBorders>
            <w:noWrap/>
            <w:vAlign w:val="center"/>
            <w:hideMark/>
          </w:tcPr>
          <w:p w:rsidR="00671D15" w:rsidRPr="00A4489A" w:rsidRDefault="00671D15" w:rsidP="00671D15">
            <w:pPr>
              <w:spacing w:after="120"/>
              <w:jc w:val="right"/>
              <w:rPr>
                <w:ins w:id="2125" w:author="WANG" w:date="2014-01-15T10:12:00Z"/>
                <w:rFonts w:ascii="Times New Roman" w:hAnsi="Times New Roman" w:cs="Times New Roman"/>
                <w:sz w:val="18"/>
                <w:szCs w:val="18"/>
              </w:rPr>
              <w:pPrChange w:id="2126" w:author="WANG" w:date="2014-10-03T11:10:00Z">
                <w:pPr>
                  <w:spacing w:after="120"/>
                  <w:jc w:val="right"/>
                </w:pPr>
              </w:pPrChange>
            </w:pPr>
            <w:ins w:id="2127" w:author="WANG" w:date="2014-10-03T11:10:00Z">
              <w:r>
                <w:rPr>
                  <w:rFonts w:ascii="Times New Roman" w:hAnsi="Times New Roman" w:cs="Times New Roman" w:hint="eastAsia"/>
                  <w:sz w:val="18"/>
                  <w:szCs w:val="18"/>
                </w:rPr>
                <w:t>0.000</w:t>
              </w:r>
            </w:ins>
          </w:p>
        </w:tc>
        <w:tc>
          <w:tcPr>
            <w:tcW w:w="1189" w:type="dxa"/>
            <w:tcBorders>
              <w:top w:val="single" w:sz="4" w:space="0" w:color="auto"/>
            </w:tcBorders>
            <w:noWrap/>
            <w:vAlign w:val="center"/>
            <w:hideMark/>
          </w:tcPr>
          <w:p w:rsidR="00974CC1" w:rsidRPr="00A4489A" w:rsidRDefault="00974CC1" w:rsidP="00A96FA9">
            <w:pPr>
              <w:spacing w:after="120"/>
              <w:jc w:val="right"/>
              <w:rPr>
                <w:ins w:id="2128" w:author="WANG" w:date="2014-01-15T10:12:00Z"/>
                <w:rFonts w:ascii="Times New Roman" w:hAnsi="Times New Roman" w:cs="Times New Roman"/>
                <w:sz w:val="18"/>
                <w:szCs w:val="18"/>
              </w:rPr>
            </w:pPr>
            <w:ins w:id="2129" w:author="WANG" w:date="2014-01-15T10:12:00Z">
              <w:r w:rsidRPr="00A4489A">
                <w:rPr>
                  <w:rFonts w:ascii="Times New Roman" w:hAnsi="Times New Roman" w:cs="Times New Roman" w:hint="eastAsia"/>
                  <w:sz w:val="18"/>
                  <w:szCs w:val="18"/>
                </w:rPr>
                <w:t>22:00-01:59</w:t>
              </w:r>
            </w:ins>
          </w:p>
        </w:tc>
        <w:tc>
          <w:tcPr>
            <w:tcW w:w="971" w:type="dxa"/>
            <w:gridSpan w:val="2"/>
            <w:tcBorders>
              <w:top w:val="single" w:sz="4" w:space="0" w:color="auto"/>
            </w:tcBorders>
            <w:noWrap/>
            <w:vAlign w:val="center"/>
            <w:hideMark/>
          </w:tcPr>
          <w:p w:rsidR="00974CC1" w:rsidRPr="00A4489A" w:rsidRDefault="00B72164" w:rsidP="00A96FA9">
            <w:pPr>
              <w:spacing w:after="120"/>
              <w:jc w:val="right"/>
              <w:rPr>
                <w:ins w:id="2130" w:author="WANG" w:date="2014-01-15T10:12:00Z"/>
                <w:rFonts w:ascii="Times New Roman" w:hAnsi="Times New Roman" w:cs="Times New Roman"/>
                <w:sz w:val="18"/>
                <w:szCs w:val="18"/>
              </w:rPr>
            </w:pPr>
            <w:ins w:id="2131" w:author="WANG" w:date="2014-10-03T11:15:00Z">
              <w:r>
                <w:rPr>
                  <w:rFonts w:ascii="Times New Roman" w:hAnsi="Times New Roman" w:cs="Times New Roman" w:hint="eastAsia"/>
                  <w:sz w:val="18"/>
                  <w:szCs w:val="18"/>
                </w:rPr>
                <w:t>0.005963</w:t>
              </w:r>
            </w:ins>
          </w:p>
        </w:tc>
        <w:tc>
          <w:tcPr>
            <w:tcW w:w="621" w:type="dxa"/>
            <w:tcBorders>
              <w:top w:val="single" w:sz="4" w:space="0" w:color="auto"/>
            </w:tcBorders>
            <w:noWrap/>
            <w:vAlign w:val="center"/>
            <w:hideMark/>
          </w:tcPr>
          <w:p w:rsidR="00974CC1" w:rsidRPr="00A4489A" w:rsidRDefault="00974CC1" w:rsidP="00A96FA9">
            <w:pPr>
              <w:spacing w:after="120"/>
              <w:jc w:val="right"/>
              <w:rPr>
                <w:ins w:id="2132" w:author="WANG" w:date="2014-01-15T10:12:00Z"/>
                <w:rFonts w:ascii="Times New Roman" w:hAnsi="Times New Roman" w:cs="Times New Roman"/>
                <w:sz w:val="18"/>
                <w:szCs w:val="18"/>
              </w:rPr>
            </w:pPr>
            <w:ins w:id="2133" w:author="WANG" w:date="2014-01-15T10:12:00Z">
              <w:r w:rsidRPr="00022D4C">
                <w:rPr>
                  <w:rFonts w:ascii="Times New Roman" w:hAnsi="Times New Roman" w:cs="Times New Roman" w:hint="eastAsia"/>
                  <w:sz w:val="18"/>
                  <w:szCs w:val="18"/>
                </w:rPr>
                <w:t>0.000</w:t>
              </w:r>
            </w:ins>
          </w:p>
        </w:tc>
      </w:tr>
      <w:tr w:rsidR="00974CC1" w:rsidRPr="00A4489A" w:rsidTr="00974CC1">
        <w:trPr>
          <w:trHeight w:val="270"/>
          <w:ins w:id="2134" w:author="WANG" w:date="2014-01-15T10:12:00Z"/>
        </w:trPr>
        <w:tc>
          <w:tcPr>
            <w:tcW w:w="1888" w:type="dxa"/>
            <w:noWrap/>
            <w:vAlign w:val="center"/>
            <w:hideMark/>
          </w:tcPr>
          <w:p w:rsidR="00974CC1" w:rsidRPr="00A4489A" w:rsidRDefault="00974CC1" w:rsidP="00A96FA9">
            <w:pPr>
              <w:spacing w:after="120"/>
              <w:jc w:val="right"/>
              <w:rPr>
                <w:ins w:id="2135" w:author="WANG" w:date="2014-01-15T10:12:00Z"/>
                <w:rFonts w:ascii="Times New Roman" w:hAnsi="Times New Roman" w:cs="Times New Roman"/>
                <w:sz w:val="18"/>
                <w:szCs w:val="18"/>
              </w:rPr>
            </w:pPr>
            <w:ins w:id="2136" w:author="WANG" w:date="2014-01-15T10:12:00Z">
              <w:r w:rsidRPr="00A4489A">
                <w:rPr>
                  <w:rFonts w:ascii="Times New Roman" w:hAnsi="Times New Roman" w:cs="Times New Roman" w:hint="eastAsia"/>
                  <w:sz w:val="18"/>
                  <w:szCs w:val="18"/>
                </w:rPr>
                <w:t>Separated directions</w:t>
              </w:r>
            </w:ins>
          </w:p>
        </w:tc>
        <w:tc>
          <w:tcPr>
            <w:tcW w:w="914" w:type="dxa"/>
            <w:noWrap/>
            <w:vAlign w:val="center"/>
            <w:hideMark/>
          </w:tcPr>
          <w:p w:rsidR="00974CC1" w:rsidRPr="00A4489A" w:rsidRDefault="00671D15" w:rsidP="00A96FA9">
            <w:pPr>
              <w:spacing w:after="120"/>
              <w:jc w:val="right"/>
              <w:rPr>
                <w:ins w:id="2137" w:author="WANG" w:date="2014-01-15T10:12:00Z"/>
                <w:rFonts w:ascii="Times New Roman" w:hAnsi="Times New Roman" w:cs="Times New Roman"/>
                <w:sz w:val="18"/>
                <w:szCs w:val="18"/>
              </w:rPr>
            </w:pPr>
            <w:ins w:id="2138" w:author="WANG" w:date="2014-10-03T11:09:00Z">
              <w:r>
                <w:rPr>
                  <w:rFonts w:ascii="Times New Roman" w:hAnsi="Times New Roman" w:cs="Times New Roman" w:hint="eastAsia"/>
                  <w:sz w:val="18"/>
                  <w:szCs w:val="18"/>
                </w:rPr>
                <w:t>0.007033</w:t>
              </w:r>
            </w:ins>
          </w:p>
        </w:tc>
        <w:tc>
          <w:tcPr>
            <w:tcW w:w="621" w:type="dxa"/>
            <w:gridSpan w:val="2"/>
            <w:noWrap/>
            <w:vAlign w:val="center"/>
            <w:hideMark/>
          </w:tcPr>
          <w:p w:rsidR="00974CC1" w:rsidRPr="00A4489A" w:rsidRDefault="00974CC1" w:rsidP="00A96FA9">
            <w:pPr>
              <w:spacing w:after="120"/>
              <w:jc w:val="right"/>
              <w:rPr>
                <w:ins w:id="2139" w:author="WANG" w:date="2014-01-15T10:12:00Z"/>
                <w:rFonts w:ascii="Times New Roman" w:hAnsi="Times New Roman" w:cs="Times New Roman"/>
                <w:sz w:val="18"/>
                <w:szCs w:val="18"/>
              </w:rPr>
            </w:pPr>
            <w:ins w:id="2140" w:author="WANG" w:date="2014-01-15T10:12:00Z">
              <w:r w:rsidRPr="00022D4C">
                <w:rPr>
                  <w:rFonts w:ascii="Times New Roman" w:hAnsi="Times New Roman" w:cs="Times New Roman" w:hint="eastAsia"/>
                  <w:sz w:val="18"/>
                  <w:szCs w:val="18"/>
                </w:rPr>
                <w:t>0.000</w:t>
              </w:r>
            </w:ins>
          </w:p>
        </w:tc>
        <w:tc>
          <w:tcPr>
            <w:tcW w:w="1741" w:type="dxa"/>
            <w:noWrap/>
            <w:vAlign w:val="center"/>
            <w:hideMark/>
          </w:tcPr>
          <w:p w:rsidR="00974CC1" w:rsidRPr="00A4489A" w:rsidRDefault="00974CC1" w:rsidP="00A96FA9">
            <w:pPr>
              <w:spacing w:after="120"/>
              <w:jc w:val="right"/>
              <w:rPr>
                <w:ins w:id="2141" w:author="WANG" w:date="2014-01-15T10:12:00Z"/>
                <w:rFonts w:ascii="Times New Roman" w:hAnsi="Times New Roman" w:cs="Times New Roman"/>
                <w:sz w:val="18"/>
                <w:szCs w:val="18"/>
              </w:rPr>
            </w:pPr>
            <w:ins w:id="2142" w:author="WANG" w:date="2014-01-15T10:12:00Z">
              <w:r w:rsidRPr="00A4489A">
                <w:rPr>
                  <w:rFonts w:ascii="Times New Roman" w:hAnsi="Times New Roman" w:cs="Times New Roman" w:hint="eastAsia"/>
                  <w:sz w:val="18"/>
                  <w:szCs w:val="18"/>
                </w:rPr>
                <w:t>Mixed Road</w:t>
              </w:r>
            </w:ins>
          </w:p>
        </w:tc>
        <w:tc>
          <w:tcPr>
            <w:tcW w:w="952" w:type="dxa"/>
            <w:gridSpan w:val="2"/>
            <w:noWrap/>
            <w:vAlign w:val="center"/>
            <w:hideMark/>
          </w:tcPr>
          <w:p w:rsidR="00974CC1" w:rsidRPr="00A4489A" w:rsidRDefault="00671D15" w:rsidP="00A96FA9">
            <w:pPr>
              <w:spacing w:after="120"/>
              <w:jc w:val="right"/>
              <w:rPr>
                <w:ins w:id="2143" w:author="WANG" w:date="2014-01-15T10:12:00Z"/>
                <w:rFonts w:ascii="Times New Roman" w:hAnsi="Times New Roman" w:cs="Times New Roman"/>
                <w:sz w:val="18"/>
                <w:szCs w:val="18"/>
              </w:rPr>
            </w:pPr>
            <w:ins w:id="2144" w:author="WANG" w:date="2014-10-03T11:11:00Z">
              <w:r>
                <w:rPr>
                  <w:rFonts w:ascii="Times New Roman" w:hAnsi="Times New Roman" w:cs="Times New Roman" w:hint="eastAsia"/>
                  <w:sz w:val="18"/>
                  <w:szCs w:val="18"/>
                </w:rPr>
                <w:t>0.005963</w:t>
              </w:r>
            </w:ins>
          </w:p>
        </w:tc>
        <w:tc>
          <w:tcPr>
            <w:tcW w:w="621" w:type="dxa"/>
            <w:noWrap/>
            <w:vAlign w:val="center"/>
            <w:hideMark/>
          </w:tcPr>
          <w:p w:rsidR="00974CC1" w:rsidRPr="00A4489A" w:rsidRDefault="00671D15" w:rsidP="00A96FA9">
            <w:pPr>
              <w:spacing w:after="120"/>
              <w:jc w:val="right"/>
              <w:rPr>
                <w:ins w:id="2145" w:author="WANG" w:date="2014-01-15T10:12:00Z"/>
                <w:rFonts w:ascii="Times New Roman" w:hAnsi="Times New Roman" w:cs="Times New Roman"/>
                <w:sz w:val="18"/>
                <w:szCs w:val="18"/>
              </w:rPr>
            </w:pPr>
            <w:ins w:id="2146" w:author="WANG" w:date="2014-10-03T11:11:00Z">
              <w:r>
                <w:rPr>
                  <w:rFonts w:ascii="Times New Roman" w:hAnsi="Times New Roman" w:cs="Times New Roman" w:hint="eastAsia"/>
                  <w:sz w:val="18"/>
                  <w:szCs w:val="18"/>
                </w:rPr>
                <w:t>0.000</w:t>
              </w:r>
            </w:ins>
          </w:p>
        </w:tc>
        <w:tc>
          <w:tcPr>
            <w:tcW w:w="1189" w:type="dxa"/>
            <w:noWrap/>
            <w:vAlign w:val="center"/>
            <w:hideMark/>
          </w:tcPr>
          <w:p w:rsidR="00974CC1" w:rsidRPr="00A4489A" w:rsidRDefault="00974CC1" w:rsidP="00A96FA9">
            <w:pPr>
              <w:spacing w:after="120"/>
              <w:jc w:val="right"/>
              <w:rPr>
                <w:ins w:id="2147" w:author="WANG" w:date="2014-01-15T10:12:00Z"/>
                <w:rFonts w:ascii="Times New Roman" w:hAnsi="Times New Roman" w:cs="Times New Roman"/>
                <w:sz w:val="18"/>
                <w:szCs w:val="18"/>
              </w:rPr>
            </w:pPr>
            <w:ins w:id="2148" w:author="WANG" w:date="2014-01-15T10:12:00Z">
              <w:r w:rsidRPr="00A4489A">
                <w:rPr>
                  <w:rFonts w:ascii="Times New Roman" w:hAnsi="Times New Roman" w:cs="Times New Roman" w:hint="eastAsia"/>
                  <w:sz w:val="18"/>
                  <w:szCs w:val="18"/>
                </w:rPr>
                <w:t>02:00-05:59</w:t>
              </w:r>
            </w:ins>
          </w:p>
        </w:tc>
        <w:tc>
          <w:tcPr>
            <w:tcW w:w="971" w:type="dxa"/>
            <w:gridSpan w:val="2"/>
            <w:noWrap/>
            <w:vAlign w:val="center"/>
            <w:hideMark/>
          </w:tcPr>
          <w:p w:rsidR="00974CC1" w:rsidRPr="00A4489A" w:rsidRDefault="00B72164" w:rsidP="00A96FA9">
            <w:pPr>
              <w:spacing w:after="120"/>
              <w:jc w:val="right"/>
              <w:rPr>
                <w:ins w:id="2149" w:author="WANG" w:date="2014-01-15T10:12:00Z"/>
                <w:rFonts w:ascii="Times New Roman" w:hAnsi="Times New Roman" w:cs="Times New Roman"/>
                <w:sz w:val="18"/>
                <w:szCs w:val="18"/>
              </w:rPr>
            </w:pPr>
            <w:ins w:id="2150" w:author="WANG" w:date="2014-10-03T11:15:00Z">
              <w:r>
                <w:rPr>
                  <w:rFonts w:ascii="Times New Roman" w:hAnsi="Times New Roman" w:cs="Times New Roman" w:hint="eastAsia"/>
                  <w:sz w:val="18"/>
                  <w:szCs w:val="18"/>
                </w:rPr>
                <w:t>0.006844</w:t>
              </w:r>
            </w:ins>
          </w:p>
        </w:tc>
        <w:tc>
          <w:tcPr>
            <w:tcW w:w="621" w:type="dxa"/>
            <w:noWrap/>
            <w:vAlign w:val="center"/>
            <w:hideMark/>
          </w:tcPr>
          <w:p w:rsidR="00974CC1" w:rsidRPr="00A4489A" w:rsidRDefault="00B72164" w:rsidP="00A96FA9">
            <w:pPr>
              <w:spacing w:after="120"/>
              <w:jc w:val="right"/>
              <w:rPr>
                <w:ins w:id="2151" w:author="WANG" w:date="2014-01-15T10:12:00Z"/>
                <w:rFonts w:ascii="Times New Roman" w:hAnsi="Times New Roman" w:cs="Times New Roman"/>
                <w:sz w:val="18"/>
                <w:szCs w:val="18"/>
              </w:rPr>
            </w:pPr>
            <w:ins w:id="2152" w:author="WANG" w:date="2014-10-03T11:15:00Z">
              <w:r>
                <w:rPr>
                  <w:rFonts w:ascii="Times New Roman" w:hAnsi="Times New Roman" w:cs="Times New Roman" w:hint="eastAsia"/>
                  <w:sz w:val="18"/>
                  <w:szCs w:val="18"/>
                </w:rPr>
                <w:t>0.000</w:t>
              </w:r>
            </w:ins>
          </w:p>
        </w:tc>
      </w:tr>
      <w:tr w:rsidR="00974CC1" w:rsidRPr="00A4489A" w:rsidTr="00974CC1">
        <w:trPr>
          <w:trHeight w:val="270"/>
          <w:ins w:id="2153" w:author="WANG" w:date="2014-01-15T10:12:00Z"/>
        </w:trPr>
        <w:tc>
          <w:tcPr>
            <w:tcW w:w="1888" w:type="dxa"/>
            <w:noWrap/>
            <w:vAlign w:val="center"/>
            <w:hideMark/>
          </w:tcPr>
          <w:p w:rsidR="00974CC1" w:rsidRPr="00A4489A" w:rsidRDefault="00974CC1" w:rsidP="00A96FA9">
            <w:pPr>
              <w:spacing w:after="120"/>
              <w:jc w:val="right"/>
              <w:rPr>
                <w:ins w:id="2154" w:author="WANG" w:date="2014-01-15T10:12:00Z"/>
                <w:rFonts w:ascii="Times New Roman" w:hAnsi="Times New Roman" w:cs="Times New Roman"/>
                <w:sz w:val="18"/>
                <w:szCs w:val="18"/>
              </w:rPr>
            </w:pPr>
            <w:ins w:id="2155" w:author="WANG" w:date="2014-01-15T10:12:00Z">
              <w:r w:rsidRPr="00A4489A">
                <w:rPr>
                  <w:rFonts w:ascii="Times New Roman" w:hAnsi="Times New Roman" w:cs="Times New Roman" w:hint="eastAsia"/>
                  <w:sz w:val="18"/>
                  <w:szCs w:val="18"/>
                </w:rPr>
                <w:t>Separated vehicles</w:t>
              </w:r>
            </w:ins>
          </w:p>
        </w:tc>
        <w:tc>
          <w:tcPr>
            <w:tcW w:w="914" w:type="dxa"/>
            <w:noWrap/>
            <w:vAlign w:val="center"/>
            <w:hideMark/>
          </w:tcPr>
          <w:p w:rsidR="00974CC1" w:rsidRPr="00A4489A" w:rsidRDefault="00671D15" w:rsidP="00A96FA9">
            <w:pPr>
              <w:spacing w:after="120"/>
              <w:jc w:val="right"/>
              <w:rPr>
                <w:ins w:id="2156" w:author="WANG" w:date="2014-01-15T10:12:00Z"/>
                <w:rFonts w:ascii="Times New Roman" w:hAnsi="Times New Roman" w:cs="Times New Roman"/>
                <w:sz w:val="18"/>
                <w:szCs w:val="18"/>
              </w:rPr>
            </w:pPr>
            <w:ins w:id="2157" w:author="WANG" w:date="2014-10-03T11:09:00Z">
              <w:r>
                <w:rPr>
                  <w:rFonts w:ascii="Times New Roman" w:hAnsi="Times New Roman" w:cs="Times New Roman" w:hint="eastAsia"/>
                  <w:sz w:val="18"/>
                  <w:szCs w:val="18"/>
                </w:rPr>
                <w:t>0.001297</w:t>
              </w:r>
            </w:ins>
          </w:p>
        </w:tc>
        <w:tc>
          <w:tcPr>
            <w:tcW w:w="621" w:type="dxa"/>
            <w:gridSpan w:val="2"/>
            <w:noWrap/>
            <w:vAlign w:val="center"/>
            <w:hideMark/>
          </w:tcPr>
          <w:p w:rsidR="00974CC1" w:rsidRPr="00A4489A" w:rsidRDefault="00671D15" w:rsidP="00A96FA9">
            <w:pPr>
              <w:spacing w:after="120"/>
              <w:jc w:val="right"/>
              <w:rPr>
                <w:ins w:id="2158" w:author="WANG" w:date="2014-01-15T10:12:00Z"/>
                <w:rFonts w:ascii="Times New Roman" w:hAnsi="Times New Roman" w:cs="Times New Roman"/>
                <w:sz w:val="18"/>
                <w:szCs w:val="18"/>
              </w:rPr>
            </w:pPr>
            <w:ins w:id="2159" w:author="WANG" w:date="2014-10-03T11:09:00Z">
              <w:r>
                <w:rPr>
                  <w:rFonts w:ascii="Times New Roman" w:hAnsi="Times New Roman" w:cs="Times New Roman" w:hint="eastAsia"/>
                  <w:sz w:val="18"/>
                  <w:szCs w:val="18"/>
                </w:rPr>
                <w:t>0.137</w:t>
              </w:r>
            </w:ins>
          </w:p>
        </w:tc>
        <w:tc>
          <w:tcPr>
            <w:tcW w:w="1741" w:type="dxa"/>
            <w:noWrap/>
            <w:vAlign w:val="center"/>
            <w:hideMark/>
          </w:tcPr>
          <w:p w:rsidR="00974CC1" w:rsidRPr="00A4489A" w:rsidRDefault="00974CC1" w:rsidP="00A96FA9">
            <w:pPr>
              <w:spacing w:after="120"/>
              <w:jc w:val="right"/>
              <w:rPr>
                <w:ins w:id="2160" w:author="WANG" w:date="2014-01-15T10:12:00Z"/>
                <w:rFonts w:ascii="Times New Roman" w:hAnsi="Times New Roman" w:cs="Times New Roman"/>
                <w:sz w:val="18"/>
                <w:szCs w:val="18"/>
              </w:rPr>
            </w:pPr>
          </w:p>
        </w:tc>
        <w:tc>
          <w:tcPr>
            <w:tcW w:w="952" w:type="dxa"/>
            <w:gridSpan w:val="2"/>
            <w:noWrap/>
            <w:vAlign w:val="center"/>
            <w:hideMark/>
          </w:tcPr>
          <w:p w:rsidR="00974CC1" w:rsidRPr="00A4489A" w:rsidRDefault="00974CC1" w:rsidP="00A96FA9">
            <w:pPr>
              <w:spacing w:after="120"/>
              <w:jc w:val="right"/>
              <w:rPr>
                <w:ins w:id="2161" w:author="WANG" w:date="2014-01-15T10:12:00Z"/>
                <w:rFonts w:ascii="Times New Roman" w:hAnsi="Times New Roman" w:cs="Times New Roman"/>
                <w:sz w:val="18"/>
                <w:szCs w:val="18"/>
              </w:rPr>
            </w:pPr>
            <w:ins w:id="2162" w:author="WANG" w:date="2014-01-15T10:12:00Z">
              <w:r w:rsidRPr="00A4489A">
                <w:rPr>
                  <w:rFonts w:ascii="Times New Roman" w:hAnsi="Times New Roman" w:cs="Times New Roman" w:hint="eastAsia"/>
                  <w:sz w:val="18"/>
                  <w:szCs w:val="18"/>
                </w:rPr>
                <w:t xml:space="preserve">　</w:t>
              </w:r>
            </w:ins>
          </w:p>
        </w:tc>
        <w:tc>
          <w:tcPr>
            <w:tcW w:w="621" w:type="dxa"/>
            <w:noWrap/>
            <w:vAlign w:val="center"/>
            <w:hideMark/>
          </w:tcPr>
          <w:p w:rsidR="00974CC1" w:rsidRPr="00A4489A" w:rsidRDefault="00974CC1" w:rsidP="00A96FA9">
            <w:pPr>
              <w:spacing w:after="120"/>
              <w:jc w:val="right"/>
              <w:rPr>
                <w:ins w:id="2163" w:author="WANG" w:date="2014-01-15T10:12:00Z"/>
                <w:rFonts w:ascii="Times New Roman" w:hAnsi="Times New Roman" w:cs="Times New Roman"/>
                <w:sz w:val="18"/>
                <w:szCs w:val="18"/>
              </w:rPr>
            </w:pPr>
          </w:p>
        </w:tc>
        <w:tc>
          <w:tcPr>
            <w:tcW w:w="1189" w:type="dxa"/>
            <w:noWrap/>
            <w:vAlign w:val="center"/>
            <w:hideMark/>
          </w:tcPr>
          <w:p w:rsidR="00974CC1" w:rsidRPr="00A4489A" w:rsidRDefault="00974CC1" w:rsidP="00A96FA9">
            <w:pPr>
              <w:spacing w:after="120"/>
              <w:jc w:val="right"/>
              <w:rPr>
                <w:ins w:id="2164" w:author="WANG" w:date="2014-01-15T10:12:00Z"/>
                <w:rFonts w:ascii="Times New Roman" w:hAnsi="Times New Roman" w:cs="Times New Roman"/>
                <w:sz w:val="18"/>
                <w:szCs w:val="18"/>
              </w:rPr>
            </w:pPr>
            <w:ins w:id="2165" w:author="WANG" w:date="2014-01-15T10:12:00Z">
              <w:r w:rsidRPr="00A4489A">
                <w:rPr>
                  <w:rFonts w:ascii="Times New Roman" w:hAnsi="Times New Roman" w:cs="Times New Roman" w:hint="eastAsia"/>
                  <w:sz w:val="18"/>
                  <w:szCs w:val="18"/>
                </w:rPr>
                <w:t>06:00-09:59</w:t>
              </w:r>
            </w:ins>
          </w:p>
        </w:tc>
        <w:tc>
          <w:tcPr>
            <w:tcW w:w="971" w:type="dxa"/>
            <w:gridSpan w:val="2"/>
            <w:noWrap/>
            <w:vAlign w:val="center"/>
            <w:hideMark/>
          </w:tcPr>
          <w:p w:rsidR="00974CC1" w:rsidRPr="00A4489A" w:rsidRDefault="00B72164" w:rsidP="00A96FA9">
            <w:pPr>
              <w:spacing w:after="120"/>
              <w:jc w:val="right"/>
              <w:rPr>
                <w:ins w:id="2166" w:author="WANG" w:date="2014-01-15T10:12:00Z"/>
                <w:rFonts w:ascii="Times New Roman" w:hAnsi="Times New Roman" w:cs="Times New Roman"/>
                <w:sz w:val="18"/>
                <w:szCs w:val="18"/>
              </w:rPr>
            </w:pPr>
            <w:ins w:id="2167" w:author="WANG" w:date="2014-10-03T11:15:00Z">
              <w:r>
                <w:rPr>
                  <w:rFonts w:ascii="Times New Roman" w:hAnsi="Times New Roman" w:cs="Times New Roman" w:hint="eastAsia"/>
                  <w:sz w:val="18"/>
                  <w:szCs w:val="18"/>
                </w:rPr>
                <w:t>0.003468</w:t>
              </w:r>
            </w:ins>
          </w:p>
        </w:tc>
        <w:tc>
          <w:tcPr>
            <w:tcW w:w="621" w:type="dxa"/>
            <w:noWrap/>
            <w:vAlign w:val="center"/>
            <w:hideMark/>
          </w:tcPr>
          <w:p w:rsidR="00974CC1" w:rsidRPr="00A4489A" w:rsidRDefault="00B72164" w:rsidP="00A96FA9">
            <w:pPr>
              <w:spacing w:after="120"/>
              <w:jc w:val="right"/>
              <w:rPr>
                <w:ins w:id="2168" w:author="WANG" w:date="2014-01-15T10:12:00Z"/>
                <w:rFonts w:ascii="Times New Roman" w:hAnsi="Times New Roman" w:cs="Times New Roman"/>
                <w:sz w:val="18"/>
                <w:szCs w:val="18"/>
              </w:rPr>
            </w:pPr>
            <w:ins w:id="2169" w:author="WANG" w:date="2014-10-03T11:15:00Z">
              <w:r>
                <w:rPr>
                  <w:rFonts w:ascii="Times New Roman" w:hAnsi="Times New Roman" w:cs="Times New Roman" w:hint="eastAsia"/>
                  <w:sz w:val="18"/>
                  <w:szCs w:val="18"/>
                </w:rPr>
                <w:t>0.000</w:t>
              </w:r>
            </w:ins>
          </w:p>
        </w:tc>
      </w:tr>
      <w:tr w:rsidR="00974CC1" w:rsidRPr="00A4489A" w:rsidTr="00974CC1">
        <w:trPr>
          <w:trHeight w:val="270"/>
          <w:ins w:id="2170" w:author="WANG" w:date="2014-01-15T10:12:00Z"/>
        </w:trPr>
        <w:tc>
          <w:tcPr>
            <w:tcW w:w="1888" w:type="dxa"/>
            <w:noWrap/>
            <w:vAlign w:val="center"/>
            <w:hideMark/>
          </w:tcPr>
          <w:p w:rsidR="00974CC1" w:rsidRPr="00A4489A" w:rsidRDefault="00974CC1" w:rsidP="00A96FA9">
            <w:pPr>
              <w:spacing w:after="120"/>
              <w:jc w:val="right"/>
              <w:rPr>
                <w:ins w:id="2171" w:author="WANG" w:date="2014-01-15T10:12:00Z"/>
                <w:rFonts w:ascii="Times New Roman" w:hAnsi="Times New Roman" w:cs="Times New Roman"/>
                <w:sz w:val="18"/>
                <w:szCs w:val="18"/>
              </w:rPr>
            </w:pPr>
            <w:ins w:id="2172" w:author="WANG" w:date="2014-01-15T10:12:00Z">
              <w:r w:rsidRPr="00A4489A">
                <w:rPr>
                  <w:rFonts w:ascii="Times New Roman" w:hAnsi="Times New Roman" w:cs="Times New Roman" w:hint="eastAsia"/>
                  <w:sz w:val="18"/>
                  <w:szCs w:val="18"/>
                </w:rPr>
                <w:t>Separated directions and vehicles</w:t>
              </w:r>
            </w:ins>
          </w:p>
        </w:tc>
        <w:tc>
          <w:tcPr>
            <w:tcW w:w="914" w:type="dxa"/>
            <w:noWrap/>
            <w:vAlign w:val="center"/>
            <w:hideMark/>
          </w:tcPr>
          <w:p w:rsidR="00974CC1" w:rsidRPr="00A4489A" w:rsidRDefault="00671D15" w:rsidP="00A96FA9">
            <w:pPr>
              <w:spacing w:after="120"/>
              <w:jc w:val="right"/>
              <w:rPr>
                <w:ins w:id="2173" w:author="WANG" w:date="2014-01-15T10:12:00Z"/>
                <w:rFonts w:ascii="Times New Roman" w:hAnsi="Times New Roman" w:cs="Times New Roman"/>
                <w:sz w:val="18"/>
                <w:szCs w:val="18"/>
              </w:rPr>
            </w:pPr>
            <w:ins w:id="2174" w:author="WANG" w:date="2014-10-03T11:09:00Z">
              <w:r>
                <w:rPr>
                  <w:rFonts w:ascii="Times New Roman" w:hAnsi="Times New Roman" w:cs="Times New Roman" w:hint="eastAsia"/>
                  <w:sz w:val="18"/>
                  <w:szCs w:val="18"/>
                </w:rPr>
                <w:t>0.002450</w:t>
              </w:r>
            </w:ins>
          </w:p>
        </w:tc>
        <w:tc>
          <w:tcPr>
            <w:tcW w:w="621" w:type="dxa"/>
            <w:gridSpan w:val="2"/>
            <w:noWrap/>
            <w:vAlign w:val="center"/>
            <w:hideMark/>
          </w:tcPr>
          <w:p w:rsidR="00974CC1" w:rsidRPr="00A4489A" w:rsidRDefault="00671D15" w:rsidP="00A96FA9">
            <w:pPr>
              <w:spacing w:after="120"/>
              <w:jc w:val="right"/>
              <w:rPr>
                <w:ins w:id="2175" w:author="WANG" w:date="2014-01-15T10:12:00Z"/>
                <w:rFonts w:ascii="Times New Roman" w:hAnsi="Times New Roman" w:cs="Times New Roman"/>
                <w:sz w:val="18"/>
                <w:szCs w:val="18"/>
              </w:rPr>
            </w:pPr>
            <w:ins w:id="2176" w:author="WANG" w:date="2014-10-03T11:09:00Z">
              <w:r>
                <w:rPr>
                  <w:rFonts w:ascii="Times New Roman" w:hAnsi="Times New Roman" w:cs="Times New Roman" w:hint="eastAsia"/>
                  <w:sz w:val="18"/>
                  <w:szCs w:val="18"/>
                </w:rPr>
                <w:t>0.006</w:t>
              </w:r>
            </w:ins>
          </w:p>
        </w:tc>
        <w:tc>
          <w:tcPr>
            <w:tcW w:w="1741" w:type="dxa"/>
            <w:noWrap/>
            <w:vAlign w:val="center"/>
            <w:hideMark/>
          </w:tcPr>
          <w:p w:rsidR="00974CC1" w:rsidRPr="00A4489A" w:rsidRDefault="00974CC1" w:rsidP="00A96FA9">
            <w:pPr>
              <w:spacing w:after="120"/>
              <w:jc w:val="right"/>
              <w:rPr>
                <w:ins w:id="2177" w:author="WANG" w:date="2014-01-15T10:12:00Z"/>
                <w:rFonts w:ascii="Times New Roman" w:hAnsi="Times New Roman" w:cs="Times New Roman"/>
                <w:sz w:val="18"/>
                <w:szCs w:val="18"/>
              </w:rPr>
            </w:pPr>
          </w:p>
        </w:tc>
        <w:tc>
          <w:tcPr>
            <w:tcW w:w="952" w:type="dxa"/>
            <w:gridSpan w:val="2"/>
            <w:noWrap/>
            <w:vAlign w:val="center"/>
            <w:hideMark/>
          </w:tcPr>
          <w:p w:rsidR="00974CC1" w:rsidRPr="00A4489A" w:rsidRDefault="00974CC1" w:rsidP="00A96FA9">
            <w:pPr>
              <w:spacing w:after="120"/>
              <w:jc w:val="right"/>
              <w:rPr>
                <w:ins w:id="2178" w:author="WANG" w:date="2014-01-15T10:12:00Z"/>
                <w:rFonts w:ascii="Times New Roman" w:hAnsi="Times New Roman" w:cs="Times New Roman"/>
                <w:sz w:val="18"/>
                <w:szCs w:val="18"/>
              </w:rPr>
            </w:pPr>
            <w:ins w:id="2179" w:author="WANG" w:date="2014-01-15T10:12:00Z">
              <w:r w:rsidRPr="00A4489A">
                <w:rPr>
                  <w:rFonts w:ascii="Times New Roman" w:hAnsi="Times New Roman" w:cs="Times New Roman" w:hint="eastAsia"/>
                  <w:sz w:val="18"/>
                  <w:szCs w:val="18"/>
                </w:rPr>
                <w:t xml:space="preserve">　</w:t>
              </w:r>
            </w:ins>
          </w:p>
        </w:tc>
        <w:tc>
          <w:tcPr>
            <w:tcW w:w="621" w:type="dxa"/>
            <w:noWrap/>
            <w:vAlign w:val="center"/>
            <w:hideMark/>
          </w:tcPr>
          <w:p w:rsidR="00974CC1" w:rsidRPr="00A4489A" w:rsidRDefault="00974CC1" w:rsidP="00A96FA9">
            <w:pPr>
              <w:spacing w:after="120"/>
              <w:jc w:val="right"/>
              <w:rPr>
                <w:ins w:id="2180" w:author="WANG" w:date="2014-01-15T10:12:00Z"/>
                <w:rFonts w:ascii="Times New Roman" w:hAnsi="Times New Roman" w:cs="Times New Roman"/>
                <w:sz w:val="18"/>
                <w:szCs w:val="18"/>
              </w:rPr>
            </w:pPr>
          </w:p>
        </w:tc>
        <w:tc>
          <w:tcPr>
            <w:tcW w:w="1189" w:type="dxa"/>
            <w:noWrap/>
            <w:vAlign w:val="center"/>
            <w:hideMark/>
          </w:tcPr>
          <w:p w:rsidR="00974CC1" w:rsidRPr="00A4489A" w:rsidRDefault="00974CC1" w:rsidP="00A96FA9">
            <w:pPr>
              <w:spacing w:after="120"/>
              <w:jc w:val="right"/>
              <w:rPr>
                <w:ins w:id="2181" w:author="WANG" w:date="2014-01-15T10:12:00Z"/>
                <w:rFonts w:ascii="Times New Roman" w:hAnsi="Times New Roman" w:cs="Times New Roman"/>
                <w:sz w:val="18"/>
                <w:szCs w:val="18"/>
              </w:rPr>
            </w:pPr>
            <w:ins w:id="2182" w:author="WANG" w:date="2014-01-15T10:12:00Z">
              <w:r w:rsidRPr="00A4489A">
                <w:rPr>
                  <w:rFonts w:ascii="Times New Roman" w:hAnsi="Times New Roman" w:cs="Times New Roman" w:hint="eastAsia"/>
                  <w:sz w:val="18"/>
                  <w:szCs w:val="18"/>
                </w:rPr>
                <w:t>10:00-13:59</w:t>
              </w:r>
            </w:ins>
          </w:p>
        </w:tc>
        <w:tc>
          <w:tcPr>
            <w:tcW w:w="971" w:type="dxa"/>
            <w:gridSpan w:val="2"/>
            <w:noWrap/>
            <w:vAlign w:val="center"/>
            <w:hideMark/>
          </w:tcPr>
          <w:p w:rsidR="00974CC1" w:rsidRPr="00A4489A" w:rsidRDefault="00B72164" w:rsidP="00A96FA9">
            <w:pPr>
              <w:spacing w:after="120"/>
              <w:jc w:val="right"/>
              <w:rPr>
                <w:ins w:id="2183" w:author="WANG" w:date="2014-01-15T10:12:00Z"/>
                <w:rFonts w:ascii="Times New Roman" w:hAnsi="Times New Roman" w:cs="Times New Roman"/>
                <w:sz w:val="18"/>
                <w:szCs w:val="18"/>
              </w:rPr>
            </w:pPr>
            <w:ins w:id="2184" w:author="WANG" w:date="2014-10-03T11:15:00Z">
              <w:r>
                <w:rPr>
                  <w:rFonts w:ascii="Times New Roman" w:hAnsi="Times New Roman" w:cs="Times New Roman" w:hint="eastAsia"/>
                  <w:sz w:val="18"/>
                  <w:szCs w:val="18"/>
                </w:rPr>
                <w:t>0.002955</w:t>
              </w:r>
            </w:ins>
          </w:p>
        </w:tc>
        <w:tc>
          <w:tcPr>
            <w:tcW w:w="621" w:type="dxa"/>
            <w:noWrap/>
            <w:vAlign w:val="center"/>
            <w:hideMark/>
          </w:tcPr>
          <w:p w:rsidR="00974CC1" w:rsidRPr="00A4489A" w:rsidRDefault="00B72164" w:rsidP="00A96FA9">
            <w:pPr>
              <w:spacing w:after="120"/>
              <w:jc w:val="right"/>
              <w:rPr>
                <w:ins w:id="2185" w:author="WANG" w:date="2014-01-15T10:12:00Z"/>
                <w:rFonts w:ascii="Times New Roman" w:hAnsi="Times New Roman" w:cs="Times New Roman"/>
                <w:sz w:val="18"/>
                <w:szCs w:val="18"/>
              </w:rPr>
            </w:pPr>
            <w:ins w:id="2186" w:author="WANG" w:date="2014-10-03T11:15:00Z">
              <w:r>
                <w:rPr>
                  <w:rFonts w:ascii="Times New Roman" w:hAnsi="Times New Roman" w:cs="Times New Roman" w:hint="eastAsia"/>
                  <w:sz w:val="18"/>
                  <w:szCs w:val="18"/>
                </w:rPr>
                <w:t>0.000</w:t>
              </w:r>
            </w:ins>
          </w:p>
        </w:tc>
      </w:tr>
      <w:tr w:rsidR="00974CC1" w:rsidRPr="00A4489A" w:rsidTr="00974CC1">
        <w:trPr>
          <w:trHeight w:val="270"/>
          <w:ins w:id="2187" w:author="WANG" w:date="2014-01-15T10:12:00Z"/>
        </w:trPr>
        <w:tc>
          <w:tcPr>
            <w:tcW w:w="1888" w:type="dxa"/>
            <w:noWrap/>
            <w:vAlign w:val="center"/>
            <w:hideMark/>
          </w:tcPr>
          <w:p w:rsidR="00974CC1" w:rsidRPr="00A4489A" w:rsidRDefault="00974CC1" w:rsidP="00A96FA9">
            <w:pPr>
              <w:spacing w:after="120"/>
              <w:jc w:val="right"/>
              <w:rPr>
                <w:ins w:id="2188" w:author="WANG" w:date="2014-01-15T10:12:00Z"/>
                <w:rFonts w:ascii="Times New Roman" w:hAnsi="Times New Roman" w:cs="Times New Roman"/>
                <w:sz w:val="18"/>
                <w:szCs w:val="18"/>
              </w:rPr>
            </w:pPr>
            <w:ins w:id="2189" w:author="WANG" w:date="2014-01-15T10:12:00Z">
              <w:r w:rsidRPr="00A4489A">
                <w:rPr>
                  <w:rFonts w:ascii="Times New Roman" w:hAnsi="Times New Roman" w:cs="Times New Roman" w:hint="eastAsia"/>
                  <w:sz w:val="18"/>
                  <w:szCs w:val="18"/>
                </w:rPr>
                <w:t xml:space="preserve">　</w:t>
              </w:r>
            </w:ins>
          </w:p>
        </w:tc>
        <w:tc>
          <w:tcPr>
            <w:tcW w:w="914" w:type="dxa"/>
            <w:noWrap/>
            <w:vAlign w:val="center"/>
            <w:hideMark/>
          </w:tcPr>
          <w:p w:rsidR="00974CC1" w:rsidRPr="00A4489A" w:rsidRDefault="00974CC1" w:rsidP="00A96FA9">
            <w:pPr>
              <w:spacing w:after="120"/>
              <w:jc w:val="right"/>
              <w:rPr>
                <w:ins w:id="2190" w:author="WANG" w:date="2014-01-15T10:12:00Z"/>
                <w:rFonts w:ascii="Times New Roman" w:hAnsi="Times New Roman" w:cs="Times New Roman"/>
                <w:sz w:val="18"/>
                <w:szCs w:val="18"/>
              </w:rPr>
            </w:pPr>
          </w:p>
        </w:tc>
        <w:tc>
          <w:tcPr>
            <w:tcW w:w="621" w:type="dxa"/>
            <w:gridSpan w:val="2"/>
            <w:noWrap/>
            <w:vAlign w:val="center"/>
            <w:hideMark/>
          </w:tcPr>
          <w:p w:rsidR="00974CC1" w:rsidRPr="00A4489A" w:rsidRDefault="00974CC1" w:rsidP="00A96FA9">
            <w:pPr>
              <w:spacing w:after="120"/>
              <w:jc w:val="right"/>
              <w:rPr>
                <w:ins w:id="2191" w:author="WANG" w:date="2014-01-15T10:12:00Z"/>
                <w:rFonts w:ascii="Times New Roman" w:hAnsi="Times New Roman" w:cs="Times New Roman"/>
                <w:sz w:val="18"/>
                <w:szCs w:val="18"/>
              </w:rPr>
            </w:pPr>
            <w:ins w:id="2192" w:author="WANG" w:date="2014-01-15T10:12:00Z">
              <w:r w:rsidRPr="00A4489A">
                <w:rPr>
                  <w:rFonts w:ascii="Times New Roman" w:hAnsi="Times New Roman" w:cs="Times New Roman" w:hint="eastAsia"/>
                  <w:sz w:val="18"/>
                  <w:szCs w:val="18"/>
                </w:rPr>
                <w:t xml:space="preserve">　</w:t>
              </w:r>
            </w:ins>
          </w:p>
        </w:tc>
        <w:tc>
          <w:tcPr>
            <w:tcW w:w="1741" w:type="dxa"/>
            <w:noWrap/>
            <w:vAlign w:val="center"/>
            <w:hideMark/>
          </w:tcPr>
          <w:p w:rsidR="00974CC1" w:rsidRPr="00A4489A" w:rsidRDefault="00974CC1" w:rsidP="00A96FA9">
            <w:pPr>
              <w:spacing w:after="120"/>
              <w:jc w:val="right"/>
              <w:rPr>
                <w:ins w:id="2193" w:author="WANG" w:date="2014-01-15T10:12:00Z"/>
                <w:rFonts w:ascii="Times New Roman" w:hAnsi="Times New Roman" w:cs="Times New Roman"/>
                <w:sz w:val="18"/>
                <w:szCs w:val="18"/>
              </w:rPr>
            </w:pPr>
          </w:p>
        </w:tc>
        <w:tc>
          <w:tcPr>
            <w:tcW w:w="952" w:type="dxa"/>
            <w:gridSpan w:val="2"/>
            <w:noWrap/>
            <w:vAlign w:val="center"/>
            <w:hideMark/>
          </w:tcPr>
          <w:p w:rsidR="00974CC1" w:rsidRPr="00A4489A" w:rsidRDefault="00974CC1" w:rsidP="00A96FA9">
            <w:pPr>
              <w:spacing w:after="120"/>
              <w:jc w:val="right"/>
              <w:rPr>
                <w:ins w:id="2194" w:author="WANG" w:date="2014-01-15T10:12:00Z"/>
                <w:rFonts w:ascii="Times New Roman" w:hAnsi="Times New Roman" w:cs="Times New Roman"/>
                <w:sz w:val="18"/>
                <w:szCs w:val="18"/>
              </w:rPr>
            </w:pPr>
            <w:ins w:id="2195" w:author="WANG" w:date="2014-01-15T10:12:00Z">
              <w:r w:rsidRPr="00A4489A">
                <w:rPr>
                  <w:rFonts w:ascii="Times New Roman" w:hAnsi="Times New Roman" w:cs="Times New Roman" w:hint="eastAsia"/>
                  <w:sz w:val="18"/>
                  <w:szCs w:val="18"/>
                </w:rPr>
                <w:t xml:space="preserve">　</w:t>
              </w:r>
            </w:ins>
          </w:p>
        </w:tc>
        <w:tc>
          <w:tcPr>
            <w:tcW w:w="621" w:type="dxa"/>
            <w:noWrap/>
            <w:vAlign w:val="center"/>
            <w:hideMark/>
          </w:tcPr>
          <w:p w:rsidR="00974CC1" w:rsidRPr="00A4489A" w:rsidRDefault="00974CC1" w:rsidP="00A96FA9">
            <w:pPr>
              <w:spacing w:after="120"/>
              <w:jc w:val="right"/>
              <w:rPr>
                <w:ins w:id="2196" w:author="WANG" w:date="2014-01-15T10:12:00Z"/>
                <w:rFonts w:ascii="Times New Roman" w:hAnsi="Times New Roman" w:cs="Times New Roman"/>
                <w:sz w:val="18"/>
                <w:szCs w:val="18"/>
              </w:rPr>
            </w:pPr>
          </w:p>
        </w:tc>
        <w:tc>
          <w:tcPr>
            <w:tcW w:w="1189" w:type="dxa"/>
            <w:noWrap/>
            <w:vAlign w:val="center"/>
            <w:hideMark/>
          </w:tcPr>
          <w:p w:rsidR="00974CC1" w:rsidRPr="00A4489A" w:rsidRDefault="00974CC1" w:rsidP="00A96FA9">
            <w:pPr>
              <w:spacing w:after="120"/>
              <w:jc w:val="right"/>
              <w:rPr>
                <w:ins w:id="2197" w:author="WANG" w:date="2014-01-15T10:12:00Z"/>
                <w:rFonts w:ascii="Times New Roman" w:hAnsi="Times New Roman" w:cs="Times New Roman"/>
                <w:sz w:val="18"/>
                <w:szCs w:val="18"/>
              </w:rPr>
            </w:pPr>
            <w:ins w:id="2198" w:author="WANG" w:date="2014-01-15T10:12:00Z">
              <w:r w:rsidRPr="00A4489A">
                <w:rPr>
                  <w:rFonts w:ascii="Times New Roman" w:hAnsi="Times New Roman" w:cs="Times New Roman" w:hint="eastAsia"/>
                  <w:sz w:val="18"/>
                  <w:szCs w:val="18"/>
                </w:rPr>
                <w:t>14:00-17:59</w:t>
              </w:r>
            </w:ins>
          </w:p>
        </w:tc>
        <w:tc>
          <w:tcPr>
            <w:tcW w:w="971" w:type="dxa"/>
            <w:gridSpan w:val="2"/>
            <w:noWrap/>
            <w:vAlign w:val="center"/>
            <w:hideMark/>
          </w:tcPr>
          <w:p w:rsidR="00974CC1" w:rsidRPr="00A4489A" w:rsidRDefault="00B72164" w:rsidP="00A96FA9">
            <w:pPr>
              <w:spacing w:after="120"/>
              <w:jc w:val="right"/>
              <w:rPr>
                <w:ins w:id="2199" w:author="WANG" w:date="2014-01-15T10:12:00Z"/>
                <w:rFonts w:ascii="Times New Roman" w:hAnsi="Times New Roman" w:cs="Times New Roman"/>
                <w:sz w:val="18"/>
                <w:szCs w:val="18"/>
              </w:rPr>
            </w:pPr>
            <w:ins w:id="2200" w:author="WANG" w:date="2014-10-03T11:15:00Z">
              <w:r>
                <w:rPr>
                  <w:rFonts w:ascii="Times New Roman" w:hAnsi="Times New Roman" w:cs="Times New Roman" w:hint="eastAsia"/>
                  <w:sz w:val="18"/>
                  <w:szCs w:val="18"/>
                </w:rPr>
                <w:t>0.003354</w:t>
              </w:r>
            </w:ins>
          </w:p>
        </w:tc>
        <w:tc>
          <w:tcPr>
            <w:tcW w:w="621" w:type="dxa"/>
            <w:noWrap/>
            <w:vAlign w:val="center"/>
            <w:hideMark/>
          </w:tcPr>
          <w:p w:rsidR="00974CC1" w:rsidRPr="00A4489A" w:rsidRDefault="00B72164" w:rsidP="00A96FA9">
            <w:pPr>
              <w:spacing w:after="120"/>
              <w:jc w:val="right"/>
              <w:rPr>
                <w:ins w:id="2201" w:author="WANG" w:date="2014-01-15T10:12:00Z"/>
                <w:rFonts w:ascii="Times New Roman" w:hAnsi="Times New Roman" w:cs="Times New Roman"/>
                <w:sz w:val="18"/>
                <w:szCs w:val="18"/>
              </w:rPr>
            </w:pPr>
            <w:ins w:id="2202" w:author="WANG" w:date="2014-10-03T11:16:00Z">
              <w:r>
                <w:rPr>
                  <w:rFonts w:ascii="Times New Roman" w:hAnsi="Times New Roman" w:cs="Times New Roman" w:hint="eastAsia"/>
                  <w:sz w:val="18"/>
                  <w:szCs w:val="18"/>
                </w:rPr>
                <w:t>0.000</w:t>
              </w:r>
            </w:ins>
          </w:p>
        </w:tc>
      </w:tr>
      <w:tr w:rsidR="00974CC1" w:rsidRPr="00A4489A" w:rsidTr="00974CC1">
        <w:trPr>
          <w:trHeight w:val="270"/>
          <w:ins w:id="2203" w:author="WANG" w:date="2014-01-15T10:12:00Z"/>
        </w:trPr>
        <w:tc>
          <w:tcPr>
            <w:tcW w:w="1888" w:type="dxa"/>
            <w:tcBorders>
              <w:bottom w:val="single" w:sz="4" w:space="0" w:color="auto"/>
            </w:tcBorders>
            <w:noWrap/>
            <w:vAlign w:val="center"/>
            <w:hideMark/>
          </w:tcPr>
          <w:p w:rsidR="00974CC1" w:rsidRPr="00A4489A" w:rsidRDefault="00974CC1" w:rsidP="00A96FA9">
            <w:pPr>
              <w:spacing w:after="120"/>
              <w:jc w:val="right"/>
              <w:rPr>
                <w:ins w:id="2204" w:author="WANG" w:date="2014-01-15T10:12:00Z"/>
                <w:rFonts w:ascii="Times New Roman" w:hAnsi="Times New Roman" w:cs="Times New Roman"/>
                <w:sz w:val="18"/>
                <w:szCs w:val="18"/>
              </w:rPr>
            </w:pPr>
            <w:ins w:id="2205" w:author="WANG" w:date="2014-01-15T10:12:00Z">
              <w:r w:rsidRPr="00A4489A">
                <w:rPr>
                  <w:rFonts w:ascii="Times New Roman" w:hAnsi="Times New Roman" w:cs="Times New Roman" w:hint="eastAsia"/>
                  <w:sz w:val="18"/>
                  <w:szCs w:val="18"/>
                </w:rPr>
                <w:t xml:space="preserve">　</w:t>
              </w:r>
            </w:ins>
          </w:p>
        </w:tc>
        <w:tc>
          <w:tcPr>
            <w:tcW w:w="914" w:type="dxa"/>
            <w:tcBorders>
              <w:bottom w:val="single" w:sz="4" w:space="0" w:color="auto"/>
            </w:tcBorders>
            <w:noWrap/>
            <w:vAlign w:val="center"/>
            <w:hideMark/>
          </w:tcPr>
          <w:p w:rsidR="00974CC1" w:rsidRPr="00A4489A" w:rsidRDefault="00974CC1" w:rsidP="00A96FA9">
            <w:pPr>
              <w:spacing w:after="120"/>
              <w:jc w:val="right"/>
              <w:rPr>
                <w:ins w:id="2206" w:author="WANG" w:date="2014-01-15T10:12:00Z"/>
                <w:rFonts w:ascii="Times New Roman" w:hAnsi="Times New Roman" w:cs="Times New Roman"/>
                <w:sz w:val="18"/>
                <w:szCs w:val="18"/>
              </w:rPr>
            </w:pPr>
          </w:p>
        </w:tc>
        <w:tc>
          <w:tcPr>
            <w:tcW w:w="621" w:type="dxa"/>
            <w:gridSpan w:val="2"/>
            <w:tcBorders>
              <w:bottom w:val="single" w:sz="4" w:space="0" w:color="auto"/>
            </w:tcBorders>
            <w:noWrap/>
            <w:vAlign w:val="center"/>
            <w:hideMark/>
          </w:tcPr>
          <w:p w:rsidR="00974CC1" w:rsidRPr="00A4489A" w:rsidRDefault="00974CC1" w:rsidP="00A96FA9">
            <w:pPr>
              <w:spacing w:after="120"/>
              <w:jc w:val="right"/>
              <w:rPr>
                <w:ins w:id="2207" w:author="WANG" w:date="2014-01-15T10:12:00Z"/>
                <w:rFonts w:ascii="Times New Roman" w:hAnsi="Times New Roman" w:cs="Times New Roman"/>
                <w:sz w:val="18"/>
                <w:szCs w:val="18"/>
              </w:rPr>
            </w:pPr>
            <w:ins w:id="2208" w:author="WANG" w:date="2014-01-15T10:12:00Z">
              <w:r w:rsidRPr="00A4489A">
                <w:rPr>
                  <w:rFonts w:ascii="Times New Roman" w:hAnsi="Times New Roman" w:cs="Times New Roman" w:hint="eastAsia"/>
                  <w:sz w:val="18"/>
                  <w:szCs w:val="18"/>
                </w:rPr>
                <w:t xml:space="preserve">　</w:t>
              </w:r>
            </w:ins>
          </w:p>
        </w:tc>
        <w:tc>
          <w:tcPr>
            <w:tcW w:w="1741" w:type="dxa"/>
            <w:tcBorders>
              <w:bottom w:val="single" w:sz="4" w:space="0" w:color="auto"/>
            </w:tcBorders>
            <w:noWrap/>
            <w:vAlign w:val="center"/>
            <w:hideMark/>
          </w:tcPr>
          <w:p w:rsidR="00974CC1" w:rsidRPr="00A4489A" w:rsidRDefault="00974CC1" w:rsidP="00A96FA9">
            <w:pPr>
              <w:spacing w:after="120"/>
              <w:jc w:val="right"/>
              <w:rPr>
                <w:ins w:id="2209" w:author="WANG" w:date="2014-01-15T10:12:00Z"/>
                <w:rFonts w:ascii="Times New Roman" w:hAnsi="Times New Roman" w:cs="Times New Roman"/>
                <w:sz w:val="18"/>
                <w:szCs w:val="18"/>
              </w:rPr>
            </w:pPr>
          </w:p>
        </w:tc>
        <w:tc>
          <w:tcPr>
            <w:tcW w:w="952" w:type="dxa"/>
            <w:gridSpan w:val="2"/>
            <w:tcBorders>
              <w:bottom w:val="single" w:sz="4" w:space="0" w:color="auto"/>
            </w:tcBorders>
            <w:noWrap/>
            <w:vAlign w:val="center"/>
            <w:hideMark/>
          </w:tcPr>
          <w:p w:rsidR="00974CC1" w:rsidRPr="00A4489A" w:rsidRDefault="00974CC1" w:rsidP="00A96FA9">
            <w:pPr>
              <w:spacing w:after="120"/>
              <w:jc w:val="right"/>
              <w:rPr>
                <w:ins w:id="2210" w:author="WANG" w:date="2014-01-15T10:12:00Z"/>
                <w:rFonts w:ascii="Times New Roman" w:hAnsi="Times New Roman" w:cs="Times New Roman"/>
                <w:sz w:val="18"/>
                <w:szCs w:val="18"/>
              </w:rPr>
            </w:pPr>
            <w:ins w:id="2211" w:author="WANG" w:date="2014-01-15T10:12:00Z">
              <w:r w:rsidRPr="00A4489A">
                <w:rPr>
                  <w:rFonts w:ascii="Times New Roman" w:hAnsi="Times New Roman" w:cs="Times New Roman" w:hint="eastAsia"/>
                  <w:sz w:val="18"/>
                  <w:szCs w:val="18"/>
                </w:rPr>
                <w:t xml:space="preserve">　</w:t>
              </w:r>
            </w:ins>
          </w:p>
        </w:tc>
        <w:tc>
          <w:tcPr>
            <w:tcW w:w="621" w:type="dxa"/>
            <w:tcBorders>
              <w:bottom w:val="single" w:sz="4" w:space="0" w:color="auto"/>
            </w:tcBorders>
            <w:noWrap/>
            <w:vAlign w:val="center"/>
            <w:hideMark/>
          </w:tcPr>
          <w:p w:rsidR="00974CC1" w:rsidRPr="00A4489A" w:rsidRDefault="00974CC1" w:rsidP="00A96FA9">
            <w:pPr>
              <w:spacing w:after="120"/>
              <w:jc w:val="right"/>
              <w:rPr>
                <w:ins w:id="2212" w:author="WANG" w:date="2014-01-15T10:12:00Z"/>
                <w:rFonts w:ascii="Times New Roman" w:hAnsi="Times New Roman" w:cs="Times New Roman"/>
                <w:sz w:val="18"/>
                <w:szCs w:val="18"/>
              </w:rPr>
            </w:pPr>
          </w:p>
        </w:tc>
        <w:tc>
          <w:tcPr>
            <w:tcW w:w="1189" w:type="dxa"/>
            <w:tcBorders>
              <w:bottom w:val="single" w:sz="4" w:space="0" w:color="auto"/>
            </w:tcBorders>
            <w:noWrap/>
            <w:vAlign w:val="center"/>
            <w:hideMark/>
          </w:tcPr>
          <w:p w:rsidR="00974CC1" w:rsidRPr="00A4489A" w:rsidRDefault="00974CC1" w:rsidP="00A96FA9">
            <w:pPr>
              <w:spacing w:after="120"/>
              <w:jc w:val="right"/>
              <w:rPr>
                <w:ins w:id="2213" w:author="WANG" w:date="2014-01-15T10:12:00Z"/>
                <w:rFonts w:ascii="Times New Roman" w:hAnsi="Times New Roman" w:cs="Times New Roman"/>
                <w:sz w:val="18"/>
                <w:szCs w:val="18"/>
              </w:rPr>
            </w:pPr>
            <w:ins w:id="2214" w:author="WANG" w:date="2014-01-15T10:12:00Z">
              <w:r w:rsidRPr="00A4489A">
                <w:rPr>
                  <w:rFonts w:ascii="Times New Roman" w:hAnsi="Times New Roman" w:cs="Times New Roman" w:hint="eastAsia"/>
                  <w:sz w:val="18"/>
                  <w:szCs w:val="18"/>
                </w:rPr>
                <w:t>18:00-21:59</w:t>
              </w:r>
            </w:ins>
          </w:p>
        </w:tc>
        <w:tc>
          <w:tcPr>
            <w:tcW w:w="971" w:type="dxa"/>
            <w:gridSpan w:val="2"/>
            <w:tcBorders>
              <w:bottom w:val="single" w:sz="4" w:space="0" w:color="auto"/>
            </w:tcBorders>
            <w:noWrap/>
            <w:vAlign w:val="center"/>
            <w:hideMark/>
          </w:tcPr>
          <w:p w:rsidR="00974CC1" w:rsidRPr="00A4489A" w:rsidRDefault="00B72164" w:rsidP="00A96FA9">
            <w:pPr>
              <w:spacing w:after="120"/>
              <w:jc w:val="right"/>
              <w:rPr>
                <w:ins w:id="2215" w:author="WANG" w:date="2014-01-15T10:12:00Z"/>
                <w:rFonts w:ascii="Times New Roman" w:hAnsi="Times New Roman" w:cs="Times New Roman"/>
                <w:sz w:val="18"/>
                <w:szCs w:val="18"/>
              </w:rPr>
            </w:pPr>
            <w:ins w:id="2216" w:author="WANG" w:date="2014-10-03T11:16:00Z">
              <w:r>
                <w:rPr>
                  <w:rFonts w:ascii="Times New Roman" w:hAnsi="Times New Roman" w:cs="Times New Roman" w:hint="eastAsia"/>
                  <w:sz w:val="18"/>
                  <w:szCs w:val="18"/>
                </w:rPr>
                <w:t>0.003262</w:t>
              </w:r>
            </w:ins>
          </w:p>
        </w:tc>
        <w:tc>
          <w:tcPr>
            <w:tcW w:w="621" w:type="dxa"/>
            <w:tcBorders>
              <w:bottom w:val="single" w:sz="4" w:space="0" w:color="auto"/>
            </w:tcBorders>
            <w:noWrap/>
            <w:vAlign w:val="center"/>
            <w:hideMark/>
          </w:tcPr>
          <w:p w:rsidR="00974CC1" w:rsidRPr="00A4489A" w:rsidRDefault="00B72164" w:rsidP="00A96FA9">
            <w:pPr>
              <w:spacing w:after="120"/>
              <w:jc w:val="right"/>
              <w:rPr>
                <w:ins w:id="2217" w:author="WANG" w:date="2014-01-15T10:12:00Z"/>
                <w:rFonts w:ascii="Times New Roman" w:hAnsi="Times New Roman" w:cs="Times New Roman"/>
                <w:sz w:val="18"/>
                <w:szCs w:val="18"/>
              </w:rPr>
            </w:pPr>
            <w:ins w:id="2218" w:author="WANG" w:date="2014-10-03T11:16:00Z">
              <w:r>
                <w:rPr>
                  <w:rFonts w:ascii="Times New Roman" w:hAnsi="Times New Roman" w:cs="Times New Roman" w:hint="eastAsia"/>
                  <w:sz w:val="18"/>
                  <w:szCs w:val="18"/>
                </w:rPr>
                <w:t>0.000</w:t>
              </w:r>
            </w:ins>
          </w:p>
        </w:tc>
      </w:tr>
      <w:tr w:rsidR="00974CC1" w:rsidRPr="0040197A" w:rsidTr="00974CC1">
        <w:trPr>
          <w:trHeight w:val="270"/>
          <w:ins w:id="2219" w:author="WANG" w:date="2014-01-15T10:12:00Z"/>
        </w:trPr>
        <w:tc>
          <w:tcPr>
            <w:tcW w:w="3423" w:type="dxa"/>
            <w:gridSpan w:val="4"/>
            <w:tcBorders>
              <w:top w:val="single" w:sz="4" w:space="0" w:color="auto"/>
            </w:tcBorders>
            <w:noWrap/>
            <w:vAlign w:val="center"/>
            <w:hideMark/>
          </w:tcPr>
          <w:p w:rsidR="00974CC1" w:rsidRPr="0040197A" w:rsidRDefault="00974CC1" w:rsidP="00A96FA9">
            <w:pPr>
              <w:spacing w:after="120"/>
              <w:jc w:val="center"/>
              <w:rPr>
                <w:ins w:id="2220" w:author="WANG" w:date="2014-01-15T10:12:00Z"/>
                <w:rFonts w:ascii="Times New Roman" w:hAnsi="Times New Roman" w:cs="Times New Roman"/>
                <w:b/>
                <w:sz w:val="18"/>
                <w:szCs w:val="18"/>
              </w:rPr>
            </w:pPr>
            <w:ins w:id="2221" w:author="WANG" w:date="2014-01-15T10:12:00Z">
              <w:r w:rsidRPr="0040197A">
                <w:rPr>
                  <w:rFonts w:ascii="Times New Roman" w:hAnsi="Times New Roman" w:cs="Times New Roman" w:hint="eastAsia"/>
                  <w:b/>
                  <w:sz w:val="18"/>
                  <w:szCs w:val="18"/>
                </w:rPr>
                <w:t>Primary cause</w:t>
              </w:r>
            </w:ins>
          </w:p>
        </w:tc>
        <w:tc>
          <w:tcPr>
            <w:tcW w:w="3314" w:type="dxa"/>
            <w:gridSpan w:val="4"/>
            <w:tcBorders>
              <w:top w:val="single" w:sz="4" w:space="0" w:color="auto"/>
            </w:tcBorders>
            <w:noWrap/>
            <w:vAlign w:val="center"/>
            <w:hideMark/>
          </w:tcPr>
          <w:p w:rsidR="00974CC1" w:rsidRPr="0040197A" w:rsidRDefault="00974CC1" w:rsidP="00A96FA9">
            <w:pPr>
              <w:spacing w:after="120"/>
              <w:jc w:val="center"/>
              <w:rPr>
                <w:ins w:id="2222" w:author="WANG" w:date="2014-01-15T10:12:00Z"/>
                <w:rFonts w:ascii="Times New Roman" w:hAnsi="Times New Roman" w:cs="Times New Roman"/>
                <w:b/>
                <w:sz w:val="18"/>
                <w:szCs w:val="18"/>
              </w:rPr>
            </w:pPr>
            <w:ins w:id="2223" w:author="WANG" w:date="2014-01-15T10:12:00Z">
              <w:r w:rsidRPr="0040197A">
                <w:rPr>
                  <w:rFonts w:ascii="Times New Roman" w:hAnsi="Times New Roman" w:cs="Times New Roman" w:hint="eastAsia"/>
                  <w:b/>
                  <w:sz w:val="18"/>
                  <w:szCs w:val="18"/>
                </w:rPr>
                <w:t>Intersection control</w:t>
              </w:r>
            </w:ins>
          </w:p>
        </w:tc>
        <w:tc>
          <w:tcPr>
            <w:tcW w:w="2781" w:type="dxa"/>
            <w:gridSpan w:val="4"/>
            <w:tcBorders>
              <w:top w:val="single" w:sz="4" w:space="0" w:color="auto"/>
            </w:tcBorders>
            <w:noWrap/>
            <w:vAlign w:val="center"/>
            <w:hideMark/>
          </w:tcPr>
          <w:p w:rsidR="00974CC1" w:rsidRPr="0040197A" w:rsidRDefault="00974CC1" w:rsidP="00A96FA9">
            <w:pPr>
              <w:spacing w:after="120"/>
              <w:jc w:val="center"/>
              <w:rPr>
                <w:ins w:id="2224" w:author="WANG" w:date="2014-01-15T10:12:00Z"/>
                <w:rFonts w:ascii="Times New Roman" w:hAnsi="Times New Roman" w:cs="Times New Roman"/>
                <w:b/>
                <w:sz w:val="18"/>
                <w:szCs w:val="18"/>
              </w:rPr>
            </w:pPr>
            <w:ins w:id="2225" w:author="WANG" w:date="2014-01-15T10:12:00Z">
              <w:r w:rsidRPr="0040197A">
                <w:rPr>
                  <w:rFonts w:ascii="Times New Roman" w:hAnsi="Times New Roman" w:cs="Times New Roman" w:hint="eastAsia"/>
                  <w:b/>
                  <w:sz w:val="18"/>
                  <w:szCs w:val="18"/>
                </w:rPr>
                <w:t>Driving experience</w:t>
              </w:r>
            </w:ins>
          </w:p>
        </w:tc>
      </w:tr>
      <w:tr w:rsidR="00974CC1" w:rsidRPr="0040197A" w:rsidTr="00974CC1">
        <w:trPr>
          <w:trHeight w:val="270"/>
          <w:ins w:id="2226" w:author="WANG" w:date="2014-01-15T10:12:00Z"/>
        </w:trPr>
        <w:tc>
          <w:tcPr>
            <w:tcW w:w="1888" w:type="dxa"/>
            <w:tcBorders>
              <w:bottom w:val="single" w:sz="4" w:space="0" w:color="auto"/>
            </w:tcBorders>
            <w:noWrap/>
            <w:vAlign w:val="center"/>
            <w:hideMark/>
          </w:tcPr>
          <w:p w:rsidR="00974CC1" w:rsidRPr="0040197A" w:rsidRDefault="00974CC1" w:rsidP="00A96FA9">
            <w:pPr>
              <w:spacing w:after="120"/>
              <w:jc w:val="right"/>
              <w:rPr>
                <w:ins w:id="2227" w:author="WANG" w:date="2014-01-15T10:12:00Z"/>
                <w:rFonts w:ascii="Times New Roman" w:hAnsi="Times New Roman" w:cs="Times New Roman"/>
                <w:b/>
                <w:i/>
                <w:sz w:val="18"/>
                <w:szCs w:val="18"/>
              </w:rPr>
            </w:pPr>
            <w:ins w:id="2228" w:author="WANG" w:date="2014-01-15T10:12:00Z">
              <w:r w:rsidRPr="0040197A">
                <w:rPr>
                  <w:rFonts w:ascii="Times New Roman" w:hAnsi="Times New Roman" w:cs="Times New Roman" w:hint="eastAsia"/>
                  <w:b/>
                  <w:i/>
                  <w:sz w:val="18"/>
                  <w:szCs w:val="18"/>
                </w:rPr>
                <w:lastRenderedPageBreak/>
                <w:t xml:space="preserve">　</w:t>
              </w:r>
            </w:ins>
          </w:p>
        </w:tc>
        <w:tc>
          <w:tcPr>
            <w:tcW w:w="914" w:type="dxa"/>
            <w:tcBorders>
              <w:bottom w:val="single" w:sz="4" w:space="0" w:color="auto"/>
            </w:tcBorders>
            <w:noWrap/>
            <w:vAlign w:val="center"/>
            <w:hideMark/>
          </w:tcPr>
          <w:p w:rsidR="00974CC1" w:rsidRPr="0040197A" w:rsidRDefault="00974CC1" w:rsidP="00A96FA9">
            <w:pPr>
              <w:spacing w:after="120"/>
              <w:jc w:val="right"/>
              <w:rPr>
                <w:ins w:id="2229" w:author="WANG" w:date="2014-01-15T10:12:00Z"/>
                <w:rFonts w:ascii="Times New Roman" w:hAnsi="Times New Roman" w:cs="Times New Roman"/>
                <w:b/>
                <w:i/>
                <w:sz w:val="18"/>
                <w:szCs w:val="18"/>
              </w:rPr>
            </w:pPr>
            <w:ins w:id="2230" w:author="WANG" w:date="2014-01-15T10:12:00Z">
              <w:r w:rsidRPr="0040197A">
                <w:rPr>
                  <w:rFonts w:ascii="Times New Roman" w:hAnsi="Times New Roman" w:cs="Times New Roman" w:hint="eastAsia"/>
                  <w:b/>
                  <w:i/>
                  <w:sz w:val="18"/>
                  <w:szCs w:val="18"/>
                </w:rPr>
                <w:t>a</w:t>
              </w:r>
            </w:ins>
          </w:p>
        </w:tc>
        <w:tc>
          <w:tcPr>
            <w:tcW w:w="621" w:type="dxa"/>
            <w:gridSpan w:val="2"/>
            <w:tcBorders>
              <w:bottom w:val="single" w:sz="4" w:space="0" w:color="auto"/>
            </w:tcBorders>
            <w:noWrap/>
            <w:vAlign w:val="center"/>
            <w:hideMark/>
          </w:tcPr>
          <w:p w:rsidR="00974CC1" w:rsidRPr="0040197A" w:rsidRDefault="00974CC1" w:rsidP="00A96FA9">
            <w:pPr>
              <w:spacing w:after="120"/>
              <w:jc w:val="right"/>
              <w:rPr>
                <w:ins w:id="2231" w:author="WANG" w:date="2014-01-15T10:12:00Z"/>
                <w:rFonts w:ascii="Times New Roman" w:hAnsi="Times New Roman" w:cs="Times New Roman"/>
                <w:b/>
                <w:i/>
                <w:sz w:val="18"/>
                <w:szCs w:val="18"/>
              </w:rPr>
            </w:pPr>
            <w:ins w:id="2232" w:author="WANG" w:date="2014-01-15T10:12:00Z">
              <w:r w:rsidRPr="0040197A">
                <w:rPr>
                  <w:rFonts w:ascii="Times New Roman" w:hAnsi="Times New Roman" w:cs="Times New Roman" w:hint="eastAsia"/>
                  <w:b/>
                  <w:i/>
                  <w:sz w:val="18"/>
                  <w:szCs w:val="18"/>
                </w:rPr>
                <w:t>p</w:t>
              </w:r>
            </w:ins>
          </w:p>
        </w:tc>
        <w:tc>
          <w:tcPr>
            <w:tcW w:w="1741" w:type="dxa"/>
            <w:tcBorders>
              <w:bottom w:val="single" w:sz="4" w:space="0" w:color="auto"/>
            </w:tcBorders>
            <w:noWrap/>
            <w:vAlign w:val="center"/>
            <w:hideMark/>
          </w:tcPr>
          <w:p w:rsidR="00974CC1" w:rsidRPr="0040197A" w:rsidRDefault="00974CC1" w:rsidP="00A96FA9">
            <w:pPr>
              <w:spacing w:after="120"/>
              <w:jc w:val="right"/>
              <w:rPr>
                <w:ins w:id="2233" w:author="WANG" w:date="2014-01-15T10:12:00Z"/>
                <w:rFonts w:ascii="Times New Roman" w:hAnsi="Times New Roman" w:cs="Times New Roman"/>
                <w:b/>
                <w:i/>
                <w:sz w:val="18"/>
                <w:szCs w:val="18"/>
              </w:rPr>
            </w:pPr>
            <w:ins w:id="2234" w:author="WANG" w:date="2014-01-15T10:12:00Z">
              <w:r w:rsidRPr="0040197A">
                <w:rPr>
                  <w:rFonts w:ascii="Times New Roman" w:hAnsi="Times New Roman" w:cs="Times New Roman" w:hint="eastAsia"/>
                  <w:b/>
                  <w:i/>
                  <w:sz w:val="18"/>
                  <w:szCs w:val="18"/>
                </w:rPr>
                <w:t xml:space="preserve">　</w:t>
              </w:r>
            </w:ins>
          </w:p>
        </w:tc>
        <w:tc>
          <w:tcPr>
            <w:tcW w:w="952" w:type="dxa"/>
            <w:gridSpan w:val="2"/>
            <w:tcBorders>
              <w:bottom w:val="single" w:sz="4" w:space="0" w:color="auto"/>
            </w:tcBorders>
            <w:noWrap/>
            <w:vAlign w:val="center"/>
            <w:hideMark/>
          </w:tcPr>
          <w:p w:rsidR="00974CC1" w:rsidRPr="0040197A" w:rsidRDefault="00974CC1" w:rsidP="00A96FA9">
            <w:pPr>
              <w:spacing w:after="120"/>
              <w:jc w:val="right"/>
              <w:rPr>
                <w:ins w:id="2235" w:author="WANG" w:date="2014-01-15T10:12:00Z"/>
                <w:rFonts w:ascii="Times New Roman" w:hAnsi="Times New Roman" w:cs="Times New Roman"/>
                <w:b/>
                <w:i/>
                <w:sz w:val="18"/>
                <w:szCs w:val="18"/>
              </w:rPr>
            </w:pPr>
            <w:ins w:id="2236" w:author="WANG" w:date="2014-01-15T10:12:00Z">
              <w:r w:rsidRPr="0040197A">
                <w:rPr>
                  <w:rFonts w:ascii="Times New Roman" w:hAnsi="Times New Roman" w:cs="Times New Roman" w:hint="eastAsia"/>
                  <w:b/>
                  <w:i/>
                  <w:sz w:val="18"/>
                  <w:szCs w:val="18"/>
                </w:rPr>
                <w:t>a</w:t>
              </w:r>
            </w:ins>
          </w:p>
        </w:tc>
        <w:tc>
          <w:tcPr>
            <w:tcW w:w="621" w:type="dxa"/>
            <w:tcBorders>
              <w:bottom w:val="single" w:sz="4" w:space="0" w:color="auto"/>
            </w:tcBorders>
            <w:noWrap/>
            <w:vAlign w:val="center"/>
            <w:hideMark/>
          </w:tcPr>
          <w:p w:rsidR="00974CC1" w:rsidRPr="0040197A" w:rsidRDefault="00974CC1" w:rsidP="00A96FA9">
            <w:pPr>
              <w:spacing w:after="120"/>
              <w:jc w:val="right"/>
              <w:rPr>
                <w:ins w:id="2237" w:author="WANG" w:date="2014-01-15T10:12:00Z"/>
                <w:rFonts w:ascii="Times New Roman" w:hAnsi="Times New Roman" w:cs="Times New Roman"/>
                <w:b/>
                <w:i/>
                <w:sz w:val="18"/>
                <w:szCs w:val="18"/>
              </w:rPr>
            </w:pPr>
            <w:ins w:id="2238" w:author="WANG" w:date="2014-01-15T10:12:00Z">
              <w:r w:rsidRPr="0040197A">
                <w:rPr>
                  <w:rFonts w:ascii="Times New Roman" w:hAnsi="Times New Roman" w:cs="Times New Roman" w:hint="eastAsia"/>
                  <w:b/>
                  <w:i/>
                  <w:sz w:val="18"/>
                  <w:szCs w:val="18"/>
                </w:rPr>
                <w:t>p</w:t>
              </w:r>
            </w:ins>
          </w:p>
        </w:tc>
        <w:tc>
          <w:tcPr>
            <w:tcW w:w="1189" w:type="dxa"/>
            <w:tcBorders>
              <w:bottom w:val="single" w:sz="4" w:space="0" w:color="auto"/>
            </w:tcBorders>
            <w:noWrap/>
            <w:vAlign w:val="center"/>
            <w:hideMark/>
          </w:tcPr>
          <w:p w:rsidR="00974CC1" w:rsidRPr="0040197A" w:rsidRDefault="00974CC1" w:rsidP="00A96FA9">
            <w:pPr>
              <w:spacing w:after="120"/>
              <w:jc w:val="right"/>
              <w:rPr>
                <w:ins w:id="2239" w:author="WANG" w:date="2014-01-15T10:12:00Z"/>
                <w:rFonts w:ascii="Times New Roman" w:hAnsi="Times New Roman" w:cs="Times New Roman"/>
                <w:b/>
                <w:i/>
                <w:sz w:val="18"/>
                <w:szCs w:val="18"/>
              </w:rPr>
            </w:pPr>
            <w:ins w:id="2240" w:author="WANG" w:date="2014-01-15T10:12:00Z">
              <w:r w:rsidRPr="0040197A">
                <w:rPr>
                  <w:rFonts w:ascii="Times New Roman" w:hAnsi="Times New Roman" w:cs="Times New Roman" w:hint="eastAsia"/>
                  <w:b/>
                  <w:i/>
                  <w:sz w:val="18"/>
                  <w:szCs w:val="18"/>
                </w:rPr>
                <w:t xml:space="preserve">　</w:t>
              </w:r>
            </w:ins>
          </w:p>
        </w:tc>
        <w:tc>
          <w:tcPr>
            <w:tcW w:w="971" w:type="dxa"/>
            <w:gridSpan w:val="2"/>
            <w:tcBorders>
              <w:bottom w:val="single" w:sz="4" w:space="0" w:color="auto"/>
            </w:tcBorders>
            <w:noWrap/>
            <w:vAlign w:val="center"/>
            <w:hideMark/>
          </w:tcPr>
          <w:p w:rsidR="00974CC1" w:rsidRPr="0040197A" w:rsidRDefault="00974CC1" w:rsidP="00A96FA9">
            <w:pPr>
              <w:spacing w:after="120"/>
              <w:jc w:val="right"/>
              <w:rPr>
                <w:ins w:id="2241" w:author="WANG" w:date="2014-01-15T10:12:00Z"/>
                <w:rFonts w:ascii="Times New Roman" w:hAnsi="Times New Roman" w:cs="Times New Roman"/>
                <w:b/>
                <w:i/>
                <w:sz w:val="18"/>
                <w:szCs w:val="18"/>
              </w:rPr>
            </w:pPr>
            <w:ins w:id="2242" w:author="WANG" w:date="2014-01-15T10:12:00Z">
              <w:r w:rsidRPr="0040197A">
                <w:rPr>
                  <w:rFonts w:ascii="Times New Roman" w:hAnsi="Times New Roman" w:cs="Times New Roman" w:hint="eastAsia"/>
                  <w:b/>
                  <w:i/>
                  <w:sz w:val="18"/>
                  <w:szCs w:val="18"/>
                </w:rPr>
                <w:t>a</w:t>
              </w:r>
            </w:ins>
          </w:p>
        </w:tc>
        <w:tc>
          <w:tcPr>
            <w:tcW w:w="621" w:type="dxa"/>
            <w:tcBorders>
              <w:bottom w:val="single" w:sz="4" w:space="0" w:color="auto"/>
            </w:tcBorders>
            <w:noWrap/>
            <w:vAlign w:val="center"/>
            <w:hideMark/>
          </w:tcPr>
          <w:p w:rsidR="00974CC1" w:rsidRPr="0040197A" w:rsidRDefault="00974CC1" w:rsidP="00A96FA9">
            <w:pPr>
              <w:spacing w:after="120"/>
              <w:jc w:val="right"/>
              <w:rPr>
                <w:ins w:id="2243" w:author="WANG" w:date="2014-01-15T10:12:00Z"/>
                <w:rFonts w:ascii="Times New Roman" w:hAnsi="Times New Roman" w:cs="Times New Roman"/>
                <w:b/>
                <w:i/>
                <w:sz w:val="18"/>
                <w:szCs w:val="18"/>
              </w:rPr>
            </w:pPr>
            <w:ins w:id="2244" w:author="WANG" w:date="2014-01-15T10:12:00Z">
              <w:r w:rsidRPr="0040197A">
                <w:rPr>
                  <w:rFonts w:ascii="Times New Roman" w:hAnsi="Times New Roman" w:cs="Times New Roman" w:hint="eastAsia"/>
                  <w:b/>
                  <w:i/>
                  <w:sz w:val="18"/>
                  <w:szCs w:val="18"/>
                </w:rPr>
                <w:t>p</w:t>
              </w:r>
            </w:ins>
          </w:p>
        </w:tc>
      </w:tr>
      <w:tr w:rsidR="00974CC1" w:rsidRPr="00A4489A" w:rsidTr="00974CC1">
        <w:trPr>
          <w:trHeight w:val="270"/>
          <w:ins w:id="2245" w:author="WANG" w:date="2014-01-15T10:12:00Z"/>
        </w:trPr>
        <w:tc>
          <w:tcPr>
            <w:tcW w:w="1888" w:type="dxa"/>
            <w:tcBorders>
              <w:top w:val="single" w:sz="4" w:space="0" w:color="auto"/>
            </w:tcBorders>
            <w:noWrap/>
            <w:vAlign w:val="center"/>
            <w:hideMark/>
          </w:tcPr>
          <w:p w:rsidR="00974CC1" w:rsidRPr="00A4489A" w:rsidRDefault="00974CC1" w:rsidP="00A96FA9">
            <w:pPr>
              <w:spacing w:after="120"/>
              <w:jc w:val="right"/>
              <w:rPr>
                <w:ins w:id="2246" w:author="WANG" w:date="2014-01-15T10:12:00Z"/>
                <w:rFonts w:ascii="Times New Roman" w:hAnsi="Times New Roman" w:cs="Times New Roman"/>
                <w:sz w:val="18"/>
                <w:szCs w:val="18"/>
              </w:rPr>
            </w:pPr>
            <w:ins w:id="2247" w:author="WANG" w:date="2014-01-15T10:12:00Z">
              <w:r w:rsidRPr="00A4489A">
                <w:rPr>
                  <w:rFonts w:ascii="Times New Roman" w:hAnsi="Times New Roman" w:cs="Times New Roman" w:hint="eastAsia"/>
                  <w:sz w:val="18"/>
                  <w:szCs w:val="18"/>
                </w:rPr>
                <w:t>Speeding</w:t>
              </w:r>
            </w:ins>
          </w:p>
        </w:tc>
        <w:tc>
          <w:tcPr>
            <w:tcW w:w="914" w:type="dxa"/>
            <w:tcBorders>
              <w:top w:val="single" w:sz="4" w:space="0" w:color="auto"/>
            </w:tcBorders>
            <w:noWrap/>
            <w:vAlign w:val="center"/>
            <w:hideMark/>
          </w:tcPr>
          <w:p w:rsidR="00974CC1" w:rsidRPr="00A4489A" w:rsidRDefault="00B72164" w:rsidP="00A96FA9">
            <w:pPr>
              <w:spacing w:after="120"/>
              <w:jc w:val="right"/>
              <w:rPr>
                <w:ins w:id="2248" w:author="WANG" w:date="2014-01-15T10:12:00Z"/>
                <w:rFonts w:ascii="Times New Roman" w:hAnsi="Times New Roman" w:cs="Times New Roman"/>
                <w:sz w:val="18"/>
                <w:szCs w:val="18"/>
              </w:rPr>
            </w:pPr>
            <w:ins w:id="2249" w:author="WANG" w:date="2014-10-03T11:18:00Z">
              <w:r>
                <w:rPr>
                  <w:rFonts w:ascii="Times New Roman" w:hAnsi="Times New Roman" w:cs="Times New Roman" w:hint="eastAsia"/>
                  <w:sz w:val="18"/>
                  <w:szCs w:val="18"/>
                </w:rPr>
                <w:t>0.010025</w:t>
              </w:r>
            </w:ins>
          </w:p>
        </w:tc>
        <w:tc>
          <w:tcPr>
            <w:tcW w:w="621" w:type="dxa"/>
            <w:gridSpan w:val="2"/>
            <w:tcBorders>
              <w:top w:val="single" w:sz="4" w:space="0" w:color="auto"/>
            </w:tcBorders>
            <w:noWrap/>
            <w:vAlign w:val="center"/>
            <w:hideMark/>
          </w:tcPr>
          <w:p w:rsidR="00974CC1" w:rsidRPr="00A4489A" w:rsidRDefault="00974CC1" w:rsidP="00A96FA9">
            <w:pPr>
              <w:spacing w:after="120"/>
              <w:jc w:val="right"/>
              <w:rPr>
                <w:ins w:id="2250" w:author="WANG" w:date="2014-01-15T10:12:00Z"/>
                <w:rFonts w:ascii="Times New Roman" w:hAnsi="Times New Roman" w:cs="Times New Roman"/>
                <w:sz w:val="18"/>
                <w:szCs w:val="18"/>
              </w:rPr>
            </w:pPr>
            <w:ins w:id="2251" w:author="WANG" w:date="2014-01-15T10:13:00Z">
              <w:r w:rsidRPr="00022D4C">
                <w:rPr>
                  <w:rFonts w:ascii="Times New Roman" w:hAnsi="Times New Roman" w:cs="Times New Roman" w:hint="eastAsia"/>
                  <w:sz w:val="18"/>
                  <w:szCs w:val="18"/>
                </w:rPr>
                <w:t>0.000</w:t>
              </w:r>
            </w:ins>
          </w:p>
        </w:tc>
        <w:tc>
          <w:tcPr>
            <w:tcW w:w="1741" w:type="dxa"/>
            <w:tcBorders>
              <w:top w:val="single" w:sz="4" w:space="0" w:color="auto"/>
            </w:tcBorders>
            <w:noWrap/>
            <w:vAlign w:val="center"/>
            <w:hideMark/>
          </w:tcPr>
          <w:p w:rsidR="00974CC1" w:rsidRPr="00A4489A" w:rsidRDefault="00974CC1" w:rsidP="00A96FA9">
            <w:pPr>
              <w:spacing w:after="120"/>
              <w:jc w:val="right"/>
              <w:rPr>
                <w:ins w:id="2252" w:author="WANG" w:date="2014-01-15T10:12:00Z"/>
                <w:rFonts w:ascii="Times New Roman" w:hAnsi="Times New Roman" w:cs="Times New Roman"/>
                <w:sz w:val="18"/>
                <w:szCs w:val="18"/>
              </w:rPr>
            </w:pPr>
            <w:ins w:id="2253" w:author="WANG" w:date="2014-01-15T10:12:00Z">
              <w:r w:rsidRPr="00A4489A">
                <w:rPr>
                  <w:rFonts w:ascii="Times New Roman" w:hAnsi="Times New Roman" w:cs="Times New Roman" w:hint="eastAsia"/>
                  <w:sz w:val="18"/>
                  <w:szCs w:val="18"/>
                </w:rPr>
                <w:t>Signs and markings</w:t>
              </w:r>
            </w:ins>
          </w:p>
        </w:tc>
        <w:tc>
          <w:tcPr>
            <w:tcW w:w="952" w:type="dxa"/>
            <w:gridSpan w:val="2"/>
            <w:tcBorders>
              <w:top w:val="single" w:sz="4" w:space="0" w:color="auto"/>
            </w:tcBorders>
            <w:noWrap/>
            <w:vAlign w:val="center"/>
            <w:hideMark/>
          </w:tcPr>
          <w:p w:rsidR="00974CC1" w:rsidRPr="00A4489A" w:rsidRDefault="00C70D61" w:rsidP="00A96FA9">
            <w:pPr>
              <w:spacing w:after="120"/>
              <w:jc w:val="right"/>
              <w:rPr>
                <w:ins w:id="2254" w:author="WANG" w:date="2014-01-15T10:12:00Z"/>
                <w:rFonts w:ascii="Times New Roman" w:hAnsi="Times New Roman" w:cs="Times New Roman"/>
                <w:sz w:val="18"/>
                <w:szCs w:val="18"/>
              </w:rPr>
            </w:pPr>
            <w:ins w:id="2255" w:author="WANG" w:date="2014-10-03T11:19:00Z">
              <w:r>
                <w:rPr>
                  <w:rFonts w:ascii="Times New Roman" w:hAnsi="Times New Roman" w:cs="Times New Roman" w:hint="eastAsia"/>
                  <w:sz w:val="18"/>
                  <w:szCs w:val="18"/>
                </w:rPr>
                <w:t>0.004877</w:t>
              </w:r>
            </w:ins>
          </w:p>
        </w:tc>
        <w:tc>
          <w:tcPr>
            <w:tcW w:w="621" w:type="dxa"/>
            <w:tcBorders>
              <w:top w:val="single" w:sz="4" w:space="0" w:color="auto"/>
            </w:tcBorders>
            <w:noWrap/>
            <w:vAlign w:val="center"/>
            <w:hideMark/>
          </w:tcPr>
          <w:p w:rsidR="00974CC1" w:rsidRPr="00A4489A" w:rsidRDefault="00C70D61" w:rsidP="00A96FA9">
            <w:pPr>
              <w:spacing w:after="120"/>
              <w:jc w:val="right"/>
              <w:rPr>
                <w:ins w:id="2256" w:author="WANG" w:date="2014-01-15T10:12:00Z"/>
                <w:rFonts w:ascii="Times New Roman" w:hAnsi="Times New Roman" w:cs="Times New Roman"/>
                <w:sz w:val="18"/>
                <w:szCs w:val="18"/>
              </w:rPr>
            </w:pPr>
            <w:ins w:id="2257" w:author="WANG" w:date="2014-10-03T11:19:00Z">
              <w:r>
                <w:rPr>
                  <w:rFonts w:ascii="Times New Roman" w:hAnsi="Times New Roman" w:cs="Times New Roman" w:hint="eastAsia"/>
                  <w:sz w:val="18"/>
                  <w:szCs w:val="18"/>
                </w:rPr>
                <w:t>0.000</w:t>
              </w:r>
            </w:ins>
          </w:p>
        </w:tc>
        <w:tc>
          <w:tcPr>
            <w:tcW w:w="1189" w:type="dxa"/>
            <w:tcBorders>
              <w:top w:val="single" w:sz="4" w:space="0" w:color="auto"/>
            </w:tcBorders>
            <w:noWrap/>
            <w:vAlign w:val="center"/>
            <w:hideMark/>
          </w:tcPr>
          <w:p w:rsidR="00974CC1" w:rsidRPr="00A4489A" w:rsidRDefault="00974CC1" w:rsidP="00A96FA9">
            <w:pPr>
              <w:spacing w:after="120"/>
              <w:jc w:val="right"/>
              <w:rPr>
                <w:ins w:id="2258" w:author="WANG" w:date="2014-01-15T10:12:00Z"/>
                <w:rFonts w:ascii="Times New Roman" w:hAnsi="Times New Roman" w:cs="Times New Roman"/>
                <w:sz w:val="18"/>
                <w:szCs w:val="18"/>
              </w:rPr>
            </w:pPr>
            <w:ins w:id="2259" w:author="WANG" w:date="2014-01-15T10:12:00Z">
              <w:r w:rsidRPr="00A4489A">
                <w:rPr>
                  <w:rFonts w:ascii="Times New Roman" w:hAnsi="Times New Roman" w:cs="Times New Roman" w:hint="eastAsia"/>
                  <w:sz w:val="18"/>
                  <w:szCs w:val="18"/>
                </w:rPr>
                <w:t>1&lt;a&lt;3</w:t>
              </w:r>
            </w:ins>
          </w:p>
        </w:tc>
        <w:tc>
          <w:tcPr>
            <w:tcW w:w="971" w:type="dxa"/>
            <w:gridSpan w:val="2"/>
            <w:tcBorders>
              <w:top w:val="single" w:sz="4" w:space="0" w:color="auto"/>
            </w:tcBorders>
            <w:noWrap/>
            <w:vAlign w:val="center"/>
            <w:hideMark/>
          </w:tcPr>
          <w:p w:rsidR="00974CC1" w:rsidRPr="00A4489A" w:rsidRDefault="00C70D61" w:rsidP="00A96FA9">
            <w:pPr>
              <w:spacing w:after="120"/>
              <w:jc w:val="right"/>
              <w:rPr>
                <w:ins w:id="2260" w:author="WANG" w:date="2014-01-15T10:12:00Z"/>
                <w:rFonts w:ascii="Times New Roman" w:hAnsi="Times New Roman" w:cs="Times New Roman"/>
                <w:sz w:val="18"/>
                <w:szCs w:val="18"/>
              </w:rPr>
            </w:pPr>
            <w:ins w:id="2261" w:author="WANG" w:date="2014-10-03T11:21:00Z">
              <w:r>
                <w:rPr>
                  <w:rFonts w:ascii="Times New Roman" w:hAnsi="Times New Roman" w:cs="Times New Roman" w:hint="eastAsia"/>
                  <w:sz w:val="18"/>
                  <w:szCs w:val="18"/>
                </w:rPr>
                <w:t>0.004834</w:t>
              </w:r>
            </w:ins>
          </w:p>
        </w:tc>
        <w:tc>
          <w:tcPr>
            <w:tcW w:w="621" w:type="dxa"/>
            <w:tcBorders>
              <w:top w:val="single" w:sz="4" w:space="0" w:color="auto"/>
            </w:tcBorders>
            <w:noWrap/>
            <w:vAlign w:val="center"/>
            <w:hideMark/>
          </w:tcPr>
          <w:p w:rsidR="00974CC1" w:rsidRPr="00A4489A" w:rsidRDefault="00C70D61" w:rsidP="00A96FA9">
            <w:pPr>
              <w:spacing w:after="120"/>
              <w:jc w:val="right"/>
              <w:rPr>
                <w:ins w:id="2262" w:author="WANG" w:date="2014-01-15T10:12:00Z"/>
                <w:rFonts w:ascii="Times New Roman" w:hAnsi="Times New Roman" w:cs="Times New Roman"/>
                <w:sz w:val="18"/>
                <w:szCs w:val="18"/>
              </w:rPr>
            </w:pPr>
            <w:ins w:id="2263" w:author="WANG" w:date="2014-10-03T11:21:00Z">
              <w:r>
                <w:rPr>
                  <w:rFonts w:ascii="Times New Roman" w:hAnsi="Times New Roman" w:cs="Times New Roman" w:hint="eastAsia"/>
                  <w:sz w:val="18"/>
                  <w:szCs w:val="18"/>
                </w:rPr>
                <w:t>0.000</w:t>
              </w:r>
            </w:ins>
          </w:p>
        </w:tc>
      </w:tr>
      <w:tr w:rsidR="00974CC1" w:rsidRPr="00A4489A" w:rsidTr="00974CC1">
        <w:trPr>
          <w:trHeight w:val="285"/>
          <w:ins w:id="2264" w:author="WANG" w:date="2014-01-15T10:12:00Z"/>
        </w:trPr>
        <w:tc>
          <w:tcPr>
            <w:tcW w:w="1888" w:type="dxa"/>
            <w:noWrap/>
            <w:vAlign w:val="center"/>
            <w:hideMark/>
          </w:tcPr>
          <w:p w:rsidR="00974CC1" w:rsidRPr="00A4489A" w:rsidRDefault="00974CC1" w:rsidP="00A96FA9">
            <w:pPr>
              <w:spacing w:after="120"/>
              <w:jc w:val="right"/>
              <w:rPr>
                <w:ins w:id="2265" w:author="WANG" w:date="2014-01-15T10:12:00Z"/>
                <w:rFonts w:ascii="Times New Roman" w:hAnsi="Times New Roman" w:cs="Times New Roman"/>
                <w:sz w:val="18"/>
                <w:szCs w:val="18"/>
              </w:rPr>
            </w:pPr>
            <w:ins w:id="2266" w:author="WANG" w:date="2014-01-15T10:12:00Z">
              <w:r w:rsidRPr="00A4489A">
                <w:rPr>
                  <w:rFonts w:ascii="Times New Roman" w:hAnsi="Times New Roman" w:cs="Times New Roman" w:hint="eastAsia"/>
                  <w:sz w:val="18"/>
                  <w:szCs w:val="18"/>
                </w:rPr>
                <w:t>Inadequate operation</w:t>
              </w:r>
            </w:ins>
          </w:p>
        </w:tc>
        <w:tc>
          <w:tcPr>
            <w:tcW w:w="914" w:type="dxa"/>
            <w:noWrap/>
            <w:vAlign w:val="center"/>
            <w:hideMark/>
          </w:tcPr>
          <w:p w:rsidR="00974CC1" w:rsidRPr="00A4489A" w:rsidRDefault="00B72164" w:rsidP="00A96FA9">
            <w:pPr>
              <w:spacing w:after="120"/>
              <w:jc w:val="right"/>
              <w:rPr>
                <w:ins w:id="2267" w:author="WANG" w:date="2014-01-15T10:12:00Z"/>
                <w:rFonts w:ascii="Times New Roman" w:hAnsi="Times New Roman" w:cs="Times New Roman"/>
                <w:sz w:val="18"/>
                <w:szCs w:val="18"/>
              </w:rPr>
            </w:pPr>
            <w:ins w:id="2268" w:author="WANG" w:date="2014-10-03T11:18:00Z">
              <w:r>
                <w:rPr>
                  <w:rFonts w:ascii="Times New Roman" w:hAnsi="Times New Roman" w:cs="Times New Roman" w:hint="eastAsia"/>
                  <w:sz w:val="18"/>
                  <w:szCs w:val="18"/>
                </w:rPr>
                <w:t>0.004317</w:t>
              </w:r>
            </w:ins>
          </w:p>
        </w:tc>
        <w:tc>
          <w:tcPr>
            <w:tcW w:w="621" w:type="dxa"/>
            <w:gridSpan w:val="2"/>
            <w:noWrap/>
            <w:vAlign w:val="center"/>
            <w:hideMark/>
          </w:tcPr>
          <w:p w:rsidR="00974CC1" w:rsidRPr="00A4489A" w:rsidRDefault="00974CC1" w:rsidP="00A96FA9">
            <w:pPr>
              <w:spacing w:after="120"/>
              <w:jc w:val="right"/>
              <w:rPr>
                <w:ins w:id="2269" w:author="WANG" w:date="2014-01-15T10:12:00Z"/>
                <w:rFonts w:ascii="Times New Roman" w:hAnsi="Times New Roman" w:cs="Times New Roman"/>
                <w:sz w:val="18"/>
                <w:szCs w:val="18"/>
              </w:rPr>
            </w:pPr>
            <w:ins w:id="2270" w:author="WANG" w:date="2014-01-15T10:13:00Z">
              <w:r w:rsidRPr="00022D4C">
                <w:rPr>
                  <w:rFonts w:ascii="Times New Roman" w:hAnsi="Times New Roman" w:cs="Times New Roman" w:hint="eastAsia"/>
                  <w:sz w:val="18"/>
                  <w:szCs w:val="18"/>
                </w:rPr>
                <w:t>0.000</w:t>
              </w:r>
            </w:ins>
          </w:p>
        </w:tc>
        <w:tc>
          <w:tcPr>
            <w:tcW w:w="1741" w:type="dxa"/>
            <w:noWrap/>
            <w:vAlign w:val="center"/>
            <w:hideMark/>
          </w:tcPr>
          <w:p w:rsidR="00974CC1" w:rsidRPr="00A4489A" w:rsidRDefault="00974CC1" w:rsidP="00A96FA9">
            <w:pPr>
              <w:spacing w:after="120"/>
              <w:jc w:val="right"/>
              <w:rPr>
                <w:ins w:id="2271" w:author="WANG" w:date="2014-01-15T10:12:00Z"/>
                <w:rFonts w:ascii="Times New Roman" w:hAnsi="Times New Roman" w:cs="Times New Roman"/>
                <w:sz w:val="18"/>
                <w:szCs w:val="18"/>
              </w:rPr>
            </w:pPr>
            <w:ins w:id="2272" w:author="WANG" w:date="2014-01-15T10:12:00Z">
              <w:r w:rsidRPr="00A4489A">
                <w:rPr>
                  <w:rFonts w:ascii="Times New Roman" w:hAnsi="Times New Roman" w:cs="Times New Roman" w:hint="eastAsia"/>
                  <w:sz w:val="18"/>
                  <w:szCs w:val="18"/>
                </w:rPr>
                <w:t>Uncontrolled</w:t>
              </w:r>
            </w:ins>
          </w:p>
        </w:tc>
        <w:tc>
          <w:tcPr>
            <w:tcW w:w="952" w:type="dxa"/>
            <w:gridSpan w:val="2"/>
            <w:noWrap/>
            <w:vAlign w:val="center"/>
            <w:hideMark/>
          </w:tcPr>
          <w:p w:rsidR="00974CC1" w:rsidRPr="00A4489A" w:rsidRDefault="00C70D61" w:rsidP="00A96FA9">
            <w:pPr>
              <w:spacing w:after="120"/>
              <w:jc w:val="right"/>
              <w:rPr>
                <w:ins w:id="2273" w:author="WANG" w:date="2014-01-15T10:12:00Z"/>
                <w:rFonts w:ascii="Times New Roman" w:hAnsi="Times New Roman" w:cs="Times New Roman"/>
                <w:sz w:val="18"/>
                <w:szCs w:val="18"/>
              </w:rPr>
            </w:pPr>
            <w:ins w:id="2274" w:author="WANG" w:date="2014-10-03T11:19:00Z">
              <w:r>
                <w:rPr>
                  <w:rFonts w:ascii="Times New Roman" w:hAnsi="Times New Roman" w:cs="Times New Roman" w:hint="eastAsia"/>
                  <w:sz w:val="18"/>
                  <w:szCs w:val="18"/>
                </w:rPr>
                <w:t>0.002025</w:t>
              </w:r>
            </w:ins>
          </w:p>
        </w:tc>
        <w:tc>
          <w:tcPr>
            <w:tcW w:w="621" w:type="dxa"/>
            <w:noWrap/>
            <w:vAlign w:val="center"/>
            <w:hideMark/>
          </w:tcPr>
          <w:p w:rsidR="00974CC1" w:rsidRPr="00A4489A" w:rsidRDefault="00C70D61" w:rsidP="00A96FA9">
            <w:pPr>
              <w:spacing w:after="120"/>
              <w:jc w:val="right"/>
              <w:rPr>
                <w:ins w:id="2275" w:author="WANG" w:date="2014-01-15T10:12:00Z"/>
                <w:rFonts w:ascii="Times New Roman" w:hAnsi="Times New Roman" w:cs="Times New Roman"/>
                <w:sz w:val="18"/>
                <w:szCs w:val="18"/>
              </w:rPr>
            </w:pPr>
            <w:ins w:id="2276" w:author="WANG" w:date="2014-10-03T11:19:00Z">
              <w:r>
                <w:rPr>
                  <w:rFonts w:ascii="Times New Roman" w:hAnsi="Times New Roman" w:cs="Times New Roman" w:hint="eastAsia"/>
                  <w:sz w:val="18"/>
                  <w:szCs w:val="18"/>
                </w:rPr>
                <w:t>0.007</w:t>
              </w:r>
            </w:ins>
          </w:p>
        </w:tc>
        <w:tc>
          <w:tcPr>
            <w:tcW w:w="1189" w:type="dxa"/>
            <w:noWrap/>
            <w:vAlign w:val="center"/>
            <w:hideMark/>
          </w:tcPr>
          <w:p w:rsidR="00974CC1" w:rsidRPr="00A4489A" w:rsidRDefault="00974CC1" w:rsidP="00A96FA9">
            <w:pPr>
              <w:spacing w:after="120"/>
              <w:jc w:val="right"/>
              <w:rPr>
                <w:ins w:id="2277" w:author="WANG" w:date="2014-01-15T10:12:00Z"/>
                <w:rFonts w:ascii="Times New Roman" w:hAnsi="Times New Roman" w:cs="Times New Roman"/>
                <w:sz w:val="18"/>
                <w:szCs w:val="18"/>
              </w:rPr>
            </w:pPr>
            <w:ins w:id="2278" w:author="WANG" w:date="2014-01-15T10:12:00Z">
              <w:r w:rsidRPr="00A4489A">
                <w:rPr>
                  <w:rFonts w:ascii="Times New Roman" w:hAnsi="Times New Roman" w:cs="Times New Roman" w:hint="eastAsia"/>
                  <w:sz w:val="18"/>
                  <w:szCs w:val="18"/>
                </w:rPr>
                <w:t>3&lt;a&lt;5</w:t>
              </w:r>
            </w:ins>
          </w:p>
        </w:tc>
        <w:tc>
          <w:tcPr>
            <w:tcW w:w="971" w:type="dxa"/>
            <w:gridSpan w:val="2"/>
            <w:noWrap/>
            <w:vAlign w:val="center"/>
            <w:hideMark/>
          </w:tcPr>
          <w:p w:rsidR="00974CC1" w:rsidRPr="00A4489A" w:rsidRDefault="00C70D61" w:rsidP="00A96FA9">
            <w:pPr>
              <w:spacing w:after="120"/>
              <w:jc w:val="right"/>
              <w:rPr>
                <w:ins w:id="2279" w:author="WANG" w:date="2014-01-15T10:12:00Z"/>
                <w:rFonts w:ascii="Times New Roman" w:hAnsi="Times New Roman" w:cs="Times New Roman"/>
                <w:sz w:val="18"/>
                <w:szCs w:val="18"/>
              </w:rPr>
            </w:pPr>
            <w:ins w:id="2280" w:author="WANG" w:date="2014-10-03T11:21:00Z">
              <w:r>
                <w:rPr>
                  <w:rFonts w:ascii="Times New Roman" w:hAnsi="Times New Roman" w:cs="Times New Roman" w:hint="eastAsia"/>
                  <w:sz w:val="18"/>
                  <w:szCs w:val="18"/>
                </w:rPr>
                <w:t>0.006488</w:t>
              </w:r>
            </w:ins>
          </w:p>
        </w:tc>
        <w:tc>
          <w:tcPr>
            <w:tcW w:w="621" w:type="dxa"/>
            <w:noWrap/>
            <w:vAlign w:val="center"/>
            <w:hideMark/>
          </w:tcPr>
          <w:p w:rsidR="00974CC1" w:rsidRPr="00A4489A" w:rsidRDefault="00974CC1" w:rsidP="00A96FA9">
            <w:pPr>
              <w:spacing w:after="120"/>
              <w:jc w:val="right"/>
              <w:rPr>
                <w:ins w:id="2281" w:author="WANG" w:date="2014-01-15T10:12:00Z"/>
                <w:rFonts w:ascii="Times New Roman" w:hAnsi="Times New Roman" w:cs="Times New Roman"/>
                <w:sz w:val="18"/>
                <w:szCs w:val="18"/>
              </w:rPr>
            </w:pPr>
            <w:ins w:id="2282" w:author="WANG" w:date="2014-01-15T10:13:00Z">
              <w:r w:rsidRPr="00022D4C">
                <w:rPr>
                  <w:rFonts w:ascii="Times New Roman" w:hAnsi="Times New Roman" w:cs="Times New Roman" w:hint="eastAsia"/>
                  <w:sz w:val="18"/>
                  <w:szCs w:val="18"/>
                </w:rPr>
                <w:t>0.000</w:t>
              </w:r>
            </w:ins>
          </w:p>
        </w:tc>
      </w:tr>
      <w:tr w:rsidR="00974CC1" w:rsidRPr="00A4489A" w:rsidTr="00974CC1">
        <w:trPr>
          <w:trHeight w:val="270"/>
          <w:ins w:id="2283" w:author="WANG" w:date="2014-01-15T10:12:00Z"/>
        </w:trPr>
        <w:tc>
          <w:tcPr>
            <w:tcW w:w="1888" w:type="dxa"/>
            <w:noWrap/>
            <w:vAlign w:val="center"/>
            <w:hideMark/>
          </w:tcPr>
          <w:p w:rsidR="00974CC1" w:rsidRPr="00A4489A" w:rsidRDefault="00974CC1" w:rsidP="00A96FA9">
            <w:pPr>
              <w:spacing w:after="120"/>
              <w:jc w:val="right"/>
              <w:rPr>
                <w:ins w:id="2284" w:author="WANG" w:date="2014-01-15T10:12:00Z"/>
                <w:rFonts w:ascii="Times New Roman" w:hAnsi="Times New Roman" w:cs="Times New Roman"/>
                <w:sz w:val="18"/>
                <w:szCs w:val="18"/>
              </w:rPr>
            </w:pPr>
            <w:ins w:id="2285" w:author="WANG" w:date="2014-01-15T10:12:00Z">
              <w:r w:rsidRPr="00A4489A">
                <w:rPr>
                  <w:rFonts w:ascii="Times New Roman" w:hAnsi="Times New Roman" w:cs="Times New Roman" w:hint="eastAsia"/>
                  <w:sz w:val="18"/>
                  <w:szCs w:val="18"/>
                </w:rPr>
                <w:t>Fail to yield to traffic</w:t>
              </w:r>
            </w:ins>
          </w:p>
        </w:tc>
        <w:tc>
          <w:tcPr>
            <w:tcW w:w="914" w:type="dxa"/>
            <w:noWrap/>
            <w:vAlign w:val="center"/>
            <w:hideMark/>
          </w:tcPr>
          <w:p w:rsidR="00974CC1" w:rsidRPr="00A4489A" w:rsidRDefault="00C70D61" w:rsidP="00A96FA9">
            <w:pPr>
              <w:spacing w:after="120"/>
              <w:jc w:val="right"/>
              <w:rPr>
                <w:ins w:id="2286" w:author="WANG" w:date="2014-01-15T10:12:00Z"/>
                <w:rFonts w:ascii="Times New Roman" w:hAnsi="Times New Roman" w:cs="Times New Roman"/>
                <w:sz w:val="18"/>
                <w:szCs w:val="18"/>
              </w:rPr>
            </w:pPr>
            <w:ins w:id="2287" w:author="WANG" w:date="2014-10-03T11:18:00Z">
              <w:r>
                <w:rPr>
                  <w:rFonts w:ascii="Times New Roman" w:hAnsi="Times New Roman" w:cs="Times New Roman" w:hint="eastAsia"/>
                  <w:sz w:val="18"/>
                  <w:szCs w:val="18"/>
                </w:rPr>
                <w:t>0.006832</w:t>
              </w:r>
            </w:ins>
          </w:p>
        </w:tc>
        <w:tc>
          <w:tcPr>
            <w:tcW w:w="621" w:type="dxa"/>
            <w:gridSpan w:val="2"/>
            <w:noWrap/>
            <w:vAlign w:val="center"/>
            <w:hideMark/>
          </w:tcPr>
          <w:p w:rsidR="00974CC1" w:rsidRPr="00A4489A" w:rsidRDefault="00974CC1" w:rsidP="00A96FA9">
            <w:pPr>
              <w:spacing w:after="120"/>
              <w:jc w:val="right"/>
              <w:rPr>
                <w:ins w:id="2288" w:author="WANG" w:date="2014-01-15T10:12:00Z"/>
                <w:rFonts w:ascii="Times New Roman" w:hAnsi="Times New Roman" w:cs="Times New Roman"/>
                <w:sz w:val="18"/>
                <w:szCs w:val="18"/>
              </w:rPr>
            </w:pPr>
            <w:ins w:id="2289" w:author="WANG" w:date="2014-01-15T10:13:00Z">
              <w:r w:rsidRPr="00022D4C">
                <w:rPr>
                  <w:rFonts w:ascii="Times New Roman" w:hAnsi="Times New Roman" w:cs="Times New Roman" w:hint="eastAsia"/>
                  <w:sz w:val="18"/>
                  <w:szCs w:val="18"/>
                </w:rPr>
                <w:t>0.000</w:t>
              </w:r>
            </w:ins>
          </w:p>
        </w:tc>
        <w:tc>
          <w:tcPr>
            <w:tcW w:w="1741" w:type="dxa"/>
            <w:noWrap/>
            <w:vAlign w:val="center"/>
            <w:hideMark/>
          </w:tcPr>
          <w:p w:rsidR="00974CC1" w:rsidRPr="00A4489A" w:rsidRDefault="00974CC1" w:rsidP="00A96FA9">
            <w:pPr>
              <w:spacing w:after="120"/>
              <w:jc w:val="right"/>
              <w:rPr>
                <w:ins w:id="2290" w:author="WANG" w:date="2014-01-15T10:12:00Z"/>
                <w:rFonts w:ascii="Times New Roman" w:hAnsi="Times New Roman" w:cs="Times New Roman"/>
                <w:sz w:val="18"/>
                <w:szCs w:val="18"/>
              </w:rPr>
            </w:pPr>
            <w:ins w:id="2291" w:author="WANG" w:date="2014-01-15T10:12:00Z">
              <w:r w:rsidRPr="00A4489A">
                <w:rPr>
                  <w:rFonts w:ascii="Times New Roman" w:hAnsi="Times New Roman" w:cs="Times New Roman" w:hint="eastAsia"/>
                  <w:sz w:val="18"/>
                  <w:szCs w:val="18"/>
                </w:rPr>
                <w:t xml:space="preserve">　</w:t>
              </w:r>
            </w:ins>
          </w:p>
        </w:tc>
        <w:tc>
          <w:tcPr>
            <w:tcW w:w="952" w:type="dxa"/>
            <w:gridSpan w:val="2"/>
            <w:noWrap/>
            <w:vAlign w:val="center"/>
            <w:hideMark/>
          </w:tcPr>
          <w:p w:rsidR="00974CC1" w:rsidRPr="00A4489A" w:rsidRDefault="00974CC1" w:rsidP="00A96FA9">
            <w:pPr>
              <w:spacing w:after="120"/>
              <w:jc w:val="right"/>
              <w:rPr>
                <w:ins w:id="2292" w:author="WANG" w:date="2014-01-15T10:12:00Z"/>
                <w:rFonts w:ascii="Times New Roman" w:hAnsi="Times New Roman" w:cs="Times New Roman"/>
                <w:sz w:val="18"/>
                <w:szCs w:val="18"/>
              </w:rPr>
            </w:pPr>
          </w:p>
        </w:tc>
        <w:tc>
          <w:tcPr>
            <w:tcW w:w="621" w:type="dxa"/>
            <w:noWrap/>
            <w:vAlign w:val="center"/>
            <w:hideMark/>
          </w:tcPr>
          <w:p w:rsidR="00974CC1" w:rsidRPr="00A4489A" w:rsidRDefault="00974CC1" w:rsidP="00A96FA9">
            <w:pPr>
              <w:spacing w:after="120"/>
              <w:jc w:val="right"/>
              <w:rPr>
                <w:ins w:id="2293" w:author="WANG" w:date="2014-01-15T10:12:00Z"/>
                <w:rFonts w:ascii="Times New Roman" w:hAnsi="Times New Roman" w:cs="Times New Roman"/>
                <w:sz w:val="18"/>
                <w:szCs w:val="18"/>
              </w:rPr>
            </w:pPr>
            <w:ins w:id="2294" w:author="WANG" w:date="2014-01-15T10:12:00Z">
              <w:r w:rsidRPr="00A4489A">
                <w:rPr>
                  <w:rFonts w:ascii="Times New Roman" w:hAnsi="Times New Roman" w:cs="Times New Roman" w:hint="eastAsia"/>
                  <w:sz w:val="18"/>
                  <w:szCs w:val="18"/>
                </w:rPr>
                <w:t xml:space="preserve">　</w:t>
              </w:r>
            </w:ins>
          </w:p>
        </w:tc>
        <w:tc>
          <w:tcPr>
            <w:tcW w:w="1189" w:type="dxa"/>
            <w:noWrap/>
            <w:vAlign w:val="center"/>
            <w:hideMark/>
          </w:tcPr>
          <w:p w:rsidR="00974CC1" w:rsidRPr="00A4489A" w:rsidRDefault="00974CC1" w:rsidP="00A96FA9">
            <w:pPr>
              <w:spacing w:after="120"/>
              <w:jc w:val="right"/>
              <w:rPr>
                <w:ins w:id="2295" w:author="WANG" w:date="2014-01-15T10:12:00Z"/>
                <w:rFonts w:ascii="Times New Roman" w:hAnsi="Times New Roman" w:cs="Times New Roman"/>
                <w:sz w:val="18"/>
                <w:szCs w:val="18"/>
              </w:rPr>
            </w:pPr>
            <w:ins w:id="2296" w:author="WANG" w:date="2014-01-15T10:12:00Z">
              <w:r w:rsidRPr="00A4489A">
                <w:rPr>
                  <w:rFonts w:ascii="Times New Roman" w:hAnsi="Times New Roman" w:cs="Times New Roman" w:hint="eastAsia"/>
                  <w:sz w:val="18"/>
                  <w:szCs w:val="18"/>
                </w:rPr>
                <w:t>5&lt;a&lt;10</w:t>
              </w:r>
            </w:ins>
          </w:p>
        </w:tc>
        <w:tc>
          <w:tcPr>
            <w:tcW w:w="971" w:type="dxa"/>
            <w:gridSpan w:val="2"/>
            <w:noWrap/>
            <w:vAlign w:val="center"/>
            <w:hideMark/>
          </w:tcPr>
          <w:p w:rsidR="00974CC1" w:rsidRPr="00A4489A" w:rsidRDefault="00C70D61" w:rsidP="00A96FA9">
            <w:pPr>
              <w:spacing w:after="120"/>
              <w:jc w:val="right"/>
              <w:rPr>
                <w:ins w:id="2297" w:author="WANG" w:date="2014-01-15T10:12:00Z"/>
                <w:rFonts w:ascii="Times New Roman" w:hAnsi="Times New Roman" w:cs="Times New Roman"/>
                <w:sz w:val="18"/>
                <w:szCs w:val="18"/>
              </w:rPr>
            </w:pPr>
            <w:ins w:id="2298" w:author="WANG" w:date="2014-10-03T11:21:00Z">
              <w:r>
                <w:rPr>
                  <w:rFonts w:ascii="Times New Roman" w:hAnsi="Times New Roman" w:cs="Times New Roman" w:hint="eastAsia"/>
                  <w:sz w:val="18"/>
                  <w:szCs w:val="18"/>
                </w:rPr>
                <w:t>0.007544</w:t>
              </w:r>
            </w:ins>
          </w:p>
        </w:tc>
        <w:tc>
          <w:tcPr>
            <w:tcW w:w="621" w:type="dxa"/>
            <w:noWrap/>
            <w:vAlign w:val="center"/>
            <w:hideMark/>
          </w:tcPr>
          <w:p w:rsidR="00974CC1" w:rsidRPr="00A4489A" w:rsidRDefault="00974CC1" w:rsidP="00A96FA9">
            <w:pPr>
              <w:spacing w:after="120"/>
              <w:jc w:val="right"/>
              <w:rPr>
                <w:ins w:id="2299" w:author="WANG" w:date="2014-01-15T10:12:00Z"/>
                <w:rFonts w:ascii="Times New Roman" w:hAnsi="Times New Roman" w:cs="Times New Roman"/>
                <w:sz w:val="18"/>
                <w:szCs w:val="18"/>
              </w:rPr>
            </w:pPr>
            <w:ins w:id="2300" w:author="WANG" w:date="2014-01-15T10:13:00Z">
              <w:r w:rsidRPr="00022D4C">
                <w:rPr>
                  <w:rFonts w:ascii="Times New Roman" w:hAnsi="Times New Roman" w:cs="Times New Roman" w:hint="eastAsia"/>
                  <w:sz w:val="18"/>
                  <w:szCs w:val="18"/>
                </w:rPr>
                <w:t>0.000</w:t>
              </w:r>
            </w:ins>
          </w:p>
        </w:tc>
      </w:tr>
      <w:tr w:rsidR="00974CC1" w:rsidRPr="00A4489A" w:rsidTr="00974CC1">
        <w:trPr>
          <w:trHeight w:val="270"/>
          <w:ins w:id="2301" w:author="WANG" w:date="2014-01-15T10:12:00Z"/>
        </w:trPr>
        <w:tc>
          <w:tcPr>
            <w:tcW w:w="1888" w:type="dxa"/>
            <w:tcBorders>
              <w:bottom w:val="single" w:sz="4" w:space="0" w:color="auto"/>
            </w:tcBorders>
            <w:noWrap/>
            <w:vAlign w:val="center"/>
            <w:hideMark/>
          </w:tcPr>
          <w:p w:rsidR="00974CC1" w:rsidRPr="00A4489A" w:rsidRDefault="00974CC1" w:rsidP="00A96FA9">
            <w:pPr>
              <w:spacing w:after="120"/>
              <w:jc w:val="right"/>
              <w:rPr>
                <w:ins w:id="2302" w:author="WANG" w:date="2014-01-15T10:12:00Z"/>
                <w:rFonts w:ascii="Times New Roman" w:hAnsi="Times New Roman" w:cs="Times New Roman"/>
                <w:sz w:val="18"/>
                <w:szCs w:val="18"/>
              </w:rPr>
            </w:pPr>
          </w:p>
        </w:tc>
        <w:tc>
          <w:tcPr>
            <w:tcW w:w="914" w:type="dxa"/>
            <w:tcBorders>
              <w:bottom w:val="single" w:sz="4" w:space="0" w:color="auto"/>
            </w:tcBorders>
            <w:noWrap/>
            <w:vAlign w:val="center"/>
            <w:hideMark/>
          </w:tcPr>
          <w:p w:rsidR="00974CC1" w:rsidRPr="00A4489A" w:rsidRDefault="00974CC1" w:rsidP="00A96FA9">
            <w:pPr>
              <w:spacing w:after="120"/>
              <w:jc w:val="right"/>
              <w:rPr>
                <w:ins w:id="2303" w:author="WANG" w:date="2014-01-15T10:12:00Z"/>
                <w:rFonts w:ascii="Times New Roman" w:hAnsi="Times New Roman" w:cs="Times New Roman"/>
                <w:sz w:val="18"/>
                <w:szCs w:val="18"/>
              </w:rPr>
            </w:pPr>
            <w:ins w:id="2304" w:author="WANG" w:date="2014-01-15T10:12:00Z">
              <w:r w:rsidRPr="00A4489A">
                <w:rPr>
                  <w:rFonts w:ascii="Times New Roman" w:hAnsi="Times New Roman" w:cs="Times New Roman" w:hint="eastAsia"/>
                  <w:sz w:val="18"/>
                  <w:szCs w:val="18"/>
                </w:rPr>
                <w:t xml:space="preserve">　</w:t>
              </w:r>
            </w:ins>
          </w:p>
        </w:tc>
        <w:tc>
          <w:tcPr>
            <w:tcW w:w="621" w:type="dxa"/>
            <w:gridSpan w:val="2"/>
            <w:tcBorders>
              <w:bottom w:val="single" w:sz="4" w:space="0" w:color="auto"/>
            </w:tcBorders>
            <w:noWrap/>
            <w:vAlign w:val="center"/>
            <w:hideMark/>
          </w:tcPr>
          <w:p w:rsidR="00974CC1" w:rsidRPr="00A4489A" w:rsidRDefault="00974CC1" w:rsidP="00A96FA9">
            <w:pPr>
              <w:spacing w:after="120"/>
              <w:jc w:val="right"/>
              <w:rPr>
                <w:ins w:id="2305" w:author="WANG" w:date="2014-01-15T10:12:00Z"/>
                <w:rFonts w:ascii="Times New Roman" w:hAnsi="Times New Roman" w:cs="Times New Roman"/>
                <w:sz w:val="18"/>
                <w:szCs w:val="18"/>
              </w:rPr>
            </w:pPr>
          </w:p>
        </w:tc>
        <w:tc>
          <w:tcPr>
            <w:tcW w:w="1741" w:type="dxa"/>
            <w:tcBorders>
              <w:bottom w:val="single" w:sz="4" w:space="0" w:color="auto"/>
            </w:tcBorders>
            <w:noWrap/>
            <w:vAlign w:val="center"/>
            <w:hideMark/>
          </w:tcPr>
          <w:p w:rsidR="00974CC1" w:rsidRPr="00A4489A" w:rsidRDefault="00974CC1" w:rsidP="00A96FA9">
            <w:pPr>
              <w:spacing w:after="120"/>
              <w:jc w:val="right"/>
              <w:rPr>
                <w:ins w:id="2306" w:author="WANG" w:date="2014-01-15T10:12:00Z"/>
                <w:rFonts w:ascii="Times New Roman" w:hAnsi="Times New Roman" w:cs="Times New Roman"/>
                <w:sz w:val="18"/>
                <w:szCs w:val="18"/>
              </w:rPr>
            </w:pPr>
            <w:ins w:id="2307" w:author="WANG" w:date="2014-01-15T10:12:00Z">
              <w:r w:rsidRPr="00A4489A">
                <w:rPr>
                  <w:rFonts w:ascii="Times New Roman" w:hAnsi="Times New Roman" w:cs="Times New Roman" w:hint="eastAsia"/>
                  <w:sz w:val="18"/>
                  <w:szCs w:val="18"/>
                </w:rPr>
                <w:t xml:space="preserve">　</w:t>
              </w:r>
            </w:ins>
          </w:p>
        </w:tc>
        <w:tc>
          <w:tcPr>
            <w:tcW w:w="952" w:type="dxa"/>
            <w:gridSpan w:val="2"/>
            <w:tcBorders>
              <w:bottom w:val="single" w:sz="4" w:space="0" w:color="auto"/>
            </w:tcBorders>
            <w:noWrap/>
            <w:vAlign w:val="center"/>
            <w:hideMark/>
          </w:tcPr>
          <w:p w:rsidR="00974CC1" w:rsidRPr="00A4489A" w:rsidRDefault="00974CC1" w:rsidP="00A96FA9">
            <w:pPr>
              <w:spacing w:after="120"/>
              <w:jc w:val="right"/>
              <w:rPr>
                <w:ins w:id="2308" w:author="WANG" w:date="2014-01-15T10:12:00Z"/>
                <w:rFonts w:ascii="Times New Roman" w:hAnsi="Times New Roman" w:cs="Times New Roman"/>
                <w:sz w:val="18"/>
                <w:szCs w:val="18"/>
              </w:rPr>
            </w:pPr>
          </w:p>
        </w:tc>
        <w:tc>
          <w:tcPr>
            <w:tcW w:w="621" w:type="dxa"/>
            <w:tcBorders>
              <w:bottom w:val="single" w:sz="4" w:space="0" w:color="auto"/>
            </w:tcBorders>
            <w:noWrap/>
            <w:vAlign w:val="center"/>
            <w:hideMark/>
          </w:tcPr>
          <w:p w:rsidR="00974CC1" w:rsidRPr="00A4489A" w:rsidRDefault="00974CC1" w:rsidP="00A96FA9">
            <w:pPr>
              <w:spacing w:after="120"/>
              <w:jc w:val="right"/>
              <w:rPr>
                <w:ins w:id="2309" w:author="WANG" w:date="2014-01-15T10:12:00Z"/>
                <w:rFonts w:ascii="Times New Roman" w:hAnsi="Times New Roman" w:cs="Times New Roman"/>
                <w:sz w:val="18"/>
                <w:szCs w:val="18"/>
              </w:rPr>
            </w:pPr>
            <w:ins w:id="2310" w:author="WANG" w:date="2014-01-15T10:12:00Z">
              <w:r w:rsidRPr="00A4489A">
                <w:rPr>
                  <w:rFonts w:ascii="Times New Roman" w:hAnsi="Times New Roman" w:cs="Times New Roman" w:hint="eastAsia"/>
                  <w:sz w:val="18"/>
                  <w:szCs w:val="18"/>
                </w:rPr>
                <w:t xml:space="preserve">　</w:t>
              </w:r>
            </w:ins>
          </w:p>
        </w:tc>
        <w:tc>
          <w:tcPr>
            <w:tcW w:w="1189" w:type="dxa"/>
            <w:tcBorders>
              <w:bottom w:val="single" w:sz="4" w:space="0" w:color="auto"/>
            </w:tcBorders>
            <w:noWrap/>
            <w:vAlign w:val="center"/>
            <w:hideMark/>
          </w:tcPr>
          <w:p w:rsidR="00974CC1" w:rsidRPr="00A4489A" w:rsidRDefault="00974CC1" w:rsidP="00A96FA9">
            <w:pPr>
              <w:spacing w:after="120"/>
              <w:jc w:val="right"/>
              <w:rPr>
                <w:ins w:id="2311" w:author="WANG" w:date="2014-01-15T10:12:00Z"/>
                <w:rFonts w:ascii="Times New Roman" w:hAnsi="Times New Roman" w:cs="Times New Roman"/>
                <w:sz w:val="18"/>
                <w:szCs w:val="18"/>
              </w:rPr>
            </w:pPr>
            <w:ins w:id="2312" w:author="WANG" w:date="2014-01-15T10:12:00Z">
              <w:r w:rsidRPr="00A4489A">
                <w:rPr>
                  <w:rFonts w:ascii="Times New Roman" w:hAnsi="Times New Roman" w:cs="Times New Roman" w:hint="eastAsia"/>
                  <w:sz w:val="18"/>
                  <w:szCs w:val="18"/>
                </w:rPr>
                <w:t>10&lt;a&lt;15</w:t>
              </w:r>
            </w:ins>
          </w:p>
        </w:tc>
        <w:tc>
          <w:tcPr>
            <w:tcW w:w="971" w:type="dxa"/>
            <w:gridSpan w:val="2"/>
            <w:tcBorders>
              <w:bottom w:val="single" w:sz="4" w:space="0" w:color="auto"/>
            </w:tcBorders>
            <w:noWrap/>
            <w:vAlign w:val="center"/>
            <w:hideMark/>
          </w:tcPr>
          <w:p w:rsidR="00974CC1" w:rsidRPr="00A4489A" w:rsidRDefault="00C70D61" w:rsidP="00A96FA9">
            <w:pPr>
              <w:spacing w:after="120"/>
              <w:jc w:val="right"/>
              <w:rPr>
                <w:ins w:id="2313" w:author="WANG" w:date="2014-01-15T10:12:00Z"/>
                <w:rFonts w:ascii="Times New Roman" w:hAnsi="Times New Roman" w:cs="Times New Roman"/>
                <w:sz w:val="18"/>
                <w:szCs w:val="18"/>
              </w:rPr>
            </w:pPr>
            <w:ins w:id="2314" w:author="WANG" w:date="2014-10-03T11:21:00Z">
              <w:r>
                <w:rPr>
                  <w:rFonts w:ascii="Times New Roman" w:hAnsi="Times New Roman" w:cs="Times New Roman" w:hint="eastAsia"/>
                  <w:sz w:val="18"/>
                  <w:szCs w:val="18"/>
                </w:rPr>
                <w:t>0.007525</w:t>
              </w:r>
            </w:ins>
          </w:p>
        </w:tc>
        <w:tc>
          <w:tcPr>
            <w:tcW w:w="621" w:type="dxa"/>
            <w:tcBorders>
              <w:bottom w:val="single" w:sz="4" w:space="0" w:color="auto"/>
            </w:tcBorders>
            <w:noWrap/>
            <w:vAlign w:val="center"/>
            <w:hideMark/>
          </w:tcPr>
          <w:p w:rsidR="00974CC1" w:rsidRPr="00A4489A" w:rsidRDefault="00974CC1" w:rsidP="00A96FA9">
            <w:pPr>
              <w:spacing w:after="120"/>
              <w:jc w:val="right"/>
              <w:rPr>
                <w:ins w:id="2315" w:author="WANG" w:date="2014-01-15T10:12:00Z"/>
                <w:rFonts w:ascii="Times New Roman" w:hAnsi="Times New Roman" w:cs="Times New Roman"/>
                <w:sz w:val="18"/>
                <w:szCs w:val="18"/>
              </w:rPr>
            </w:pPr>
            <w:ins w:id="2316" w:author="WANG" w:date="2014-01-15T10:13:00Z">
              <w:r w:rsidRPr="00022D4C">
                <w:rPr>
                  <w:rFonts w:ascii="Times New Roman" w:hAnsi="Times New Roman" w:cs="Times New Roman" w:hint="eastAsia"/>
                  <w:sz w:val="18"/>
                  <w:szCs w:val="18"/>
                </w:rPr>
                <w:t>0.000</w:t>
              </w:r>
            </w:ins>
          </w:p>
        </w:tc>
      </w:tr>
      <w:tr w:rsidR="00260C21" w:rsidRPr="005B3F68" w:rsidDel="00903C2F" w:rsidTr="00C448A7">
        <w:tblPrEx>
          <w:tblW w:w="95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A0"/>
          <w:tblPrExChange w:id="2317" w:author="WANG" w:date="2014-01-15T10:19:00Z">
            <w:tblPrEx>
              <w:tblW w:w="86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A0"/>
            </w:tblPrEx>
          </w:tblPrExChange>
        </w:tblPrEx>
        <w:trPr>
          <w:gridAfter w:val="2"/>
          <w:wAfter w:w="645" w:type="dxa"/>
          <w:trHeight w:val="285"/>
          <w:del w:id="2318" w:author="WANG" w:date="2014-01-15T10:19:00Z"/>
          <w:trPrChange w:id="2319" w:author="WANG" w:date="2014-01-15T10:19:00Z">
            <w:trPr>
              <w:gridAfter w:val="2"/>
              <w:trHeight w:val="285"/>
            </w:trPr>
          </w:trPrChange>
        </w:trPr>
        <w:tc>
          <w:tcPr>
            <w:tcW w:w="2943" w:type="dxa"/>
            <w:gridSpan w:val="3"/>
            <w:tcBorders>
              <w:top w:val="single" w:sz="4" w:space="0" w:color="auto"/>
            </w:tcBorders>
            <w:noWrap/>
            <w:vAlign w:val="center"/>
            <w:hideMark/>
            <w:tcPrChange w:id="2320" w:author="WANG" w:date="2014-01-15T10:19:00Z">
              <w:tcPr>
                <w:tcW w:w="3038" w:type="dxa"/>
                <w:gridSpan w:val="3"/>
                <w:noWrap/>
                <w:hideMark/>
              </w:tcPr>
            </w:tcPrChange>
          </w:tcPr>
          <w:p w:rsidR="001C680C" w:rsidRDefault="00015E4B" w:rsidP="00C70D61">
            <w:pPr>
              <w:spacing w:after="156"/>
              <w:jc w:val="center"/>
              <w:rPr>
                <w:del w:id="2321" w:author="WANG" w:date="2014-01-15T09:54:00Z"/>
                <w:rFonts w:ascii="Times New Roman" w:hAnsi="Times New Roman" w:cs="Times New Roman"/>
                <w:b/>
                <w:sz w:val="18"/>
                <w:szCs w:val="18"/>
                <w:rPrChange w:id="2322" w:author="WANG" w:date="2014-01-15T09:54:00Z">
                  <w:rPr>
                    <w:del w:id="2323" w:author="WANG" w:date="2014-01-15T09:54:00Z"/>
                    <w:rFonts w:ascii="Times New Roman" w:hAnsi="Times New Roman" w:cs="Times New Roman"/>
                    <w:sz w:val="18"/>
                    <w:szCs w:val="18"/>
                  </w:rPr>
                </w:rPrChange>
              </w:rPr>
              <w:pPrChange w:id="2324" w:author="WANG" w:date="2014-10-03T11:21:00Z">
                <w:pPr>
                  <w:spacing w:afterLines="50"/>
                </w:pPr>
              </w:pPrChange>
            </w:pPr>
            <w:del w:id="2325" w:author="WANG" w:date="2014-01-15T10:19:00Z">
              <w:r w:rsidRPr="00015E4B">
                <w:rPr>
                  <w:rFonts w:ascii="Times New Roman" w:hAnsi="Times New Roman" w:cs="Times New Roman"/>
                  <w:b/>
                  <w:sz w:val="18"/>
                  <w:szCs w:val="18"/>
                  <w:rPrChange w:id="2326" w:author="WANG" w:date="2014-01-15T09:54:00Z">
                    <w:rPr>
                      <w:rFonts w:ascii="Times New Roman" w:hAnsi="Times New Roman" w:cs="Times New Roman"/>
                    </w:rPr>
                  </w:rPrChange>
                </w:rPr>
                <w:delText>Road class</w:delText>
              </w:r>
            </w:del>
          </w:p>
          <w:p w:rsidR="001C680C" w:rsidRDefault="001C680C" w:rsidP="00C70D61">
            <w:pPr>
              <w:spacing w:after="156"/>
              <w:jc w:val="center"/>
              <w:rPr>
                <w:del w:id="2327" w:author="WANG" w:date="2014-01-15T10:19:00Z"/>
                <w:rFonts w:ascii="Times New Roman" w:hAnsi="Times New Roman" w:cs="Times New Roman"/>
                <w:b/>
                <w:sz w:val="18"/>
                <w:szCs w:val="18"/>
                <w:rPrChange w:id="2328" w:author="WANG" w:date="2014-01-15T09:54:00Z">
                  <w:rPr>
                    <w:del w:id="2329" w:author="WANG" w:date="2014-01-15T10:19:00Z"/>
                    <w:rFonts w:ascii="Times New Roman" w:hAnsi="Times New Roman" w:cs="Times New Roman"/>
                  </w:rPr>
                </w:rPrChange>
              </w:rPr>
              <w:pPrChange w:id="2330" w:author="WANG" w:date="2014-10-03T11:21:00Z">
                <w:pPr>
                  <w:spacing w:afterLines="50"/>
                </w:pPr>
              </w:pPrChange>
            </w:pPr>
          </w:p>
        </w:tc>
        <w:tc>
          <w:tcPr>
            <w:tcW w:w="2977" w:type="dxa"/>
            <w:gridSpan w:val="3"/>
            <w:tcBorders>
              <w:top w:val="single" w:sz="4" w:space="0" w:color="auto"/>
            </w:tcBorders>
            <w:noWrap/>
            <w:vAlign w:val="center"/>
            <w:hideMark/>
            <w:tcPrChange w:id="2331" w:author="WANG" w:date="2014-01-15T10:19:00Z">
              <w:tcPr>
                <w:tcW w:w="3027" w:type="dxa"/>
                <w:gridSpan w:val="3"/>
                <w:noWrap/>
                <w:hideMark/>
              </w:tcPr>
            </w:tcPrChange>
          </w:tcPr>
          <w:p w:rsidR="001C680C" w:rsidRDefault="00015E4B" w:rsidP="00C70D61">
            <w:pPr>
              <w:spacing w:after="156"/>
              <w:jc w:val="center"/>
              <w:rPr>
                <w:del w:id="2332" w:author="WANG" w:date="2014-01-15T09:54:00Z"/>
                <w:rFonts w:ascii="Times New Roman" w:hAnsi="Times New Roman" w:cs="Times New Roman"/>
                <w:b/>
                <w:sz w:val="18"/>
                <w:szCs w:val="18"/>
                <w:rPrChange w:id="2333" w:author="WANG" w:date="2014-01-15T09:54:00Z">
                  <w:rPr>
                    <w:del w:id="2334" w:author="WANG" w:date="2014-01-15T09:54:00Z"/>
                    <w:rFonts w:ascii="Times New Roman" w:hAnsi="Times New Roman" w:cs="Times New Roman"/>
                    <w:sz w:val="18"/>
                    <w:szCs w:val="18"/>
                  </w:rPr>
                </w:rPrChange>
              </w:rPr>
              <w:pPrChange w:id="2335" w:author="WANG" w:date="2014-10-03T11:21:00Z">
                <w:pPr>
                  <w:spacing w:afterLines="50"/>
                </w:pPr>
              </w:pPrChange>
            </w:pPr>
            <w:del w:id="2336" w:author="WANG" w:date="2014-01-15T10:19:00Z">
              <w:r w:rsidRPr="00015E4B">
                <w:rPr>
                  <w:rFonts w:ascii="Times New Roman" w:hAnsi="Times New Roman" w:cs="Times New Roman"/>
                  <w:b/>
                  <w:sz w:val="18"/>
                  <w:szCs w:val="18"/>
                  <w:rPrChange w:id="2337" w:author="WANG" w:date="2014-01-15T09:54:00Z">
                    <w:rPr>
                      <w:rFonts w:ascii="Times New Roman" w:hAnsi="Times New Roman" w:cs="Times New Roman"/>
                    </w:rPr>
                  </w:rPrChange>
                </w:rPr>
                <w:delText>Vehicle usage property</w:delText>
              </w:r>
            </w:del>
          </w:p>
          <w:p w:rsidR="001C680C" w:rsidRDefault="001C680C" w:rsidP="00C70D61">
            <w:pPr>
              <w:spacing w:after="156"/>
              <w:jc w:val="center"/>
              <w:rPr>
                <w:del w:id="2338" w:author="WANG" w:date="2014-01-15T09:54:00Z"/>
                <w:rFonts w:ascii="Times New Roman" w:hAnsi="Times New Roman" w:cs="Times New Roman"/>
                <w:b/>
                <w:sz w:val="18"/>
                <w:szCs w:val="18"/>
                <w:rPrChange w:id="2339" w:author="WANG" w:date="2014-01-15T09:54:00Z">
                  <w:rPr>
                    <w:del w:id="2340" w:author="WANG" w:date="2014-01-15T09:54:00Z"/>
                    <w:rFonts w:ascii="Times New Roman" w:hAnsi="Times New Roman" w:cs="Times New Roman"/>
                    <w:sz w:val="18"/>
                    <w:szCs w:val="18"/>
                  </w:rPr>
                </w:rPrChange>
              </w:rPr>
              <w:pPrChange w:id="2341" w:author="WANG" w:date="2014-10-03T11:21:00Z">
                <w:pPr>
                  <w:spacing w:afterLines="50"/>
                </w:pPr>
              </w:pPrChange>
            </w:pPr>
          </w:p>
          <w:p w:rsidR="001C680C" w:rsidRDefault="001C680C" w:rsidP="00C70D61">
            <w:pPr>
              <w:spacing w:after="156"/>
              <w:jc w:val="center"/>
              <w:rPr>
                <w:del w:id="2342" w:author="WANG" w:date="2014-01-15T10:19:00Z"/>
                <w:rFonts w:ascii="Times New Roman" w:hAnsi="Times New Roman" w:cs="Times New Roman"/>
                <w:b/>
                <w:sz w:val="18"/>
                <w:szCs w:val="18"/>
                <w:rPrChange w:id="2343" w:author="WANG" w:date="2014-01-15T09:54:00Z">
                  <w:rPr>
                    <w:del w:id="2344" w:author="WANG" w:date="2014-01-15T10:19:00Z"/>
                    <w:rFonts w:ascii="Times New Roman" w:hAnsi="Times New Roman" w:cs="Times New Roman"/>
                  </w:rPr>
                </w:rPrChange>
              </w:rPr>
              <w:pPrChange w:id="2345" w:author="WANG" w:date="2014-10-03T11:21:00Z">
                <w:pPr>
                  <w:spacing w:afterLines="50"/>
                </w:pPr>
              </w:pPrChange>
            </w:pPr>
          </w:p>
        </w:tc>
        <w:tc>
          <w:tcPr>
            <w:tcW w:w="2953" w:type="dxa"/>
            <w:gridSpan w:val="4"/>
            <w:tcBorders>
              <w:top w:val="single" w:sz="4" w:space="0" w:color="auto"/>
            </w:tcBorders>
            <w:noWrap/>
            <w:vAlign w:val="center"/>
            <w:hideMark/>
            <w:tcPrChange w:id="2346" w:author="WANG" w:date="2014-01-15T10:19:00Z">
              <w:tcPr>
                <w:tcW w:w="2548" w:type="dxa"/>
                <w:gridSpan w:val="4"/>
                <w:noWrap/>
                <w:hideMark/>
              </w:tcPr>
            </w:tcPrChange>
          </w:tcPr>
          <w:p w:rsidR="001C680C" w:rsidRDefault="00015E4B" w:rsidP="00C70D61">
            <w:pPr>
              <w:spacing w:after="156"/>
              <w:jc w:val="center"/>
              <w:rPr>
                <w:del w:id="2347" w:author="WANG" w:date="2014-01-15T09:54:00Z"/>
                <w:rFonts w:ascii="Times New Roman" w:hAnsi="Times New Roman" w:cs="Times New Roman"/>
                <w:b/>
                <w:sz w:val="18"/>
                <w:szCs w:val="18"/>
                <w:rPrChange w:id="2348" w:author="WANG" w:date="2014-01-15T09:54:00Z">
                  <w:rPr>
                    <w:del w:id="2349" w:author="WANG" w:date="2014-01-15T09:54:00Z"/>
                    <w:rFonts w:ascii="Times New Roman" w:hAnsi="Times New Roman" w:cs="Times New Roman"/>
                    <w:sz w:val="18"/>
                    <w:szCs w:val="18"/>
                  </w:rPr>
                </w:rPrChange>
              </w:rPr>
              <w:pPrChange w:id="2350" w:author="WANG" w:date="2014-10-03T11:21:00Z">
                <w:pPr>
                  <w:spacing w:afterLines="50"/>
                </w:pPr>
              </w:pPrChange>
            </w:pPr>
            <w:del w:id="2351" w:author="WANG" w:date="2014-01-15T10:19:00Z">
              <w:r w:rsidRPr="00015E4B">
                <w:rPr>
                  <w:rFonts w:ascii="Times New Roman" w:hAnsi="Times New Roman" w:cs="Times New Roman"/>
                  <w:b/>
                  <w:sz w:val="18"/>
                  <w:szCs w:val="18"/>
                  <w:rPrChange w:id="2352" w:author="WANG" w:date="2014-01-15T09:54:00Z">
                    <w:rPr>
                      <w:rFonts w:ascii="Times New Roman" w:hAnsi="Times New Roman" w:cs="Times New Roman"/>
                    </w:rPr>
                  </w:rPrChange>
                </w:rPr>
                <w:delText>Geometric aspects of crashes</w:delText>
              </w:r>
            </w:del>
          </w:p>
          <w:p w:rsidR="001C680C" w:rsidRDefault="001C680C" w:rsidP="00C70D61">
            <w:pPr>
              <w:spacing w:after="156"/>
              <w:jc w:val="center"/>
              <w:rPr>
                <w:del w:id="2353" w:author="WANG" w:date="2014-01-15T10:19:00Z"/>
                <w:rFonts w:ascii="Times New Roman" w:hAnsi="Times New Roman" w:cs="Times New Roman"/>
                <w:b/>
                <w:sz w:val="18"/>
                <w:szCs w:val="18"/>
                <w:rPrChange w:id="2354" w:author="WANG" w:date="2014-01-15T09:54:00Z">
                  <w:rPr>
                    <w:del w:id="2355" w:author="WANG" w:date="2014-01-15T10:19:00Z"/>
                    <w:rFonts w:ascii="Times New Roman" w:hAnsi="Times New Roman" w:cs="Times New Roman"/>
                  </w:rPr>
                </w:rPrChange>
              </w:rPr>
              <w:pPrChange w:id="2356" w:author="WANG" w:date="2014-10-03T11:21:00Z">
                <w:pPr>
                  <w:spacing w:afterLines="50"/>
                </w:pPr>
              </w:pPrChange>
            </w:pPr>
          </w:p>
        </w:tc>
      </w:tr>
      <w:tr w:rsidR="00260C21" w:rsidRPr="005B3F68" w:rsidDel="00903C2F" w:rsidTr="00C448A7">
        <w:tblPrEx>
          <w:tblW w:w="95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A0"/>
          <w:tblPrExChange w:id="2357" w:author="WANG" w:date="2014-01-15T10:19:00Z">
            <w:tblPrEx>
              <w:tblW w:w="86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A0"/>
            </w:tblPrEx>
          </w:tblPrExChange>
        </w:tblPrEx>
        <w:trPr>
          <w:gridAfter w:val="2"/>
          <w:wAfter w:w="645" w:type="dxa"/>
          <w:trHeight w:val="285"/>
          <w:del w:id="2358" w:author="WANG" w:date="2014-01-15T10:19:00Z"/>
          <w:trPrChange w:id="2359" w:author="WANG" w:date="2014-01-15T10:19:00Z">
            <w:trPr>
              <w:gridAfter w:val="2"/>
              <w:trHeight w:val="285"/>
            </w:trPr>
          </w:trPrChange>
        </w:trPr>
        <w:tc>
          <w:tcPr>
            <w:tcW w:w="2943" w:type="dxa"/>
            <w:gridSpan w:val="3"/>
            <w:tcBorders>
              <w:top w:val="single" w:sz="4" w:space="0" w:color="auto"/>
            </w:tcBorders>
            <w:noWrap/>
            <w:vAlign w:val="center"/>
            <w:hideMark/>
            <w:tcPrChange w:id="2360" w:author="WANG" w:date="2014-01-15T10:19:00Z">
              <w:tcPr>
                <w:tcW w:w="3038" w:type="dxa"/>
                <w:gridSpan w:val="3"/>
                <w:noWrap/>
                <w:hideMark/>
              </w:tcPr>
            </w:tcPrChange>
          </w:tcPr>
          <w:p w:rsidR="001C680C" w:rsidRDefault="00015E4B" w:rsidP="00C70D61">
            <w:pPr>
              <w:spacing w:after="156"/>
              <w:jc w:val="center"/>
              <w:rPr>
                <w:del w:id="2361" w:author="WANG" w:date="2014-01-15T09:54:00Z"/>
                <w:rFonts w:ascii="Times New Roman" w:hAnsi="Times New Roman" w:cs="Times New Roman"/>
                <w:b/>
                <w:sz w:val="18"/>
                <w:szCs w:val="18"/>
                <w:rPrChange w:id="2362" w:author="WANG" w:date="2014-01-15T09:54:00Z">
                  <w:rPr>
                    <w:del w:id="2363" w:author="WANG" w:date="2014-01-15T09:54:00Z"/>
                    <w:rFonts w:ascii="Times New Roman" w:hAnsi="Times New Roman" w:cs="Times New Roman"/>
                    <w:sz w:val="18"/>
                    <w:szCs w:val="18"/>
                  </w:rPr>
                </w:rPrChange>
              </w:rPr>
              <w:pPrChange w:id="2364" w:author="WANG" w:date="2014-10-03T11:21:00Z">
                <w:pPr>
                  <w:spacing w:afterLines="50"/>
                </w:pPr>
              </w:pPrChange>
            </w:pPr>
            <w:del w:id="2365" w:author="WANG" w:date="2014-01-15T10:19:00Z">
              <w:r w:rsidRPr="00015E4B">
                <w:rPr>
                  <w:rFonts w:ascii="Times New Roman" w:hAnsi="Times New Roman" w:cs="Times New Roman"/>
                  <w:b/>
                  <w:sz w:val="18"/>
                  <w:szCs w:val="18"/>
                  <w:rPrChange w:id="2366" w:author="WANG" w:date="2014-01-15T09:54:00Z">
                    <w:rPr>
                      <w:rFonts w:ascii="Times New Roman" w:hAnsi="Times New Roman" w:cs="Times New Roman"/>
                    </w:rPr>
                  </w:rPrChange>
                </w:rPr>
                <w:delText>Traffic separation</w:delText>
              </w:r>
            </w:del>
          </w:p>
          <w:p w:rsidR="001C680C" w:rsidRDefault="001C680C" w:rsidP="00C70D61">
            <w:pPr>
              <w:spacing w:after="156"/>
              <w:jc w:val="center"/>
              <w:rPr>
                <w:del w:id="2367" w:author="WANG" w:date="2014-01-15T10:19:00Z"/>
                <w:rFonts w:ascii="Times New Roman" w:hAnsi="Times New Roman" w:cs="Times New Roman"/>
                <w:b/>
                <w:sz w:val="18"/>
                <w:szCs w:val="18"/>
                <w:rPrChange w:id="2368" w:author="WANG" w:date="2014-01-15T09:54:00Z">
                  <w:rPr>
                    <w:del w:id="2369" w:author="WANG" w:date="2014-01-15T10:19:00Z"/>
                    <w:rFonts w:ascii="Times New Roman" w:hAnsi="Times New Roman" w:cs="Times New Roman"/>
                  </w:rPr>
                </w:rPrChange>
              </w:rPr>
              <w:pPrChange w:id="2370" w:author="WANG" w:date="2014-10-03T11:21:00Z">
                <w:pPr>
                  <w:spacing w:afterLines="50"/>
                </w:pPr>
              </w:pPrChange>
            </w:pPr>
          </w:p>
        </w:tc>
        <w:tc>
          <w:tcPr>
            <w:tcW w:w="2977" w:type="dxa"/>
            <w:gridSpan w:val="3"/>
            <w:tcBorders>
              <w:top w:val="single" w:sz="4" w:space="0" w:color="auto"/>
            </w:tcBorders>
            <w:noWrap/>
            <w:vAlign w:val="center"/>
            <w:hideMark/>
            <w:tcPrChange w:id="2371" w:author="WANG" w:date="2014-01-15T10:19:00Z">
              <w:tcPr>
                <w:tcW w:w="3027" w:type="dxa"/>
                <w:gridSpan w:val="3"/>
                <w:noWrap/>
                <w:hideMark/>
              </w:tcPr>
            </w:tcPrChange>
          </w:tcPr>
          <w:p w:rsidR="001C680C" w:rsidRDefault="00015E4B" w:rsidP="00C70D61">
            <w:pPr>
              <w:spacing w:after="156"/>
              <w:jc w:val="center"/>
              <w:rPr>
                <w:del w:id="2372" w:author="WANG" w:date="2014-01-15T09:54:00Z"/>
                <w:rFonts w:ascii="Times New Roman" w:hAnsi="Times New Roman" w:cs="Times New Roman"/>
                <w:b/>
                <w:sz w:val="18"/>
                <w:szCs w:val="18"/>
                <w:rPrChange w:id="2373" w:author="WANG" w:date="2014-01-15T09:54:00Z">
                  <w:rPr>
                    <w:del w:id="2374" w:author="WANG" w:date="2014-01-15T09:54:00Z"/>
                    <w:rFonts w:ascii="Times New Roman" w:hAnsi="Times New Roman" w:cs="Times New Roman"/>
                    <w:sz w:val="18"/>
                    <w:szCs w:val="18"/>
                  </w:rPr>
                </w:rPrChange>
              </w:rPr>
              <w:pPrChange w:id="2375" w:author="WANG" w:date="2014-10-03T11:21:00Z">
                <w:pPr>
                  <w:spacing w:afterLines="50"/>
                </w:pPr>
              </w:pPrChange>
            </w:pPr>
            <w:del w:id="2376" w:author="WANG" w:date="2014-01-15T10:19:00Z">
              <w:r w:rsidRPr="00015E4B">
                <w:rPr>
                  <w:rFonts w:ascii="Times New Roman" w:hAnsi="Times New Roman" w:cs="Times New Roman"/>
                  <w:b/>
                  <w:sz w:val="18"/>
                  <w:szCs w:val="18"/>
                  <w:rPrChange w:id="2377" w:author="WANG" w:date="2014-01-15T09:54:00Z">
                    <w:rPr>
                      <w:rFonts w:ascii="Times New Roman" w:hAnsi="Times New Roman" w:cs="Times New Roman"/>
                    </w:rPr>
                  </w:rPrChange>
                </w:rPr>
                <w:delText>Accident location</w:delText>
              </w:r>
            </w:del>
          </w:p>
          <w:p w:rsidR="001C680C" w:rsidRDefault="001C680C" w:rsidP="00C70D61">
            <w:pPr>
              <w:spacing w:after="156"/>
              <w:jc w:val="center"/>
              <w:rPr>
                <w:del w:id="2378" w:author="WANG" w:date="2014-01-15T10:19:00Z"/>
                <w:rFonts w:ascii="Times New Roman" w:hAnsi="Times New Roman" w:cs="Times New Roman"/>
                <w:b/>
                <w:sz w:val="18"/>
                <w:szCs w:val="18"/>
                <w:rPrChange w:id="2379" w:author="WANG" w:date="2014-01-15T09:54:00Z">
                  <w:rPr>
                    <w:del w:id="2380" w:author="WANG" w:date="2014-01-15T10:19:00Z"/>
                    <w:rFonts w:ascii="Times New Roman" w:hAnsi="Times New Roman" w:cs="Times New Roman"/>
                  </w:rPr>
                </w:rPrChange>
              </w:rPr>
              <w:pPrChange w:id="2381" w:author="WANG" w:date="2014-10-03T11:21:00Z">
                <w:pPr>
                  <w:spacing w:afterLines="50"/>
                </w:pPr>
              </w:pPrChange>
            </w:pPr>
          </w:p>
        </w:tc>
        <w:tc>
          <w:tcPr>
            <w:tcW w:w="2953" w:type="dxa"/>
            <w:gridSpan w:val="4"/>
            <w:tcBorders>
              <w:top w:val="single" w:sz="4" w:space="0" w:color="auto"/>
            </w:tcBorders>
            <w:noWrap/>
            <w:vAlign w:val="center"/>
            <w:hideMark/>
            <w:tcPrChange w:id="2382" w:author="WANG" w:date="2014-01-15T10:19:00Z">
              <w:tcPr>
                <w:tcW w:w="2548" w:type="dxa"/>
                <w:gridSpan w:val="4"/>
                <w:noWrap/>
                <w:hideMark/>
              </w:tcPr>
            </w:tcPrChange>
          </w:tcPr>
          <w:p w:rsidR="001C680C" w:rsidRDefault="00015E4B" w:rsidP="00C70D61">
            <w:pPr>
              <w:spacing w:after="156"/>
              <w:jc w:val="center"/>
              <w:rPr>
                <w:del w:id="2383" w:author="WANG" w:date="2014-01-15T09:54:00Z"/>
                <w:rFonts w:ascii="Times New Roman" w:hAnsi="Times New Roman" w:cs="Times New Roman"/>
                <w:b/>
                <w:sz w:val="18"/>
                <w:szCs w:val="18"/>
                <w:rPrChange w:id="2384" w:author="WANG" w:date="2014-01-15T09:54:00Z">
                  <w:rPr>
                    <w:del w:id="2385" w:author="WANG" w:date="2014-01-15T09:54:00Z"/>
                    <w:rFonts w:ascii="Times New Roman" w:hAnsi="Times New Roman" w:cs="Times New Roman"/>
                    <w:sz w:val="18"/>
                    <w:szCs w:val="18"/>
                  </w:rPr>
                </w:rPrChange>
              </w:rPr>
              <w:pPrChange w:id="2386" w:author="WANG" w:date="2014-10-03T11:21:00Z">
                <w:pPr>
                  <w:spacing w:afterLines="50"/>
                </w:pPr>
              </w:pPrChange>
            </w:pPr>
            <w:del w:id="2387" w:author="WANG" w:date="2014-01-15T10:19:00Z">
              <w:r w:rsidRPr="00015E4B">
                <w:rPr>
                  <w:rFonts w:ascii="Times New Roman" w:hAnsi="Times New Roman" w:cs="Times New Roman"/>
                  <w:b/>
                  <w:sz w:val="18"/>
                  <w:szCs w:val="18"/>
                  <w:rPrChange w:id="2388" w:author="WANG" w:date="2014-01-15T09:54:00Z">
                    <w:rPr>
                      <w:rFonts w:ascii="Times New Roman" w:hAnsi="Times New Roman" w:cs="Times New Roman"/>
                    </w:rPr>
                  </w:rPrChange>
                </w:rPr>
                <w:delText>Accident time of the day</w:delText>
              </w:r>
            </w:del>
          </w:p>
          <w:p w:rsidR="001C680C" w:rsidRDefault="001C680C" w:rsidP="00C70D61">
            <w:pPr>
              <w:spacing w:after="156"/>
              <w:jc w:val="center"/>
              <w:rPr>
                <w:del w:id="2389" w:author="WANG" w:date="2014-01-15T10:19:00Z"/>
                <w:rFonts w:ascii="Times New Roman" w:hAnsi="Times New Roman" w:cs="Times New Roman"/>
                <w:b/>
                <w:sz w:val="18"/>
                <w:szCs w:val="18"/>
                <w:rPrChange w:id="2390" w:author="WANG" w:date="2014-01-15T09:54:00Z">
                  <w:rPr>
                    <w:del w:id="2391" w:author="WANG" w:date="2014-01-15T10:19:00Z"/>
                    <w:rFonts w:ascii="Times New Roman" w:hAnsi="Times New Roman" w:cs="Times New Roman"/>
                  </w:rPr>
                </w:rPrChange>
              </w:rPr>
              <w:pPrChange w:id="2392" w:author="WANG" w:date="2014-10-03T11:21:00Z">
                <w:pPr>
                  <w:spacing w:afterLines="50"/>
                </w:pPr>
              </w:pPrChange>
            </w:pPr>
          </w:p>
        </w:tc>
      </w:tr>
      <w:tr w:rsidR="00260C21" w:rsidRPr="005B3F68" w:rsidDel="00903C2F" w:rsidTr="00C448A7">
        <w:tblPrEx>
          <w:tblW w:w="95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A0"/>
          <w:tblPrExChange w:id="2393" w:author="WANG" w:date="2014-01-15T10:19:00Z">
            <w:tblPrEx>
              <w:tblW w:w="86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A0"/>
            </w:tblPrEx>
          </w:tblPrExChange>
        </w:tblPrEx>
        <w:trPr>
          <w:gridAfter w:val="2"/>
          <w:wAfter w:w="645" w:type="dxa"/>
          <w:trHeight w:val="285"/>
          <w:del w:id="2394" w:author="WANG" w:date="2014-01-15T10:19:00Z"/>
          <w:trPrChange w:id="2395" w:author="WANG" w:date="2014-01-15T10:19:00Z">
            <w:trPr>
              <w:gridAfter w:val="2"/>
              <w:trHeight w:val="285"/>
            </w:trPr>
          </w:trPrChange>
        </w:trPr>
        <w:tc>
          <w:tcPr>
            <w:tcW w:w="2943" w:type="dxa"/>
            <w:gridSpan w:val="3"/>
            <w:tcBorders>
              <w:top w:val="single" w:sz="4" w:space="0" w:color="auto"/>
            </w:tcBorders>
            <w:noWrap/>
            <w:vAlign w:val="center"/>
            <w:hideMark/>
            <w:tcPrChange w:id="2396" w:author="WANG" w:date="2014-01-15T10:19:00Z">
              <w:tcPr>
                <w:tcW w:w="3038" w:type="dxa"/>
                <w:gridSpan w:val="3"/>
                <w:noWrap/>
                <w:hideMark/>
              </w:tcPr>
            </w:tcPrChange>
          </w:tcPr>
          <w:p w:rsidR="001C680C" w:rsidRDefault="00015E4B" w:rsidP="00C70D61">
            <w:pPr>
              <w:spacing w:after="156"/>
              <w:jc w:val="center"/>
              <w:rPr>
                <w:del w:id="2397" w:author="WANG" w:date="2014-01-15T09:54:00Z"/>
                <w:rFonts w:ascii="Times New Roman" w:hAnsi="Times New Roman" w:cs="Times New Roman"/>
                <w:b/>
                <w:sz w:val="18"/>
                <w:szCs w:val="18"/>
                <w:rPrChange w:id="2398" w:author="WANG" w:date="2014-01-15T09:54:00Z">
                  <w:rPr>
                    <w:del w:id="2399" w:author="WANG" w:date="2014-01-15T09:54:00Z"/>
                    <w:rFonts w:ascii="Times New Roman" w:hAnsi="Times New Roman" w:cs="Times New Roman"/>
                    <w:sz w:val="18"/>
                    <w:szCs w:val="18"/>
                  </w:rPr>
                </w:rPrChange>
              </w:rPr>
              <w:pPrChange w:id="2400" w:author="WANG" w:date="2014-10-03T11:21:00Z">
                <w:pPr>
                  <w:spacing w:afterLines="50"/>
                </w:pPr>
              </w:pPrChange>
            </w:pPr>
            <w:del w:id="2401" w:author="WANG" w:date="2014-01-15T10:19:00Z">
              <w:r w:rsidRPr="00015E4B">
                <w:rPr>
                  <w:rFonts w:ascii="Times New Roman" w:hAnsi="Times New Roman" w:cs="Times New Roman"/>
                  <w:b/>
                  <w:sz w:val="18"/>
                  <w:szCs w:val="18"/>
                  <w:rPrChange w:id="2402" w:author="WANG" w:date="2014-01-15T09:54:00Z">
                    <w:rPr>
                      <w:rFonts w:ascii="Times New Roman" w:hAnsi="Times New Roman" w:cs="Times New Roman"/>
                    </w:rPr>
                  </w:rPrChange>
                </w:rPr>
                <w:delText>Primary cause</w:delText>
              </w:r>
            </w:del>
          </w:p>
          <w:p w:rsidR="001C680C" w:rsidRDefault="001C680C" w:rsidP="00C70D61">
            <w:pPr>
              <w:spacing w:after="156"/>
              <w:jc w:val="center"/>
              <w:rPr>
                <w:del w:id="2403" w:author="WANG" w:date="2014-01-15T10:19:00Z"/>
                <w:rFonts w:ascii="Times New Roman" w:hAnsi="Times New Roman" w:cs="Times New Roman"/>
                <w:b/>
                <w:sz w:val="18"/>
                <w:szCs w:val="18"/>
                <w:rPrChange w:id="2404" w:author="WANG" w:date="2014-01-15T09:54:00Z">
                  <w:rPr>
                    <w:del w:id="2405" w:author="WANG" w:date="2014-01-15T10:19:00Z"/>
                    <w:rFonts w:ascii="Times New Roman" w:hAnsi="Times New Roman" w:cs="Times New Roman"/>
                  </w:rPr>
                </w:rPrChange>
              </w:rPr>
              <w:pPrChange w:id="2406" w:author="WANG" w:date="2014-10-03T11:21:00Z">
                <w:pPr>
                  <w:spacing w:afterLines="50"/>
                </w:pPr>
              </w:pPrChange>
            </w:pPr>
          </w:p>
        </w:tc>
        <w:tc>
          <w:tcPr>
            <w:tcW w:w="2977" w:type="dxa"/>
            <w:gridSpan w:val="3"/>
            <w:tcBorders>
              <w:top w:val="single" w:sz="4" w:space="0" w:color="auto"/>
            </w:tcBorders>
            <w:noWrap/>
            <w:vAlign w:val="center"/>
            <w:hideMark/>
            <w:tcPrChange w:id="2407" w:author="WANG" w:date="2014-01-15T10:19:00Z">
              <w:tcPr>
                <w:tcW w:w="3027" w:type="dxa"/>
                <w:gridSpan w:val="3"/>
                <w:noWrap/>
                <w:hideMark/>
              </w:tcPr>
            </w:tcPrChange>
          </w:tcPr>
          <w:p w:rsidR="001C680C" w:rsidRDefault="00015E4B" w:rsidP="00C70D61">
            <w:pPr>
              <w:spacing w:after="156"/>
              <w:jc w:val="center"/>
              <w:rPr>
                <w:del w:id="2408" w:author="WANG" w:date="2014-01-15T09:54:00Z"/>
                <w:rFonts w:ascii="Times New Roman" w:hAnsi="Times New Roman" w:cs="Times New Roman"/>
                <w:b/>
                <w:sz w:val="18"/>
                <w:szCs w:val="18"/>
                <w:rPrChange w:id="2409" w:author="WANG" w:date="2014-01-15T09:54:00Z">
                  <w:rPr>
                    <w:del w:id="2410" w:author="WANG" w:date="2014-01-15T09:54:00Z"/>
                    <w:rFonts w:ascii="Times New Roman" w:hAnsi="Times New Roman" w:cs="Times New Roman"/>
                    <w:sz w:val="18"/>
                    <w:szCs w:val="18"/>
                  </w:rPr>
                </w:rPrChange>
              </w:rPr>
              <w:pPrChange w:id="2411" w:author="WANG" w:date="2014-10-03T11:21:00Z">
                <w:pPr>
                  <w:spacing w:afterLines="50"/>
                </w:pPr>
              </w:pPrChange>
            </w:pPr>
            <w:del w:id="2412" w:author="WANG" w:date="2014-01-15T10:19:00Z">
              <w:r w:rsidRPr="00015E4B">
                <w:rPr>
                  <w:rFonts w:ascii="Times New Roman" w:hAnsi="Times New Roman" w:cs="Times New Roman"/>
                  <w:b/>
                  <w:sz w:val="18"/>
                  <w:szCs w:val="18"/>
                  <w:rPrChange w:id="2413" w:author="WANG" w:date="2014-01-15T09:54:00Z">
                    <w:rPr>
                      <w:rFonts w:ascii="Times New Roman" w:hAnsi="Times New Roman" w:cs="Times New Roman"/>
                    </w:rPr>
                  </w:rPrChange>
                </w:rPr>
                <w:delText>Intersection control</w:delText>
              </w:r>
            </w:del>
          </w:p>
          <w:p w:rsidR="001C680C" w:rsidRDefault="001C680C" w:rsidP="00C70D61">
            <w:pPr>
              <w:spacing w:after="156"/>
              <w:jc w:val="center"/>
              <w:rPr>
                <w:del w:id="2414" w:author="WANG" w:date="2014-01-15T10:19:00Z"/>
                <w:rFonts w:ascii="Times New Roman" w:hAnsi="Times New Roman" w:cs="Times New Roman"/>
                <w:b/>
                <w:sz w:val="18"/>
                <w:szCs w:val="18"/>
                <w:rPrChange w:id="2415" w:author="WANG" w:date="2014-01-15T09:54:00Z">
                  <w:rPr>
                    <w:del w:id="2416" w:author="WANG" w:date="2014-01-15T10:19:00Z"/>
                    <w:rFonts w:ascii="Times New Roman" w:hAnsi="Times New Roman" w:cs="Times New Roman"/>
                  </w:rPr>
                </w:rPrChange>
              </w:rPr>
              <w:pPrChange w:id="2417" w:author="WANG" w:date="2014-10-03T11:21:00Z">
                <w:pPr>
                  <w:spacing w:afterLines="50"/>
                </w:pPr>
              </w:pPrChange>
            </w:pPr>
          </w:p>
        </w:tc>
        <w:tc>
          <w:tcPr>
            <w:tcW w:w="2953" w:type="dxa"/>
            <w:gridSpan w:val="4"/>
            <w:tcBorders>
              <w:top w:val="single" w:sz="4" w:space="0" w:color="auto"/>
            </w:tcBorders>
            <w:noWrap/>
            <w:vAlign w:val="center"/>
            <w:hideMark/>
            <w:tcPrChange w:id="2418" w:author="WANG" w:date="2014-01-15T10:19:00Z">
              <w:tcPr>
                <w:tcW w:w="2548" w:type="dxa"/>
                <w:gridSpan w:val="4"/>
                <w:noWrap/>
                <w:hideMark/>
              </w:tcPr>
            </w:tcPrChange>
          </w:tcPr>
          <w:p w:rsidR="001C680C" w:rsidRDefault="00015E4B" w:rsidP="00C70D61">
            <w:pPr>
              <w:spacing w:after="156"/>
              <w:jc w:val="center"/>
              <w:rPr>
                <w:del w:id="2419" w:author="WANG" w:date="2014-01-15T09:54:00Z"/>
                <w:rFonts w:ascii="Times New Roman" w:hAnsi="Times New Roman" w:cs="Times New Roman"/>
                <w:b/>
                <w:sz w:val="18"/>
                <w:szCs w:val="18"/>
                <w:rPrChange w:id="2420" w:author="WANG" w:date="2014-01-15T09:54:00Z">
                  <w:rPr>
                    <w:del w:id="2421" w:author="WANG" w:date="2014-01-15T09:54:00Z"/>
                    <w:rFonts w:ascii="Times New Roman" w:hAnsi="Times New Roman" w:cs="Times New Roman"/>
                    <w:sz w:val="18"/>
                    <w:szCs w:val="18"/>
                  </w:rPr>
                </w:rPrChange>
              </w:rPr>
              <w:pPrChange w:id="2422" w:author="WANG" w:date="2014-10-03T11:21:00Z">
                <w:pPr>
                  <w:spacing w:afterLines="50"/>
                </w:pPr>
              </w:pPrChange>
            </w:pPr>
            <w:del w:id="2423" w:author="WANG" w:date="2014-01-15T10:19:00Z">
              <w:r w:rsidRPr="00015E4B">
                <w:rPr>
                  <w:rFonts w:ascii="Times New Roman" w:hAnsi="Times New Roman" w:cs="Times New Roman"/>
                  <w:b/>
                  <w:sz w:val="18"/>
                  <w:szCs w:val="18"/>
                  <w:rPrChange w:id="2424" w:author="WANG" w:date="2014-01-15T09:54:00Z">
                    <w:rPr>
                      <w:rFonts w:ascii="Times New Roman" w:hAnsi="Times New Roman" w:cs="Times New Roman"/>
                    </w:rPr>
                  </w:rPrChange>
                </w:rPr>
                <w:delText>Driving experience</w:delText>
              </w:r>
            </w:del>
          </w:p>
          <w:p w:rsidR="001C680C" w:rsidRDefault="001C680C" w:rsidP="00C70D61">
            <w:pPr>
              <w:spacing w:after="156"/>
              <w:jc w:val="center"/>
              <w:rPr>
                <w:del w:id="2425" w:author="WANG" w:date="2014-01-15T10:19:00Z"/>
                <w:rFonts w:ascii="Times New Roman" w:hAnsi="Times New Roman" w:cs="Times New Roman"/>
                <w:b/>
                <w:sz w:val="18"/>
                <w:szCs w:val="18"/>
                <w:rPrChange w:id="2426" w:author="WANG" w:date="2014-01-15T09:54:00Z">
                  <w:rPr>
                    <w:del w:id="2427" w:author="WANG" w:date="2014-01-15T10:19:00Z"/>
                    <w:rFonts w:ascii="Times New Roman" w:hAnsi="Times New Roman" w:cs="Times New Roman"/>
                  </w:rPr>
                </w:rPrChange>
              </w:rPr>
              <w:pPrChange w:id="2428" w:author="WANG" w:date="2014-10-03T11:21:00Z">
                <w:pPr>
                  <w:spacing w:afterLines="50"/>
                </w:pPr>
              </w:pPrChange>
            </w:pPr>
          </w:p>
        </w:tc>
      </w:tr>
    </w:tbl>
    <w:p w:rsidR="00A96FA9" w:rsidRDefault="00A96FA9" w:rsidP="00C70D61">
      <w:pPr>
        <w:spacing w:afterLines="50"/>
        <w:rPr>
          <w:ins w:id="2429" w:author="WANG" w:date="2014-01-15T15:38:00Z"/>
          <w:rFonts w:ascii="Times New Roman" w:hAnsi="Times New Roman" w:cs="Times New Roman"/>
          <w:i/>
        </w:rPr>
        <w:sectPr w:rsidR="00A96FA9" w:rsidSect="00A96FA9">
          <w:pgSz w:w="16838" w:h="11906" w:orient="landscape"/>
          <w:pgMar w:top="1800" w:right="1440" w:bottom="1800" w:left="1440" w:header="851" w:footer="992" w:gutter="0"/>
          <w:lnNumType w:countBy="1"/>
          <w:cols w:space="425"/>
          <w:docGrid w:type="lines" w:linePitch="312"/>
          <w:sectPrChange w:id="2430" w:author="WANG" w:date="2014-01-15T15:39:00Z">
            <w:sectPr w:rsidR="00A96FA9" w:rsidSect="00A96FA9">
              <w:pgSz w:w="11906" w:h="16838" w:orient="portrait"/>
              <w:pgMar w:top="1440" w:right="1800" w:bottom="1440" w:left="1800"/>
            </w:sectPr>
          </w:sectPrChange>
        </w:sectPr>
        <w:pPrChange w:id="2431" w:author="WANG" w:date="2014-10-03T11:21:00Z">
          <w:pPr>
            <w:spacing w:afterLines="50"/>
          </w:pPr>
        </w:pPrChange>
      </w:pPr>
    </w:p>
    <w:p w:rsidR="00D63749" w:rsidRDefault="00CA5CB1" w:rsidP="00922A0E">
      <w:pPr>
        <w:spacing w:afterLines="50"/>
        <w:rPr>
          <w:rFonts w:ascii="Times New Roman" w:hAnsi="Times New Roman" w:cs="Times New Roman"/>
          <w:i/>
        </w:rPr>
        <w:pPrChange w:id="2432" w:author="WANG" w:date="2014-10-03T11:44:00Z">
          <w:pPr>
            <w:spacing w:afterLines="50"/>
          </w:pPr>
        </w:pPrChange>
      </w:pPr>
      <w:r w:rsidRPr="00DF564E">
        <w:rPr>
          <w:rFonts w:ascii="Times New Roman" w:hAnsi="Times New Roman" w:cs="Times New Roman"/>
          <w:i/>
        </w:rPr>
        <w:lastRenderedPageBreak/>
        <w:t>Road class</w:t>
      </w:r>
    </w:p>
    <w:p w:rsidR="00D63749" w:rsidRDefault="00CA5CB1" w:rsidP="00922A0E">
      <w:pPr>
        <w:spacing w:afterLines="50"/>
        <w:rPr>
          <w:rFonts w:ascii="Times New Roman" w:hAnsi="Times New Roman" w:cs="Times New Roman"/>
        </w:rPr>
        <w:pPrChange w:id="2433" w:author="WANG" w:date="2014-10-03T11:44:00Z">
          <w:pPr>
            <w:spacing w:afterLines="50"/>
          </w:pPr>
        </w:pPrChange>
      </w:pPr>
      <w:r w:rsidRPr="00DF564E">
        <w:rPr>
          <w:rFonts w:ascii="Times New Roman" w:hAnsi="Times New Roman" w:cs="Times New Roman"/>
        </w:rPr>
        <w:t>Among all the accidents, 25% happened on class II roads, 18% urban roads, 15% class III roads. Accidents happened on different types of road cause different levels of damage to the victims. In terms of human damage, expressways have surpassed other types of roads to reach a human damage rate of 2.07 in 2010. As for other types of road, human damage indices also increased by about 50% throughout 2000 to 2010.</w:t>
      </w:r>
    </w:p>
    <w:p w:rsidR="00D63749" w:rsidRDefault="00CA5CB1" w:rsidP="004C241F">
      <w:pPr>
        <w:spacing w:afterLines="50"/>
        <w:rPr>
          <w:rFonts w:ascii="Times New Roman" w:hAnsi="Times New Roman" w:cs="Times New Roman"/>
        </w:rPr>
        <w:pPrChange w:id="2434" w:author="WANG" w:date="2014-10-03T11:57:00Z">
          <w:pPr>
            <w:spacing w:afterLines="50"/>
          </w:pPr>
        </w:pPrChange>
      </w:pPr>
      <w:r w:rsidRPr="00DF564E">
        <w:rPr>
          <w:rFonts w:ascii="Times New Roman" w:hAnsi="Times New Roman" w:cs="Times New Roman"/>
        </w:rPr>
        <w:t xml:space="preserve">The fatality rate of accidents on expressways is 53.9% higher than average, while the index of urban roads is 33.6% lower than average. Other types of road that have lethality higher than average include class II, class I, and class III (see Figure </w:t>
      </w:r>
      <w:r w:rsidR="00F97363">
        <w:rPr>
          <w:rFonts w:ascii="Times New Roman" w:hAnsi="Times New Roman" w:cs="Times New Roman" w:hint="eastAsia"/>
        </w:rPr>
        <w:t>7</w:t>
      </w:r>
      <w:r w:rsidRPr="00DF564E">
        <w:rPr>
          <w:rFonts w:ascii="Times New Roman" w:hAnsi="Times New Roman" w:cs="Times New Roman"/>
        </w:rPr>
        <w:t>).</w:t>
      </w:r>
      <w:del w:id="2435" w:author="WANG" w:date="2014-01-15T07:58:00Z">
        <w:r w:rsidRPr="00DF564E" w:rsidDel="004541FF">
          <w:rPr>
            <w:rFonts w:ascii="Times New Roman" w:hAnsi="Times New Roman" w:cs="Times New Roman"/>
          </w:rPr>
          <w:delText xml:space="preserve"> The intraclass correlation coefficients between </w:delText>
        </w:r>
        <w:r w:rsidRPr="00DF564E" w:rsidDel="004541FF">
          <w:rPr>
            <w:rFonts w:ascii="Times New Roman" w:hAnsi="Times New Roman" w:cs="Times New Roman"/>
            <w:i/>
          </w:rPr>
          <w:delText>f</w:delText>
        </w:r>
        <w:r w:rsidRPr="00DF564E" w:rsidDel="004541FF">
          <w:rPr>
            <w:rFonts w:ascii="Times New Roman" w:hAnsi="Times New Roman" w:cs="Times New Roman"/>
            <w:vertAlign w:val="subscript"/>
          </w:rPr>
          <w:delText>HD</w:delText>
        </w:r>
        <w:r w:rsidR="003A62D0" w:rsidRPr="00DF564E" w:rsidDel="004541FF">
          <w:rPr>
            <w:rFonts w:ascii="Times New Roman" w:hAnsi="Times New Roman" w:cs="Times New Roman"/>
          </w:rPr>
          <w:delText xml:space="preserve">and </w:delText>
        </w:r>
        <w:r w:rsidR="003A62D0" w:rsidRPr="00DF564E" w:rsidDel="004541FF">
          <w:rPr>
            <w:rFonts w:ascii="Times New Roman" w:hAnsi="Times New Roman" w:cs="Times New Roman"/>
            <w:i/>
          </w:rPr>
          <w:delText>f</w:delText>
        </w:r>
        <w:r w:rsidR="003A62D0" w:rsidRPr="00DF564E" w:rsidDel="004541FF">
          <w:rPr>
            <w:rFonts w:ascii="Times New Roman" w:hAnsi="Times New Roman" w:cs="Times New Roman"/>
            <w:vertAlign w:val="subscript"/>
          </w:rPr>
          <w:delText>FR</w:delText>
        </w:r>
        <w:r w:rsidRPr="00DF564E" w:rsidDel="004541FF">
          <w:rPr>
            <w:rFonts w:ascii="Times New Roman" w:hAnsi="Times New Roman" w:cs="Times New Roman"/>
          </w:rPr>
          <w:delText>of different categories are shown in</w:delText>
        </w:r>
      </w:del>
      <w:del w:id="2436" w:author="WANG" w:date="2014-01-10T09:20:00Z">
        <w:r w:rsidRPr="00DF564E" w:rsidDel="00CC1F22">
          <w:rPr>
            <w:rFonts w:ascii="Times New Roman" w:hAnsi="Times New Roman" w:cs="Times New Roman"/>
          </w:rPr>
          <w:delText xml:space="preserve"> </w:delText>
        </w:r>
      </w:del>
      <w:del w:id="2437" w:author="WANG" w:date="2014-01-10T09:14:00Z">
        <w:r w:rsidR="00015E4B" w:rsidRPr="00DF564E" w:rsidDel="007C1A56">
          <w:rPr>
            <w:rFonts w:ascii="Times New Roman" w:hAnsi="Times New Roman" w:cs="Times New Roman"/>
          </w:rPr>
          <w:fldChar w:fldCharType="begin"/>
        </w:r>
        <w:r w:rsidRPr="00DF564E" w:rsidDel="007C1A56">
          <w:rPr>
            <w:rFonts w:ascii="Times New Roman" w:hAnsi="Times New Roman" w:cs="Times New Roman"/>
          </w:rPr>
          <w:delInstrText xml:space="preserve"> REF _Ref369459842 \h </w:delInstrText>
        </w:r>
        <w:r w:rsidR="00015E4B" w:rsidRPr="00DF564E" w:rsidDel="007C1A56">
          <w:rPr>
            <w:rFonts w:ascii="Times New Roman" w:hAnsi="Times New Roman" w:cs="Times New Roman"/>
          </w:rPr>
        </w:r>
        <w:r w:rsidR="00015E4B" w:rsidRPr="00DF564E" w:rsidDel="007C1A56">
          <w:rPr>
            <w:rFonts w:ascii="Times New Roman" w:hAnsi="Times New Roman" w:cs="Times New Roman"/>
          </w:rPr>
          <w:fldChar w:fldCharType="separate"/>
        </w:r>
        <w:r w:rsidRPr="00DF564E" w:rsidDel="007C1A56">
          <w:rPr>
            <w:rFonts w:ascii="Times New Roman" w:hAnsi="Times New Roman" w:cs="Times New Roman"/>
            <w:sz w:val="18"/>
          </w:rPr>
          <w:delText xml:space="preserve">Table </w:delText>
        </w:r>
        <w:r w:rsidRPr="00DF564E" w:rsidDel="007C1A56">
          <w:rPr>
            <w:rFonts w:ascii="Times New Roman" w:hAnsi="Times New Roman" w:cs="Times New Roman"/>
            <w:noProof/>
            <w:sz w:val="18"/>
          </w:rPr>
          <w:delText>2</w:delText>
        </w:r>
        <w:r w:rsidR="00015E4B" w:rsidRPr="00DF564E" w:rsidDel="007C1A56">
          <w:rPr>
            <w:rFonts w:ascii="Times New Roman" w:hAnsi="Times New Roman" w:cs="Times New Roman"/>
          </w:rPr>
          <w:fldChar w:fldCharType="end"/>
        </w:r>
      </w:del>
      <w:del w:id="2438" w:author="WANG" w:date="2014-01-10T09:20:00Z">
        <w:r w:rsidRPr="00DF564E" w:rsidDel="00CC1F22">
          <w:rPr>
            <w:rFonts w:ascii="Times New Roman" w:hAnsi="Times New Roman" w:cs="Times New Roman"/>
          </w:rPr>
          <w:delText>.</w:delText>
        </w:r>
      </w:del>
    </w:p>
    <w:p w:rsidR="00D63749" w:rsidRDefault="00922A0E" w:rsidP="004C241F">
      <w:pPr>
        <w:spacing w:afterLines="50"/>
        <w:jc w:val="center"/>
        <w:rPr>
          <w:rFonts w:ascii="Times New Roman" w:hAnsi="Times New Roman" w:cs="Times New Roman"/>
        </w:rPr>
        <w:pPrChange w:id="2439" w:author="WANG" w:date="2014-10-03T11:57:00Z">
          <w:pPr>
            <w:spacing w:afterLines="50"/>
            <w:jc w:val="center"/>
          </w:pPr>
        </w:pPrChange>
      </w:pPr>
      <w:ins w:id="2440" w:author="WANG" w:date="2014-10-03T11:44:00Z">
        <w:r>
          <w:rPr>
            <w:rFonts w:ascii="Times New Roman" w:hAnsi="Times New Roman" w:cs="Times New Roman"/>
            <w:noProof/>
          </w:rPr>
          <w:drawing>
            <wp:inline distT="0" distB="0" distL="0" distR="0">
              <wp:extent cx="5014285" cy="1800000"/>
              <wp:effectExtent l="0" t="0" r="0" b="0"/>
              <wp:docPr id="7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srcRect/>
                      <a:stretch>
                        <a:fillRect/>
                      </a:stretch>
                    </pic:blipFill>
                    <pic:spPr bwMode="auto">
                      <a:xfrm>
                        <a:off x="0" y="0"/>
                        <a:ext cx="5014285" cy="1800000"/>
                      </a:xfrm>
                      <a:prstGeom prst="rect">
                        <a:avLst/>
                      </a:prstGeom>
                      <a:noFill/>
                    </pic:spPr>
                  </pic:pic>
                </a:graphicData>
              </a:graphic>
            </wp:inline>
          </w:drawing>
        </w:r>
      </w:ins>
      <w:del w:id="2441" w:author="WANG" w:date="2014-01-09T20:57:00Z">
        <w:r w:rsidR="001C680C">
          <w:rPr>
            <w:rFonts w:ascii="Times New Roman" w:hAnsi="Times New Roman" w:cs="Times New Roman"/>
            <w:noProof/>
            <w:rPrChange w:id="2442" w:author="Unknown">
              <w:rPr>
                <w:noProof/>
              </w:rPr>
            </w:rPrChange>
          </w:rPr>
          <w:drawing>
            <wp:inline distT="0" distB="0" distL="0" distR="0">
              <wp:extent cx="5274310" cy="1898507"/>
              <wp:effectExtent l="0" t="0" r="0" b="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del>
    </w:p>
    <w:p w:rsidR="00D63749" w:rsidRDefault="00CA5CB1" w:rsidP="004C241F">
      <w:pPr>
        <w:spacing w:afterLines="50"/>
        <w:jc w:val="center"/>
        <w:rPr>
          <w:rFonts w:ascii="Times New Roman" w:hAnsi="Times New Roman" w:cs="Times New Roman"/>
        </w:rPr>
        <w:pPrChange w:id="2443" w:author="WANG" w:date="2014-10-03T11:57:00Z">
          <w:pPr>
            <w:spacing w:afterLines="50"/>
            <w:jc w:val="center"/>
          </w:pPr>
        </w:pPrChange>
      </w:pPr>
      <w:r w:rsidRPr="00DF564E">
        <w:rPr>
          <w:rFonts w:ascii="Times New Roman" w:hAnsi="Times New Roman" w:cs="Times New Roman"/>
        </w:rPr>
        <w:t>(a)</w:t>
      </w:r>
    </w:p>
    <w:p w:rsidR="00D63749" w:rsidRDefault="00922A0E" w:rsidP="004C241F">
      <w:pPr>
        <w:spacing w:afterLines="50"/>
        <w:jc w:val="center"/>
        <w:rPr>
          <w:rFonts w:ascii="Times New Roman" w:hAnsi="Times New Roman" w:cs="Times New Roman"/>
        </w:rPr>
        <w:pPrChange w:id="2444" w:author="WANG" w:date="2014-10-03T11:57:00Z">
          <w:pPr>
            <w:spacing w:afterLines="50"/>
            <w:jc w:val="center"/>
          </w:pPr>
        </w:pPrChange>
      </w:pPr>
      <w:ins w:id="2445" w:author="WANG" w:date="2014-10-03T11:44:00Z">
        <w:r>
          <w:rPr>
            <w:rFonts w:ascii="Times New Roman" w:hAnsi="Times New Roman" w:cs="Times New Roman"/>
            <w:noProof/>
          </w:rPr>
          <w:drawing>
            <wp:inline distT="0" distB="0" distL="0" distR="0">
              <wp:extent cx="5014285" cy="1800000"/>
              <wp:effectExtent l="0" t="0" r="0" b="0"/>
              <wp:docPr id="7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5014285" cy="1800000"/>
                      </a:xfrm>
                      <a:prstGeom prst="rect">
                        <a:avLst/>
                      </a:prstGeom>
                      <a:noFill/>
                    </pic:spPr>
                  </pic:pic>
                </a:graphicData>
              </a:graphic>
            </wp:inline>
          </w:drawing>
        </w:r>
      </w:ins>
      <w:del w:id="2446" w:author="WANG" w:date="2014-01-09T20:57:00Z">
        <w:r w:rsidR="001C680C">
          <w:rPr>
            <w:rFonts w:ascii="Times New Roman" w:hAnsi="Times New Roman" w:cs="Times New Roman"/>
            <w:noProof/>
            <w:rPrChange w:id="2447" w:author="Unknown">
              <w:rPr>
                <w:noProof/>
              </w:rPr>
            </w:rPrChange>
          </w:rPr>
          <w:drawing>
            <wp:inline distT="0" distB="0" distL="0" distR="0">
              <wp:extent cx="5274310" cy="1898507"/>
              <wp:effectExtent l="0" t="0" r="0" b="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del>
    </w:p>
    <w:p w:rsidR="00D63749" w:rsidRDefault="00CA5CB1" w:rsidP="00922A0E">
      <w:pPr>
        <w:spacing w:afterLines="50"/>
        <w:jc w:val="center"/>
        <w:rPr>
          <w:rFonts w:ascii="Times New Roman" w:hAnsi="Times New Roman" w:cs="Times New Roman"/>
        </w:rPr>
        <w:pPrChange w:id="2448" w:author="WANG" w:date="2014-10-03T11:44:00Z">
          <w:pPr>
            <w:spacing w:afterLines="50"/>
            <w:jc w:val="center"/>
          </w:pPr>
        </w:pPrChange>
      </w:pPr>
      <w:r w:rsidRPr="00DF564E">
        <w:rPr>
          <w:rFonts w:ascii="Times New Roman" w:hAnsi="Times New Roman" w:cs="Times New Roman"/>
        </w:rPr>
        <w:t>(b)</w:t>
      </w:r>
    </w:p>
    <w:p w:rsidR="00D63749" w:rsidRDefault="00CA5CB1" w:rsidP="00922A0E">
      <w:pPr>
        <w:spacing w:afterLines="50"/>
        <w:jc w:val="center"/>
        <w:rPr>
          <w:rFonts w:ascii="Times New Roman" w:hAnsi="Times New Roman" w:cs="Times New Roman"/>
        </w:rPr>
        <w:pPrChange w:id="2449" w:author="WANG" w:date="2014-10-03T11:44:00Z">
          <w:pPr>
            <w:spacing w:afterLines="50"/>
            <w:jc w:val="center"/>
          </w:pPr>
        </w:pPrChange>
      </w:pPr>
      <w:proofErr w:type="gramStart"/>
      <w:r w:rsidRPr="00DF564E">
        <w:rPr>
          <w:rFonts w:ascii="Times New Roman" w:hAnsi="Times New Roman" w:cs="Times New Roman"/>
        </w:rPr>
        <w:t xml:space="preserve">Figure </w:t>
      </w:r>
      <w:ins w:id="2450" w:author="Liang Ma" w:date="2014-01-05T14:18:00Z">
        <w:r w:rsidR="00C034C9">
          <w:rPr>
            <w:rFonts w:ascii="Times New Roman" w:hAnsi="Times New Roman" w:cs="Times New Roman" w:hint="eastAsia"/>
          </w:rPr>
          <w:t>7</w:t>
        </w:r>
      </w:ins>
      <w:del w:id="2451" w:author="Liang Ma" w:date="2014-01-05T14:18:00Z">
        <w:r w:rsidRPr="00DF564E" w:rsidDel="00C034C9">
          <w:rPr>
            <w:rFonts w:ascii="Times New Roman" w:hAnsi="Times New Roman" w:cs="Times New Roman"/>
          </w:rPr>
          <w:delText>8</w:delText>
        </w:r>
      </w:del>
      <w:r w:rsidRPr="00DF564E">
        <w:rPr>
          <w:rFonts w:ascii="Times New Roman" w:hAnsi="Times New Roman" w:cs="Times New Roman"/>
        </w:rPr>
        <w:t>.</w:t>
      </w:r>
      <w:proofErr w:type="gramEnd"/>
      <w:r w:rsidRPr="00DF564E">
        <w:rPr>
          <w:rFonts w:ascii="Times New Roman" w:hAnsi="Times New Roman" w:cs="Times New Roman"/>
        </w:rPr>
        <w:t xml:space="preserve"> (a) </w:t>
      </w:r>
      <w:proofErr w:type="gramStart"/>
      <w:r w:rsidRPr="00DF564E">
        <w:rPr>
          <w:rFonts w:ascii="Times New Roman" w:hAnsi="Times New Roman" w:cs="Times New Roman"/>
        </w:rPr>
        <w:t>human</w:t>
      </w:r>
      <w:proofErr w:type="gramEnd"/>
      <w:r w:rsidRPr="00DF564E">
        <w:rPr>
          <w:rFonts w:ascii="Times New Roman" w:hAnsi="Times New Roman" w:cs="Times New Roman"/>
        </w:rPr>
        <w:t xml:space="preserve"> damage level in China grouped by types of road, (b) accidents fatality rate of China grouped by types of road</w:t>
      </w:r>
    </w:p>
    <w:p w:rsidR="00CA5CB1" w:rsidRPr="00DF564E" w:rsidDel="004541FF" w:rsidRDefault="00CA5CB1" w:rsidP="00CA5CB1">
      <w:pPr>
        <w:pStyle w:val="a9"/>
        <w:rPr>
          <w:del w:id="2452" w:author="WANG" w:date="2014-01-15T07:58:00Z"/>
          <w:rFonts w:ascii="Times New Roman" w:hAnsi="Times New Roman" w:cs="Times New Roman"/>
          <w:sz w:val="18"/>
        </w:rPr>
      </w:pPr>
      <w:bookmarkStart w:id="2453" w:name="_Ref369459842"/>
      <w:del w:id="2454" w:author="WANG" w:date="2014-01-10T09:20:00Z">
        <w:r w:rsidRPr="00DF564E" w:rsidDel="00CC1F22">
          <w:rPr>
            <w:rFonts w:ascii="Times New Roman" w:hAnsi="Times New Roman" w:cs="Times New Roman"/>
            <w:sz w:val="18"/>
          </w:rPr>
          <w:delText xml:space="preserve">Table </w:delText>
        </w:r>
      </w:del>
      <w:del w:id="2455" w:author="WANG" w:date="2014-01-10T09:14:00Z">
        <w:r w:rsidR="00015E4B" w:rsidRPr="00DF564E" w:rsidDel="007C1A56">
          <w:rPr>
            <w:rFonts w:ascii="Times New Roman" w:hAnsi="Times New Roman" w:cs="Times New Roman"/>
            <w:sz w:val="18"/>
          </w:rPr>
          <w:fldChar w:fldCharType="begin"/>
        </w:r>
        <w:r w:rsidRPr="00DF564E" w:rsidDel="007C1A56">
          <w:rPr>
            <w:rFonts w:ascii="Times New Roman" w:hAnsi="Times New Roman" w:cs="Times New Roman"/>
            <w:sz w:val="18"/>
          </w:rPr>
          <w:delInstrText xml:space="preserve"> SEQ Table \* ARABIC </w:delInstrText>
        </w:r>
        <w:r w:rsidR="00015E4B" w:rsidRPr="00DF564E" w:rsidDel="007C1A56">
          <w:rPr>
            <w:rFonts w:ascii="Times New Roman" w:hAnsi="Times New Roman" w:cs="Times New Roman"/>
            <w:sz w:val="18"/>
          </w:rPr>
          <w:fldChar w:fldCharType="separate"/>
        </w:r>
        <w:r w:rsidR="00EE2659" w:rsidRPr="00DF564E" w:rsidDel="007C1A56">
          <w:rPr>
            <w:rFonts w:ascii="Times New Roman" w:hAnsi="Times New Roman" w:cs="Times New Roman"/>
            <w:noProof/>
            <w:sz w:val="18"/>
          </w:rPr>
          <w:delText>2</w:delText>
        </w:r>
        <w:r w:rsidR="00015E4B" w:rsidRPr="00DF564E" w:rsidDel="007C1A56">
          <w:rPr>
            <w:rFonts w:ascii="Times New Roman" w:hAnsi="Times New Roman" w:cs="Times New Roman"/>
            <w:sz w:val="18"/>
          </w:rPr>
          <w:fldChar w:fldCharType="end"/>
        </w:r>
        <w:bookmarkEnd w:id="2453"/>
        <w:r w:rsidRPr="00DF564E" w:rsidDel="007C1A56">
          <w:rPr>
            <w:rFonts w:ascii="Times New Roman" w:hAnsi="Times New Roman" w:cs="Times New Roman"/>
            <w:sz w:val="18"/>
          </w:rPr>
          <w:delText xml:space="preserve"> </w:delText>
        </w:r>
      </w:del>
      <w:del w:id="2456" w:author="WANG" w:date="2014-01-15T07:58:00Z">
        <w:r w:rsidRPr="00DF564E" w:rsidDel="004541FF">
          <w:rPr>
            <w:rFonts w:ascii="Times New Roman" w:hAnsi="Times New Roman" w:cs="Times New Roman"/>
            <w:sz w:val="18"/>
          </w:rPr>
          <w:delText>Correlation coefficients between human damage data</w:delText>
        </w:r>
      </w:del>
      <w:del w:id="2457" w:author="WANG" w:date="2014-01-07T07:25:00Z">
        <w:r w:rsidR="003A62D0" w:rsidRPr="00DF564E" w:rsidDel="00450AC1">
          <w:rPr>
            <w:rFonts w:ascii="Times New Roman" w:hAnsi="Times New Roman" w:cs="Times New Roman"/>
            <w:sz w:val="18"/>
          </w:rPr>
          <w:delText xml:space="preserve"> (a)</w:delText>
        </w:r>
      </w:del>
      <w:del w:id="2458" w:author="WANG" w:date="2014-01-15T07:58:00Z">
        <w:r w:rsidR="003A62D0" w:rsidRPr="00DF564E" w:rsidDel="004541FF">
          <w:rPr>
            <w:rFonts w:ascii="Times New Roman" w:hAnsi="Times New Roman" w:cs="Times New Roman"/>
            <w:sz w:val="18"/>
          </w:rPr>
          <w:delText>, and fatality rates data</w:delText>
        </w:r>
      </w:del>
      <w:del w:id="2459" w:author="WANG" w:date="2014-01-07T07:25:00Z">
        <w:r w:rsidR="003A62D0" w:rsidRPr="00DF564E" w:rsidDel="00450AC1">
          <w:rPr>
            <w:rFonts w:ascii="Times New Roman" w:hAnsi="Times New Roman" w:cs="Times New Roman"/>
            <w:sz w:val="18"/>
          </w:rPr>
          <w:delText xml:space="preserve"> (b)</w:delText>
        </w:r>
      </w:del>
      <w:del w:id="2460" w:author="WANG" w:date="2014-01-15T07:58:00Z">
        <w:r w:rsidR="003A62D0" w:rsidRPr="00DF564E" w:rsidDel="004541FF">
          <w:rPr>
            <w:rFonts w:ascii="Times New Roman" w:hAnsi="Times New Roman" w:cs="Times New Roman"/>
            <w:sz w:val="18"/>
          </w:rPr>
          <w:delText>,</w:delText>
        </w:r>
        <w:r w:rsidRPr="00DF564E" w:rsidDel="004541FF">
          <w:rPr>
            <w:rFonts w:ascii="Times New Roman" w:hAnsi="Times New Roman" w:cs="Times New Roman"/>
            <w:sz w:val="18"/>
          </w:rPr>
          <w:delText xml:space="preserve"> categorized in various classes of roads</w:delText>
        </w:r>
      </w:del>
    </w:p>
    <w:p w:rsidR="003A62D0" w:rsidRPr="00DF564E" w:rsidDel="00450AC1" w:rsidRDefault="003A62D0" w:rsidP="00A376CC">
      <w:pPr>
        <w:rPr>
          <w:del w:id="2461" w:author="WANG" w:date="2014-01-07T07:25:00Z"/>
          <w:rFonts w:ascii="Times New Roman" w:eastAsia="黑体" w:hAnsi="Times New Roman" w:cs="Times New Roman"/>
          <w:sz w:val="18"/>
          <w:szCs w:val="20"/>
        </w:rPr>
      </w:pPr>
      <w:del w:id="2462" w:author="WANG" w:date="2014-01-07T07:25:00Z">
        <w:r w:rsidRPr="00DF564E" w:rsidDel="00450AC1">
          <w:rPr>
            <w:rFonts w:ascii="Times New Roman" w:eastAsia="黑体" w:hAnsi="Times New Roman" w:cs="Times New Roman"/>
            <w:sz w:val="18"/>
            <w:szCs w:val="20"/>
          </w:rPr>
          <w:delText>(a)</w:delText>
        </w:r>
      </w:del>
    </w:p>
    <w:tbl>
      <w:tblPr>
        <w:tblStyle w:val="10"/>
        <w:tblW w:w="6335" w:type="dxa"/>
        <w:jc w:val="center"/>
        <w:tblLayout w:type="fixed"/>
        <w:tblLook w:val="06A0"/>
        <w:tblPrChange w:id="2463" w:author="WANG" w:date="2014-01-07T07:29:00Z">
          <w:tblPr>
            <w:tblStyle w:val="10"/>
            <w:tblW w:w="6335" w:type="dxa"/>
            <w:jc w:val="center"/>
            <w:tblLayout w:type="fixed"/>
            <w:tblLook w:val="06A0"/>
          </w:tblPr>
        </w:tblPrChange>
      </w:tblPr>
      <w:tblGrid>
        <w:gridCol w:w="1186"/>
        <w:gridCol w:w="1236"/>
        <w:gridCol w:w="829"/>
        <w:gridCol w:w="927"/>
        <w:gridCol w:w="905"/>
        <w:gridCol w:w="1252"/>
        <w:tblGridChange w:id="2464">
          <w:tblGrid>
            <w:gridCol w:w="1186"/>
            <w:gridCol w:w="1236"/>
            <w:gridCol w:w="829"/>
            <w:gridCol w:w="927"/>
            <w:gridCol w:w="905"/>
            <w:gridCol w:w="1252"/>
          </w:tblGrid>
        </w:tblGridChange>
      </w:tblGrid>
      <w:tr w:rsidR="006D00FD" w:rsidRPr="00DF564E" w:rsidDel="004541FF" w:rsidTr="00F158CA">
        <w:trPr>
          <w:cnfStyle w:val="100000000000"/>
          <w:trHeight w:val="320"/>
          <w:jc w:val="center"/>
          <w:del w:id="2465" w:author="WANG" w:date="2014-01-15T07:58:00Z"/>
          <w:trPrChange w:id="2466" w:author="WANG" w:date="2014-01-07T07:29:00Z">
            <w:trPr>
              <w:trHeight w:val="320"/>
              <w:jc w:val="center"/>
            </w:trPr>
          </w:trPrChange>
        </w:trPr>
        <w:tc>
          <w:tcPr>
            <w:cnfStyle w:val="001000000000"/>
            <w:tcW w:w="1186" w:type="dxa"/>
            <w:noWrap/>
            <w:vAlign w:val="center"/>
            <w:hideMark/>
            <w:tcPrChange w:id="2467" w:author="WANG" w:date="2014-01-07T07:29:00Z">
              <w:tcPr>
                <w:tcW w:w="1186" w:type="dxa"/>
                <w:noWrap/>
                <w:hideMark/>
              </w:tcPr>
            </w:tcPrChange>
          </w:tcPr>
          <w:p w:rsidR="001C680C" w:rsidRDefault="00CA5CB1">
            <w:pPr>
              <w:widowControl/>
              <w:cnfStyle w:val="101000000000"/>
              <w:rPr>
                <w:del w:id="2468" w:author="WANG" w:date="2014-01-15T07:58:00Z"/>
                <w:rFonts w:ascii="Times New Roman" w:eastAsia="Times New Roman" w:hAnsi="Times New Roman" w:cs="Times New Roman"/>
                <w:b w:val="0"/>
                <w:bCs w:val="0"/>
                <w:color w:val="000000"/>
                <w:kern w:val="0"/>
                <w:sz w:val="18"/>
                <w:szCs w:val="18"/>
                <w:lang w:eastAsia="en-US"/>
              </w:rPr>
              <w:pPrChange w:id="2469" w:author="WANG" w:date="2014-01-07T07:29:00Z">
                <w:pPr>
                  <w:keepNext/>
                  <w:keepLines/>
                  <w:widowControl/>
                  <w:numPr>
                    <w:numId w:val="1"/>
                  </w:numPr>
                  <w:spacing w:before="340" w:after="330" w:line="578" w:lineRule="auto"/>
                  <w:ind w:left="432" w:hanging="432"/>
                  <w:jc w:val="left"/>
                  <w:outlineLvl w:val="0"/>
                  <w:cnfStyle w:val="101000000000"/>
                </w:pPr>
              </w:pPrChange>
            </w:pPr>
            <w:del w:id="2470" w:author="WANG" w:date="2014-01-15T07:58:00Z">
              <w:r w:rsidRPr="00DF564E" w:rsidDel="004541FF">
                <w:rPr>
                  <w:rFonts w:ascii="Times New Roman" w:eastAsia="Times New Roman" w:hAnsi="Times New Roman" w:cs="Times New Roman"/>
                  <w:color w:val="000000"/>
                  <w:kern w:val="0"/>
                  <w:sz w:val="18"/>
                  <w:szCs w:val="18"/>
                  <w:lang w:eastAsia="en-US"/>
                </w:rPr>
                <w:delText>(F+I)/A</w:delText>
              </w:r>
            </w:del>
          </w:p>
        </w:tc>
        <w:tc>
          <w:tcPr>
            <w:tcW w:w="1236" w:type="dxa"/>
            <w:noWrap/>
            <w:vAlign w:val="center"/>
            <w:hideMark/>
            <w:tcPrChange w:id="2471" w:author="WANG" w:date="2014-01-07T07:29:00Z">
              <w:tcPr>
                <w:tcW w:w="1236" w:type="dxa"/>
                <w:noWrap/>
                <w:hideMark/>
              </w:tcPr>
            </w:tcPrChange>
          </w:tcPr>
          <w:p w:rsidR="00314B7D" w:rsidDel="004541FF" w:rsidRDefault="009F450E">
            <w:pPr>
              <w:widowControl/>
              <w:jc w:val="right"/>
              <w:cnfStyle w:val="100000000000"/>
              <w:rPr>
                <w:del w:id="2472" w:author="WANG" w:date="2014-01-15T07:58:00Z"/>
                <w:rFonts w:ascii="Times New Roman" w:eastAsia="宋体" w:hAnsi="Times New Roman" w:cs="Times New Roman"/>
                <w:b w:val="0"/>
                <w:bCs w:val="0"/>
                <w:color w:val="000000"/>
                <w:kern w:val="0"/>
                <w:sz w:val="18"/>
                <w:szCs w:val="18"/>
              </w:rPr>
            </w:pPr>
            <w:del w:id="2473" w:author="WANG" w:date="2014-01-15T07:58:00Z">
              <w:r w:rsidRPr="00DF564E" w:rsidDel="004541FF">
                <w:rPr>
                  <w:rFonts w:ascii="Times New Roman" w:eastAsia="宋体" w:hAnsi="Times New Roman" w:cs="Times New Roman"/>
                  <w:color w:val="000000"/>
                  <w:kern w:val="0"/>
                  <w:sz w:val="18"/>
                  <w:szCs w:val="18"/>
                </w:rPr>
                <w:delText>Expressway</w:delText>
              </w:r>
            </w:del>
          </w:p>
        </w:tc>
        <w:tc>
          <w:tcPr>
            <w:tcW w:w="829" w:type="dxa"/>
            <w:noWrap/>
            <w:vAlign w:val="center"/>
            <w:hideMark/>
            <w:tcPrChange w:id="2474" w:author="WANG" w:date="2014-01-07T07:29:00Z">
              <w:tcPr>
                <w:tcW w:w="829" w:type="dxa"/>
                <w:noWrap/>
                <w:hideMark/>
              </w:tcPr>
            </w:tcPrChange>
          </w:tcPr>
          <w:p w:rsidR="00314B7D" w:rsidDel="004541FF" w:rsidRDefault="00CA5CB1">
            <w:pPr>
              <w:widowControl/>
              <w:jc w:val="right"/>
              <w:cnfStyle w:val="100000000000"/>
              <w:rPr>
                <w:del w:id="2475" w:author="WANG" w:date="2014-01-15T07:58:00Z"/>
                <w:rFonts w:ascii="Times New Roman" w:eastAsia="宋体" w:hAnsi="Times New Roman" w:cs="Times New Roman"/>
                <w:b w:val="0"/>
                <w:bCs w:val="0"/>
                <w:color w:val="000000"/>
                <w:kern w:val="0"/>
                <w:sz w:val="18"/>
                <w:szCs w:val="18"/>
              </w:rPr>
            </w:pPr>
            <w:del w:id="2476" w:author="WANG" w:date="2014-01-15T07:58:00Z">
              <w:r w:rsidRPr="00DF564E" w:rsidDel="004541FF">
                <w:rPr>
                  <w:rFonts w:ascii="Times New Roman" w:eastAsia="宋体" w:hAnsi="Times New Roman" w:cs="Times New Roman"/>
                  <w:color w:val="000000"/>
                  <w:kern w:val="0"/>
                  <w:sz w:val="18"/>
                  <w:szCs w:val="18"/>
                </w:rPr>
                <w:delText>Class I</w:delText>
              </w:r>
            </w:del>
          </w:p>
        </w:tc>
        <w:tc>
          <w:tcPr>
            <w:tcW w:w="927" w:type="dxa"/>
            <w:noWrap/>
            <w:vAlign w:val="center"/>
            <w:hideMark/>
            <w:tcPrChange w:id="2477" w:author="WANG" w:date="2014-01-07T07:29:00Z">
              <w:tcPr>
                <w:tcW w:w="927" w:type="dxa"/>
                <w:noWrap/>
                <w:hideMark/>
              </w:tcPr>
            </w:tcPrChange>
          </w:tcPr>
          <w:p w:rsidR="00314B7D" w:rsidDel="004541FF" w:rsidRDefault="00CA5CB1">
            <w:pPr>
              <w:widowControl/>
              <w:jc w:val="right"/>
              <w:cnfStyle w:val="100000000000"/>
              <w:rPr>
                <w:del w:id="2478" w:author="WANG" w:date="2014-01-15T07:58:00Z"/>
                <w:rFonts w:ascii="Times New Roman" w:eastAsia="宋体" w:hAnsi="Times New Roman" w:cs="Times New Roman"/>
                <w:b w:val="0"/>
                <w:bCs w:val="0"/>
                <w:color w:val="000000"/>
                <w:kern w:val="0"/>
                <w:sz w:val="18"/>
                <w:szCs w:val="18"/>
                <w:lang w:eastAsia="en-US"/>
              </w:rPr>
            </w:pPr>
            <w:del w:id="2479" w:author="WANG" w:date="2014-01-15T07:58:00Z">
              <w:r w:rsidRPr="00DF564E" w:rsidDel="004541FF">
                <w:rPr>
                  <w:rFonts w:ascii="Times New Roman" w:eastAsia="宋体" w:hAnsi="Times New Roman" w:cs="Times New Roman"/>
                  <w:color w:val="000000"/>
                  <w:kern w:val="0"/>
                  <w:sz w:val="18"/>
                  <w:szCs w:val="18"/>
                  <w:lang w:eastAsia="en-US"/>
                </w:rPr>
                <w:delText>Class II</w:delText>
              </w:r>
            </w:del>
          </w:p>
        </w:tc>
        <w:tc>
          <w:tcPr>
            <w:tcW w:w="905" w:type="dxa"/>
            <w:noWrap/>
            <w:vAlign w:val="center"/>
            <w:hideMark/>
            <w:tcPrChange w:id="2480" w:author="WANG" w:date="2014-01-07T07:29:00Z">
              <w:tcPr>
                <w:tcW w:w="905" w:type="dxa"/>
                <w:noWrap/>
                <w:hideMark/>
              </w:tcPr>
            </w:tcPrChange>
          </w:tcPr>
          <w:p w:rsidR="00314B7D" w:rsidDel="004541FF" w:rsidRDefault="00CA5CB1">
            <w:pPr>
              <w:widowControl/>
              <w:jc w:val="right"/>
              <w:cnfStyle w:val="100000000000"/>
              <w:rPr>
                <w:del w:id="2481" w:author="WANG" w:date="2014-01-15T07:58:00Z"/>
                <w:rFonts w:ascii="Times New Roman" w:eastAsia="宋体" w:hAnsi="Times New Roman" w:cs="Times New Roman"/>
                <w:b w:val="0"/>
                <w:bCs w:val="0"/>
                <w:color w:val="000000"/>
                <w:kern w:val="0"/>
                <w:sz w:val="18"/>
                <w:szCs w:val="18"/>
                <w:lang w:eastAsia="en-US"/>
              </w:rPr>
            </w:pPr>
            <w:del w:id="2482" w:author="WANG" w:date="2014-01-15T07:58:00Z">
              <w:r w:rsidRPr="00DF564E" w:rsidDel="004541FF">
                <w:rPr>
                  <w:rFonts w:ascii="Times New Roman" w:eastAsia="宋体" w:hAnsi="Times New Roman" w:cs="Times New Roman"/>
                  <w:color w:val="000000"/>
                  <w:kern w:val="0"/>
                  <w:sz w:val="18"/>
                  <w:szCs w:val="18"/>
                  <w:lang w:eastAsia="en-US"/>
                </w:rPr>
                <w:delText>Class III</w:delText>
              </w:r>
            </w:del>
          </w:p>
        </w:tc>
        <w:tc>
          <w:tcPr>
            <w:tcW w:w="1252" w:type="dxa"/>
            <w:noWrap/>
            <w:vAlign w:val="center"/>
            <w:hideMark/>
            <w:tcPrChange w:id="2483" w:author="WANG" w:date="2014-01-07T07:29:00Z">
              <w:tcPr>
                <w:tcW w:w="1252" w:type="dxa"/>
                <w:noWrap/>
                <w:hideMark/>
              </w:tcPr>
            </w:tcPrChange>
          </w:tcPr>
          <w:p w:rsidR="00314B7D" w:rsidDel="004541FF" w:rsidRDefault="00CA5CB1">
            <w:pPr>
              <w:widowControl/>
              <w:jc w:val="right"/>
              <w:cnfStyle w:val="100000000000"/>
              <w:rPr>
                <w:del w:id="2484" w:author="WANG" w:date="2014-01-15T07:58:00Z"/>
                <w:rFonts w:ascii="Times New Roman" w:eastAsia="宋体" w:hAnsi="Times New Roman" w:cs="Times New Roman"/>
                <w:b w:val="0"/>
                <w:bCs w:val="0"/>
                <w:color w:val="000000"/>
                <w:kern w:val="0"/>
                <w:sz w:val="18"/>
                <w:szCs w:val="18"/>
                <w:lang w:eastAsia="en-US"/>
              </w:rPr>
            </w:pPr>
            <w:del w:id="2485" w:author="WANG" w:date="2014-01-15T07:58:00Z">
              <w:r w:rsidRPr="00DF564E" w:rsidDel="004541FF">
                <w:rPr>
                  <w:rFonts w:ascii="Times New Roman" w:eastAsia="宋体" w:hAnsi="Times New Roman" w:cs="Times New Roman"/>
                  <w:color w:val="000000"/>
                  <w:kern w:val="0"/>
                  <w:sz w:val="18"/>
                  <w:szCs w:val="18"/>
                  <w:lang w:eastAsia="en-US"/>
                </w:rPr>
                <w:delText>Urban road</w:delText>
              </w:r>
            </w:del>
          </w:p>
        </w:tc>
      </w:tr>
      <w:tr w:rsidR="006D00FD" w:rsidRPr="00DF564E" w:rsidDel="004541FF" w:rsidTr="00F158CA">
        <w:trPr>
          <w:trHeight w:val="320"/>
          <w:jc w:val="center"/>
          <w:del w:id="2486" w:author="WANG" w:date="2014-01-15T07:58:00Z"/>
          <w:trPrChange w:id="2487" w:author="WANG" w:date="2014-01-07T07:29:00Z">
            <w:trPr>
              <w:trHeight w:val="320"/>
              <w:jc w:val="center"/>
            </w:trPr>
          </w:trPrChange>
        </w:trPr>
        <w:tc>
          <w:tcPr>
            <w:cnfStyle w:val="001000000000"/>
            <w:tcW w:w="1186" w:type="dxa"/>
            <w:noWrap/>
            <w:vAlign w:val="center"/>
            <w:hideMark/>
            <w:tcPrChange w:id="2488" w:author="WANG" w:date="2014-01-07T07:29:00Z">
              <w:tcPr>
                <w:tcW w:w="1186" w:type="dxa"/>
                <w:noWrap/>
                <w:hideMark/>
              </w:tcPr>
            </w:tcPrChange>
          </w:tcPr>
          <w:p w:rsidR="001C680C" w:rsidRDefault="009F450E">
            <w:pPr>
              <w:widowControl/>
              <w:rPr>
                <w:del w:id="2489" w:author="WANG" w:date="2014-01-15T07:58:00Z"/>
                <w:rFonts w:ascii="Times New Roman" w:eastAsia="Times New Roman" w:hAnsi="Times New Roman" w:cs="Times New Roman"/>
                <w:b w:val="0"/>
                <w:bCs w:val="0"/>
                <w:color w:val="000000"/>
                <w:kern w:val="0"/>
                <w:sz w:val="18"/>
                <w:szCs w:val="18"/>
                <w:lang w:eastAsia="en-US"/>
              </w:rPr>
              <w:pPrChange w:id="2490" w:author="WANG" w:date="2014-01-07T07:29:00Z">
                <w:pPr>
                  <w:widowControl/>
                  <w:jc w:val="left"/>
                </w:pPr>
              </w:pPrChange>
            </w:pPr>
            <w:del w:id="2491" w:author="WANG" w:date="2014-01-15T07:58:00Z">
              <w:r w:rsidRPr="00DF564E" w:rsidDel="004541FF">
                <w:rPr>
                  <w:rFonts w:ascii="Times New Roman" w:eastAsia="宋体" w:hAnsi="Times New Roman" w:cs="Times New Roman"/>
                  <w:color w:val="000000"/>
                  <w:kern w:val="0"/>
                  <w:sz w:val="18"/>
                  <w:szCs w:val="18"/>
                </w:rPr>
                <w:delText>Expressway</w:delText>
              </w:r>
            </w:del>
          </w:p>
        </w:tc>
        <w:tc>
          <w:tcPr>
            <w:tcW w:w="1236" w:type="dxa"/>
            <w:noWrap/>
            <w:vAlign w:val="center"/>
            <w:hideMark/>
            <w:tcPrChange w:id="2492" w:author="WANG" w:date="2014-01-07T07:29:00Z">
              <w:tcPr>
                <w:tcW w:w="1236" w:type="dxa"/>
                <w:noWrap/>
                <w:hideMark/>
              </w:tcPr>
            </w:tcPrChange>
          </w:tcPr>
          <w:p w:rsidR="00314B7D" w:rsidDel="004541FF" w:rsidRDefault="00CA5CB1">
            <w:pPr>
              <w:widowControl/>
              <w:jc w:val="right"/>
              <w:cnfStyle w:val="000000000000"/>
              <w:rPr>
                <w:del w:id="2493" w:author="WANG" w:date="2014-01-15T07:58:00Z"/>
                <w:rFonts w:ascii="Times New Roman" w:eastAsia="Times New Roman" w:hAnsi="Times New Roman" w:cs="Times New Roman"/>
                <w:color w:val="000000"/>
                <w:kern w:val="0"/>
                <w:sz w:val="18"/>
                <w:szCs w:val="18"/>
                <w:lang w:eastAsia="en-US"/>
              </w:rPr>
            </w:pPr>
            <w:del w:id="2494" w:author="WANG" w:date="2014-01-15T07:58:00Z">
              <w:r w:rsidRPr="00DF564E" w:rsidDel="004541FF">
                <w:rPr>
                  <w:rFonts w:ascii="Times New Roman" w:eastAsia="Times New Roman" w:hAnsi="Times New Roman" w:cs="Times New Roman"/>
                  <w:color w:val="000000"/>
                  <w:kern w:val="0"/>
                  <w:sz w:val="18"/>
                  <w:szCs w:val="18"/>
                  <w:lang w:eastAsia="en-US"/>
                </w:rPr>
                <w:delText>1</w:delText>
              </w:r>
            </w:del>
          </w:p>
        </w:tc>
        <w:tc>
          <w:tcPr>
            <w:tcW w:w="829" w:type="dxa"/>
            <w:noWrap/>
            <w:vAlign w:val="center"/>
            <w:hideMark/>
            <w:tcPrChange w:id="2495" w:author="WANG" w:date="2014-01-07T07:29:00Z">
              <w:tcPr>
                <w:tcW w:w="829" w:type="dxa"/>
                <w:noWrap/>
                <w:hideMark/>
              </w:tcPr>
            </w:tcPrChange>
          </w:tcPr>
          <w:p w:rsidR="001C680C" w:rsidRDefault="001C680C">
            <w:pPr>
              <w:widowControl/>
              <w:jc w:val="right"/>
              <w:cnfStyle w:val="000000000000"/>
              <w:rPr>
                <w:del w:id="2496" w:author="WANG" w:date="2014-01-15T07:58:00Z"/>
                <w:rFonts w:ascii="Times New Roman" w:eastAsia="Times New Roman" w:hAnsi="Times New Roman" w:cs="Times New Roman"/>
                <w:b/>
                <w:bCs/>
                <w:color w:val="000000"/>
                <w:kern w:val="0"/>
                <w:sz w:val="18"/>
                <w:szCs w:val="18"/>
                <w:lang w:eastAsia="en-US"/>
              </w:rPr>
              <w:pPrChange w:id="2497" w:author="WANG" w:date="2014-01-07T07:29:00Z">
                <w:pPr>
                  <w:keepNext/>
                  <w:keepLines/>
                  <w:widowControl/>
                  <w:numPr>
                    <w:ilvl w:val="1"/>
                    <w:numId w:val="1"/>
                  </w:numPr>
                  <w:spacing w:before="260" w:after="260" w:line="416" w:lineRule="auto"/>
                  <w:ind w:left="576" w:hanging="576"/>
                  <w:jc w:val="right"/>
                  <w:outlineLvl w:val="1"/>
                  <w:cnfStyle w:val="000000000000"/>
                </w:pPr>
              </w:pPrChange>
            </w:pPr>
          </w:p>
        </w:tc>
        <w:tc>
          <w:tcPr>
            <w:tcW w:w="927" w:type="dxa"/>
            <w:noWrap/>
            <w:vAlign w:val="center"/>
            <w:hideMark/>
            <w:tcPrChange w:id="2498" w:author="WANG" w:date="2014-01-07T07:29:00Z">
              <w:tcPr>
                <w:tcW w:w="927" w:type="dxa"/>
                <w:noWrap/>
                <w:hideMark/>
              </w:tcPr>
            </w:tcPrChange>
          </w:tcPr>
          <w:p w:rsidR="001C680C" w:rsidRDefault="001C680C">
            <w:pPr>
              <w:widowControl/>
              <w:jc w:val="right"/>
              <w:cnfStyle w:val="000000000000"/>
              <w:rPr>
                <w:del w:id="2499" w:author="WANG" w:date="2014-01-15T07:58:00Z"/>
                <w:rFonts w:ascii="Times New Roman" w:eastAsia="Times New Roman" w:hAnsi="Times New Roman" w:cs="Times New Roman"/>
                <w:b/>
                <w:bCs/>
                <w:color w:val="000000"/>
                <w:kern w:val="0"/>
                <w:sz w:val="18"/>
                <w:szCs w:val="18"/>
                <w:lang w:eastAsia="en-US"/>
              </w:rPr>
              <w:pPrChange w:id="2500" w:author="WANG" w:date="2014-01-07T07:29:00Z">
                <w:pPr>
                  <w:keepNext/>
                  <w:keepLines/>
                  <w:widowControl/>
                  <w:numPr>
                    <w:ilvl w:val="1"/>
                    <w:numId w:val="1"/>
                  </w:numPr>
                  <w:spacing w:before="260" w:after="260" w:line="416" w:lineRule="auto"/>
                  <w:ind w:left="576" w:hanging="576"/>
                  <w:jc w:val="right"/>
                  <w:outlineLvl w:val="1"/>
                  <w:cnfStyle w:val="000000000000"/>
                </w:pPr>
              </w:pPrChange>
            </w:pPr>
          </w:p>
        </w:tc>
        <w:tc>
          <w:tcPr>
            <w:tcW w:w="905" w:type="dxa"/>
            <w:noWrap/>
            <w:vAlign w:val="center"/>
            <w:hideMark/>
            <w:tcPrChange w:id="2501" w:author="WANG" w:date="2014-01-07T07:29:00Z">
              <w:tcPr>
                <w:tcW w:w="905" w:type="dxa"/>
                <w:noWrap/>
                <w:hideMark/>
              </w:tcPr>
            </w:tcPrChange>
          </w:tcPr>
          <w:p w:rsidR="001C680C" w:rsidRDefault="001C680C">
            <w:pPr>
              <w:widowControl/>
              <w:jc w:val="right"/>
              <w:cnfStyle w:val="000000000000"/>
              <w:rPr>
                <w:del w:id="2502" w:author="WANG" w:date="2014-01-15T07:58:00Z"/>
                <w:rFonts w:ascii="Times New Roman" w:eastAsia="Times New Roman" w:hAnsi="Times New Roman" w:cs="Times New Roman"/>
                <w:b/>
                <w:bCs/>
                <w:color w:val="000000"/>
                <w:kern w:val="0"/>
                <w:sz w:val="18"/>
                <w:szCs w:val="18"/>
                <w:lang w:eastAsia="en-US"/>
              </w:rPr>
              <w:pPrChange w:id="2503" w:author="WANG" w:date="2014-01-07T07:29:00Z">
                <w:pPr>
                  <w:keepNext/>
                  <w:keepLines/>
                  <w:widowControl/>
                  <w:numPr>
                    <w:ilvl w:val="1"/>
                    <w:numId w:val="1"/>
                  </w:numPr>
                  <w:spacing w:before="260" w:after="260" w:line="416" w:lineRule="auto"/>
                  <w:ind w:left="576" w:hanging="576"/>
                  <w:jc w:val="right"/>
                  <w:outlineLvl w:val="1"/>
                  <w:cnfStyle w:val="000000000000"/>
                </w:pPr>
              </w:pPrChange>
            </w:pPr>
          </w:p>
        </w:tc>
        <w:tc>
          <w:tcPr>
            <w:tcW w:w="1252" w:type="dxa"/>
            <w:noWrap/>
            <w:vAlign w:val="center"/>
            <w:hideMark/>
            <w:tcPrChange w:id="2504" w:author="WANG" w:date="2014-01-07T07:29:00Z">
              <w:tcPr>
                <w:tcW w:w="1252" w:type="dxa"/>
                <w:noWrap/>
                <w:hideMark/>
              </w:tcPr>
            </w:tcPrChange>
          </w:tcPr>
          <w:p w:rsidR="001C680C" w:rsidRDefault="001C680C">
            <w:pPr>
              <w:widowControl/>
              <w:jc w:val="right"/>
              <w:cnfStyle w:val="000000000000"/>
              <w:rPr>
                <w:del w:id="2505" w:author="WANG" w:date="2014-01-15T07:58:00Z"/>
                <w:rFonts w:ascii="Times New Roman" w:eastAsia="Times New Roman" w:hAnsi="Times New Roman" w:cs="Times New Roman"/>
                <w:b/>
                <w:bCs/>
                <w:color w:val="000000"/>
                <w:kern w:val="0"/>
                <w:sz w:val="18"/>
                <w:szCs w:val="18"/>
                <w:lang w:eastAsia="en-US"/>
              </w:rPr>
              <w:pPrChange w:id="2506" w:author="WANG" w:date="2014-01-07T07:29:00Z">
                <w:pPr>
                  <w:keepNext/>
                  <w:keepLines/>
                  <w:widowControl/>
                  <w:numPr>
                    <w:ilvl w:val="1"/>
                    <w:numId w:val="1"/>
                  </w:numPr>
                  <w:spacing w:before="260" w:after="260" w:line="416" w:lineRule="auto"/>
                  <w:ind w:left="576" w:hanging="576"/>
                  <w:jc w:val="right"/>
                  <w:outlineLvl w:val="1"/>
                  <w:cnfStyle w:val="000000000000"/>
                </w:pPr>
              </w:pPrChange>
            </w:pPr>
          </w:p>
        </w:tc>
      </w:tr>
      <w:tr w:rsidR="006D00FD" w:rsidRPr="00DF564E" w:rsidDel="004541FF" w:rsidTr="00F158CA">
        <w:trPr>
          <w:trHeight w:val="300"/>
          <w:jc w:val="center"/>
          <w:del w:id="2507" w:author="WANG" w:date="2014-01-15T07:58:00Z"/>
          <w:trPrChange w:id="2508" w:author="WANG" w:date="2014-01-07T07:29:00Z">
            <w:trPr>
              <w:trHeight w:val="300"/>
              <w:jc w:val="center"/>
            </w:trPr>
          </w:trPrChange>
        </w:trPr>
        <w:tc>
          <w:tcPr>
            <w:cnfStyle w:val="001000000000"/>
            <w:tcW w:w="1186" w:type="dxa"/>
            <w:noWrap/>
            <w:vAlign w:val="center"/>
            <w:hideMark/>
            <w:tcPrChange w:id="2509" w:author="WANG" w:date="2014-01-07T07:29:00Z">
              <w:tcPr>
                <w:tcW w:w="1186" w:type="dxa"/>
                <w:noWrap/>
                <w:hideMark/>
              </w:tcPr>
            </w:tcPrChange>
          </w:tcPr>
          <w:p w:rsidR="001C680C" w:rsidRDefault="00CA5CB1">
            <w:pPr>
              <w:widowControl/>
              <w:rPr>
                <w:del w:id="2510" w:author="WANG" w:date="2014-01-15T07:58:00Z"/>
                <w:rFonts w:ascii="Times New Roman" w:eastAsia="Times New Roman" w:hAnsi="Times New Roman" w:cs="Times New Roman"/>
                <w:b w:val="0"/>
                <w:bCs w:val="0"/>
                <w:color w:val="000000"/>
                <w:kern w:val="0"/>
                <w:sz w:val="18"/>
                <w:szCs w:val="18"/>
                <w:lang w:eastAsia="en-US"/>
              </w:rPr>
              <w:pPrChange w:id="2511" w:author="WANG" w:date="2014-01-07T07:29:00Z">
                <w:pPr>
                  <w:widowControl/>
                  <w:jc w:val="left"/>
                </w:pPr>
              </w:pPrChange>
            </w:pPr>
            <w:del w:id="2512" w:author="WANG" w:date="2014-01-15T07:58:00Z">
              <w:r w:rsidRPr="00DF564E" w:rsidDel="004541FF">
                <w:rPr>
                  <w:rFonts w:ascii="Times New Roman" w:eastAsia="Times New Roman" w:hAnsi="Times New Roman" w:cs="Times New Roman"/>
                  <w:color w:val="000000"/>
                  <w:kern w:val="0"/>
                  <w:sz w:val="18"/>
                  <w:szCs w:val="18"/>
                  <w:lang w:eastAsia="en-US"/>
                </w:rPr>
                <w:delText>Class I</w:delText>
              </w:r>
            </w:del>
          </w:p>
        </w:tc>
        <w:tc>
          <w:tcPr>
            <w:tcW w:w="1236" w:type="dxa"/>
            <w:noWrap/>
            <w:vAlign w:val="center"/>
            <w:hideMark/>
            <w:tcPrChange w:id="2513" w:author="WANG" w:date="2014-01-07T07:29:00Z">
              <w:tcPr>
                <w:tcW w:w="1236" w:type="dxa"/>
                <w:noWrap/>
                <w:hideMark/>
              </w:tcPr>
            </w:tcPrChange>
          </w:tcPr>
          <w:p w:rsidR="00314B7D" w:rsidDel="004541FF" w:rsidRDefault="00CA5CB1">
            <w:pPr>
              <w:widowControl/>
              <w:jc w:val="right"/>
              <w:cnfStyle w:val="000000000000"/>
              <w:rPr>
                <w:del w:id="2514" w:author="WANG" w:date="2014-01-15T07:58:00Z"/>
                <w:rFonts w:ascii="Times New Roman" w:eastAsia="Times New Roman" w:hAnsi="Times New Roman" w:cs="Times New Roman"/>
                <w:color w:val="000000"/>
                <w:kern w:val="0"/>
                <w:sz w:val="18"/>
                <w:szCs w:val="18"/>
                <w:lang w:eastAsia="en-US"/>
              </w:rPr>
            </w:pPr>
            <w:del w:id="2515" w:author="WANG" w:date="2014-01-15T07:58:00Z">
              <w:r w:rsidRPr="00DF564E" w:rsidDel="004541FF">
                <w:rPr>
                  <w:rFonts w:ascii="Times New Roman" w:eastAsia="Times New Roman" w:hAnsi="Times New Roman" w:cs="Times New Roman"/>
                  <w:color w:val="000000"/>
                  <w:kern w:val="0"/>
                  <w:sz w:val="18"/>
                  <w:szCs w:val="18"/>
                  <w:lang w:eastAsia="en-US"/>
                </w:rPr>
                <w:delText>0.68</w:delText>
              </w:r>
            </w:del>
          </w:p>
        </w:tc>
        <w:tc>
          <w:tcPr>
            <w:tcW w:w="829" w:type="dxa"/>
            <w:noWrap/>
            <w:vAlign w:val="center"/>
            <w:hideMark/>
            <w:tcPrChange w:id="2516" w:author="WANG" w:date="2014-01-07T07:29:00Z">
              <w:tcPr>
                <w:tcW w:w="829" w:type="dxa"/>
                <w:noWrap/>
                <w:hideMark/>
              </w:tcPr>
            </w:tcPrChange>
          </w:tcPr>
          <w:p w:rsidR="00314B7D" w:rsidDel="004541FF" w:rsidRDefault="00CA5CB1">
            <w:pPr>
              <w:widowControl/>
              <w:jc w:val="right"/>
              <w:cnfStyle w:val="000000000000"/>
              <w:rPr>
                <w:del w:id="2517" w:author="WANG" w:date="2014-01-15T07:58:00Z"/>
                <w:rFonts w:ascii="Times New Roman" w:eastAsia="Times New Roman" w:hAnsi="Times New Roman" w:cs="Times New Roman"/>
                <w:color w:val="000000"/>
                <w:kern w:val="0"/>
                <w:sz w:val="18"/>
                <w:szCs w:val="18"/>
                <w:lang w:eastAsia="en-US"/>
              </w:rPr>
            </w:pPr>
            <w:del w:id="2518" w:author="WANG" w:date="2014-01-15T07:58:00Z">
              <w:r w:rsidRPr="00DF564E" w:rsidDel="004541FF">
                <w:rPr>
                  <w:rFonts w:ascii="Times New Roman" w:eastAsia="Times New Roman" w:hAnsi="Times New Roman" w:cs="Times New Roman"/>
                  <w:color w:val="000000"/>
                  <w:kern w:val="0"/>
                  <w:sz w:val="18"/>
                  <w:szCs w:val="18"/>
                  <w:lang w:eastAsia="en-US"/>
                </w:rPr>
                <w:delText>1</w:delText>
              </w:r>
            </w:del>
          </w:p>
        </w:tc>
        <w:tc>
          <w:tcPr>
            <w:tcW w:w="927" w:type="dxa"/>
            <w:noWrap/>
            <w:vAlign w:val="center"/>
            <w:hideMark/>
            <w:tcPrChange w:id="2519" w:author="WANG" w:date="2014-01-07T07:29:00Z">
              <w:tcPr>
                <w:tcW w:w="927" w:type="dxa"/>
                <w:noWrap/>
                <w:hideMark/>
              </w:tcPr>
            </w:tcPrChange>
          </w:tcPr>
          <w:p w:rsidR="001C680C" w:rsidRDefault="001C680C">
            <w:pPr>
              <w:widowControl/>
              <w:jc w:val="right"/>
              <w:cnfStyle w:val="000000000000"/>
              <w:rPr>
                <w:del w:id="2520" w:author="WANG" w:date="2014-01-15T07:58:00Z"/>
                <w:rFonts w:ascii="Times New Roman" w:eastAsia="Times New Roman" w:hAnsi="Times New Roman" w:cs="Times New Roman"/>
                <w:b/>
                <w:bCs/>
                <w:color w:val="000000"/>
                <w:kern w:val="0"/>
                <w:sz w:val="18"/>
                <w:szCs w:val="18"/>
                <w:lang w:eastAsia="en-US"/>
              </w:rPr>
              <w:pPrChange w:id="2521" w:author="WANG" w:date="2014-01-07T07:29:00Z">
                <w:pPr>
                  <w:keepNext/>
                  <w:keepLines/>
                  <w:widowControl/>
                  <w:numPr>
                    <w:ilvl w:val="1"/>
                    <w:numId w:val="1"/>
                  </w:numPr>
                  <w:spacing w:before="260" w:after="260" w:line="416" w:lineRule="auto"/>
                  <w:ind w:left="576" w:hanging="576"/>
                  <w:jc w:val="right"/>
                  <w:outlineLvl w:val="1"/>
                  <w:cnfStyle w:val="000000000000"/>
                </w:pPr>
              </w:pPrChange>
            </w:pPr>
          </w:p>
        </w:tc>
        <w:tc>
          <w:tcPr>
            <w:tcW w:w="905" w:type="dxa"/>
            <w:noWrap/>
            <w:vAlign w:val="center"/>
            <w:hideMark/>
            <w:tcPrChange w:id="2522" w:author="WANG" w:date="2014-01-07T07:29:00Z">
              <w:tcPr>
                <w:tcW w:w="905" w:type="dxa"/>
                <w:noWrap/>
                <w:hideMark/>
              </w:tcPr>
            </w:tcPrChange>
          </w:tcPr>
          <w:p w:rsidR="001C680C" w:rsidRDefault="001C680C">
            <w:pPr>
              <w:widowControl/>
              <w:jc w:val="right"/>
              <w:cnfStyle w:val="000000000000"/>
              <w:rPr>
                <w:del w:id="2523" w:author="WANG" w:date="2014-01-15T07:58:00Z"/>
                <w:rFonts w:ascii="Times New Roman" w:eastAsia="Times New Roman" w:hAnsi="Times New Roman" w:cs="Times New Roman"/>
                <w:b/>
                <w:bCs/>
                <w:color w:val="000000"/>
                <w:kern w:val="0"/>
                <w:sz w:val="18"/>
                <w:szCs w:val="18"/>
                <w:lang w:eastAsia="en-US"/>
              </w:rPr>
              <w:pPrChange w:id="2524" w:author="WANG" w:date="2014-01-07T07:29:00Z">
                <w:pPr>
                  <w:keepNext/>
                  <w:keepLines/>
                  <w:widowControl/>
                  <w:numPr>
                    <w:ilvl w:val="1"/>
                    <w:numId w:val="1"/>
                  </w:numPr>
                  <w:spacing w:before="260" w:after="260" w:line="416" w:lineRule="auto"/>
                  <w:ind w:left="576" w:hanging="576"/>
                  <w:jc w:val="right"/>
                  <w:outlineLvl w:val="1"/>
                  <w:cnfStyle w:val="000000000000"/>
                </w:pPr>
              </w:pPrChange>
            </w:pPr>
          </w:p>
        </w:tc>
        <w:tc>
          <w:tcPr>
            <w:tcW w:w="1252" w:type="dxa"/>
            <w:noWrap/>
            <w:vAlign w:val="center"/>
            <w:hideMark/>
            <w:tcPrChange w:id="2525" w:author="WANG" w:date="2014-01-07T07:29:00Z">
              <w:tcPr>
                <w:tcW w:w="1252" w:type="dxa"/>
                <w:noWrap/>
                <w:hideMark/>
              </w:tcPr>
            </w:tcPrChange>
          </w:tcPr>
          <w:p w:rsidR="001C680C" w:rsidRDefault="001C680C">
            <w:pPr>
              <w:widowControl/>
              <w:jc w:val="right"/>
              <w:cnfStyle w:val="000000000000"/>
              <w:rPr>
                <w:del w:id="2526" w:author="WANG" w:date="2014-01-15T07:58:00Z"/>
                <w:rFonts w:ascii="Times New Roman" w:eastAsia="Times New Roman" w:hAnsi="Times New Roman" w:cs="Times New Roman"/>
                <w:b/>
                <w:bCs/>
                <w:color w:val="000000"/>
                <w:kern w:val="0"/>
                <w:sz w:val="18"/>
                <w:szCs w:val="18"/>
                <w:lang w:eastAsia="en-US"/>
              </w:rPr>
              <w:pPrChange w:id="2527" w:author="WANG" w:date="2014-01-07T07:29:00Z">
                <w:pPr>
                  <w:keepNext/>
                  <w:keepLines/>
                  <w:widowControl/>
                  <w:numPr>
                    <w:ilvl w:val="1"/>
                    <w:numId w:val="1"/>
                  </w:numPr>
                  <w:spacing w:before="260" w:after="260" w:line="416" w:lineRule="auto"/>
                  <w:ind w:left="576" w:hanging="576"/>
                  <w:jc w:val="right"/>
                  <w:outlineLvl w:val="1"/>
                  <w:cnfStyle w:val="000000000000"/>
                </w:pPr>
              </w:pPrChange>
            </w:pPr>
          </w:p>
        </w:tc>
      </w:tr>
      <w:tr w:rsidR="006D00FD" w:rsidRPr="00DF564E" w:rsidDel="004541FF" w:rsidTr="00F158CA">
        <w:trPr>
          <w:trHeight w:val="300"/>
          <w:jc w:val="center"/>
          <w:del w:id="2528" w:author="WANG" w:date="2014-01-15T07:58:00Z"/>
          <w:trPrChange w:id="2529" w:author="WANG" w:date="2014-01-07T07:29:00Z">
            <w:trPr>
              <w:trHeight w:val="300"/>
              <w:jc w:val="center"/>
            </w:trPr>
          </w:trPrChange>
        </w:trPr>
        <w:tc>
          <w:tcPr>
            <w:cnfStyle w:val="001000000000"/>
            <w:tcW w:w="1186" w:type="dxa"/>
            <w:noWrap/>
            <w:vAlign w:val="center"/>
            <w:hideMark/>
            <w:tcPrChange w:id="2530" w:author="WANG" w:date="2014-01-07T07:29:00Z">
              <w:tcPr>
                <w:tcW w:w="1186" w:type="dxa"/>
                <w:noWrap/>
                <w:hideMark/>
              </w:tcPr>
            </w:tcPrChange>
          </w:tcPr>
          <w:p w:rsidR="001C680C" w:rsidRDefault="00CA5CB1">
            <w:pPr>
              <w:widowControl/>
              <w:rPr>
                <w:del w:id="2531" w:author="WANG" w:date="2014-01-15T07:58:00Z"/>
                <w:rFonts w:ascii="Times New Roman" w:eastAsia="Times New Roman" w:hAnsi="Times New Roman" w:cs="Times New Roman"/>
                <w:b w:val="0"/>
                <w:bCs w:val="0"/>
                <w:color w:val="000000"/>
                <w:kern w:val="0"/>
                <w:sz w:val="18"/>
                <w:szCs w:val="18"/>
                <w:lang w:eastAsia="en-US"/>
              </w:rPr>
              <w:pPrChange w:id="2532" w:author="WANG" w:date="2014-01-07T07:29:00Z">
                <w:pPr>
                  <w:widowControl/>
                  <w:jc w:val="left"/>
                </w:pPr>
              </w:pPrChange>
            </w:pPr>
            <w:del w:id="2533" w:author="WANG" w:date="2014-01-15T07:58:00Z">
              <w:r w:rsidRPr="00DF564E" w:rsidDel="004541FF">
                <w:rPr>
                  <w:rFonts w:ascii="Times New Roman" w:eastAsia="Times New Roman" w:hAnsi="Times New Roman" w:cs="Times New Roman"/>
                  <w:color w:val="000000"/>
                  <w:kern w:val="0"/>
                  <w:sz w:val="18"/>
                  <w:szCs w:val="18"/>
                  <w:lang w:eastAsia="en-US"/>
                </w:rPr>
                <w:delText>Class II</w:delText>
              </w:r>
            </w:del>
          </w:p>
        </w:tc>
        <w:tc>
          <w:tcPr>
            <w:tcW w:w="1236" w:type="dxa"/>
            <w:noWrap/>
            <w:vAlign w:val="center"/>
            <w:hideMark/>
            <w:tcPrChange w:id="2534" w:author="WANG" w:date="2014-01-07T07:29:00Z">
              <w:tcPr>
                <w:tcW w:w="1236" w:type="dxa"/>
                <w:noWrap/>
                <w:hideMark/>
              </w:tcPr>
            </w:tcPrChange>
          </w:tcPr>
          <w:p w:rsidR="00314B7D" w:rsidDel="004541FF" w:rsidRDefault="00CA5CB1">
            <w:pPr>
              <w:widowControl/>
              <w:jc w:val="right"/>
              <w:cnfStyle w:val="000000000000"/>
              <w:rPr>
                <w:del w:id="2535" w:author="WANG" w:date="2014-01-15T07:58:00Z"/>
                <w:rFonts w:ascii="Times New Roman" w:eastAsia="Times New Roman" w:hAnsi="Times New Roman" w:cs="Times New Roman"/>
                <w:color w:val="000000"/>
                <w:kern w:val="0"/>
                <w:sz w:val="18"/>
                <w:szCs w:val="18"/>
                <w:lang w:eastAsia="en-US"/>
              </w:rPr>
            </w:pPr>
            <w:del w:id="2536" w:author="WANG" w:date="2014-01-15T07:58:00Z">
              <w:r w:rsidRPr="00DF564E" w:rsidDel="004541FF">
                <w:rPr>
                  <w:rFonts w:ascii="Times New Roman" w:eastAsia="Times New Roman" w:hAnsi="Times New Roman" w:cs="Times New Roman"/>
                  <w:color w:val="000000"/>
                  <w:kern w:val="0"/>
                  <w:sz w:val="18"/>
                  <w:szCs w:val="18"/>
                  <w:lang w:eastAsia="en-US"/>
                </w:rPr>
                <w:delText>0.63</w:delText>
              </w:r>
            </w:del>
          </w:p>
        </w:tc>
        <w:tc>
          <w:tcPr>
            <w:tcW w:w="829" w:type="dxa"/>
            <w:noWrap/>
            <w:vAlign w:val="center"/>
            <w:hideMark/>
            <w:tcPrChange w:id="2537" w:author="WANG" w:date="2014-01-07T07:29:00Z">
              <w:tcPr>
                <w:tcW w:w="829" w:type="dxa"/>
                <w:noWrap/>
                <w:hideMark/>
              </w:tcPr>
            </w:tcPrChange>
          </w:tcPr>
          <w:p w:rsidR="00314B7D" w:rsidDel="004541FF" w:rsidRDefault="00CA5CB1">
            <w:pPr>
              <w:widowControl/>
              <w:jc w:val="right"/>
              <w:cnfStyle w:val="000000000000"/>
              <w:rPr>
                <w:del w:id="2538" w:author="WANG" w:date="2014-01-15T07:58:00Z"/>
                <w:rFonts w:ascii="Times New Roman" w:eastAsia="Times New Roman" w:hAnsi="Times New Roman" w:cs="Times New Roman"/>
                <w:color w:val="000000"/>
                <w:kern w:val="0"/>
                <w:sz w:val="18"/>
                <w:szCs w:val="18"/>
                <w:lang w:eastAsia="en-US"/>
              </w:rPr>
            </w:pPr>
            <w:del w:id="2539" w:author="WANG" w:date="2014-01-15T07:58:00Z">
              <w:r w:rsidRPr="00DF564E" w:rsidDel="004541FF">
                <w:rPr>
                  <w:rFonts w:ascii="Times New Roman" w:eastAsia="Times New Roman" w:hAnsi="Times New Roman" w:cs="Times New Roman"/>
                  <w:color w:val="000000"/>
                  <w:kern w:val="0"/>
                  <w:sz w:val="18"/>
                  <w:szCs w:val="18"/>
                  <w:lang w:eastAsia="en-US"/>
                </w:rPr>
                <w:delText>0.91</w:delText>
              </w:r>
            </w:del>
          </w:p>
        </w:tc>
        <w:tc>
          <w:tcPr>
            <w:tcW w:w="927" w:type="dxa"/>
            <w:noWrap/>
            <w:vAlign w:val="center"/>
            <w:hideMark/>
            <w:tcPrChange w:id="2540" w:author="WANG" w:date="2014-01-07T07:29:00Z">
              <w:tcPr>
                <w:tcW w:w="927" w:type="dxa"/>
                <w:noWrap/>
                <w:hideMark/>
              </w:tcPr>
            </w:tcPrChange>
          </w:tcPr>
          <w:p w:rsidR="00314B7D" w:rsidDel="004541FF" w:rsidRDefault="00CA5CB1">
            <w:pPr>
              <w:widowControl/>
              <w:jc w:val="right"/>
              <w:cnfStyle w:val="000000000000"/>
              <w:rPr>
                <w:del w:id="2541" w:author="WANG" w:date="2014-01-15T07:58:00Z"/>
                <w:rFonts w:ascii="Times New Roman" w:eastAsia="Times New Roman" w:hAnsi="Times New Roman" w:cs="Times New Roman"/>
                <w:color w:val="000000"/>
                <w:kern w:val="0"/>
                <w:sz w:val="18"/>
                <w:szCs w:val="18"/>
                <w:lang w:eastAsia="en-US"/>
              </w:rPr>
            </w:pPr>
            <w:del w:id="2542" w:author="WANG" w:date="2014-01-15T07:58:00Z">
              <w:r w:rsidRPr="00DF564E" w:rsidDel="004541FF">
                <w:rPr>
                  <w:rFonts w:ascii="Times New Roman" w:eastAsia="Times New Roman" w:hAnsi="Times New Roman" w:cs="Times New Roman"/>
                  <w:color w:val="000000"/>
                  <w:kern w:val="0"/>
                  <w:sz w:val="18"/>
                  <w:szCs w:val="18"/>
                  <w:lang w:eastAsia="en-US"/>
                </w:rPr>
                <w:delText>1</w:delText>
              </w:r>
            </w:del>
          </w:p>
        </w:tc>
        <w:tc>
          <w:tcPr>
            <w:tcW w:w="905" w:type="dxa"/>
            <w:noWrap/>
            <w:vAlign w:val="center"/>
            <w:hideMark/>
            <w:tcPrChange w:id="2543" w:author="WANG" w:date="2014-01-07T07:29:00Z">
              <w:tcPr>
                <w:tcW w:w="905" w:type="dxa"/>
                <w:noWrap/>
                <w:hideMark/>
              </w:tcPr>
            </w:tcPrChange>
          </w:tcPr>
          <w:p w:rsidR="001C680C" w:rsidRDefault="001C680C">
            <w:pPr>
              <w:widowControl/>
              <w:jc w:val="right"/>
              <w:cnfStyle w:val="000000000000"/>
              <w:rPr>
                <w:del w:id="2544" w:author="WANG" w:date="2014-01-15T07:58:00Z"/>
                <w:rFonts w:ascii="Times New Roman" w:eastAsia="Times New Roman" w:hAnsi="Times New Roman" w:cs="Times New Roman"/>
                <w:b/>
                <w:bCs/>
                <w:color w:val="000000"/>
                <w:kern w:val="0"/>
                <w:sz w:val="18"/>
                <w:szCs w:val="18"/>
                <w:lang w:eastAsia="en-US"/>
              </w:rPr>
              <w:pPrChange w:id="2545" w:author="WANG" w:date="2014-01-07T07:29:00Z">
                <w:pPr>
                  <w:keepNext/>
                  <w:keepLines/>
                  <w:widowControl/>
                  <w:numPr>
                    <w:ilvl w:val="1"/>
                    <w:numId w:val="1"/>
                  </w:numPr>
                  <w:spacing w:before="260" w:after="260" w:line="416" w:lineRule="auto"/>
                  <w:ind w:left="576" w:hanging="576"/>
                  <w:jc w:val="right"/>
                  <w:outlineLvl w:val="1"/>
                  <w:cnfStyle w:val="000000000000"/>
                </w:pPr>
              </w:pPrChange>
            </w:pPr>
          </w:p>
        </w:tc>
        <w:tc>
          <w:tcPr>
            <w:tcW w:w="1252" w:type="dxa"/>
            <w:noWrap/>
            <w:vAlign w:val="center"/>
            <w:hideMark/>
            <w:tcPrChange w:id="2546" w:author="WANG" w:date="2014-01-07T07:29:00Z">
              <w:tcPr>
                <w:tcW w:w="1252" w:type="dxa"/>
                <w:noWrap/>
                <w:hideMark/>
              </w:tcPr>
            </w:tcPrChange>
          </w:tcPr>
          <w:p w:rsidR="001C680C" w:rsidRDefault="001C680C">
            <w:pPr>
              <w:widowControl/>
              <w:jc w:val="right"/>
              <w:cnfStyle w:val="000000000000"/>
              <w:rPr>
                <w:del w:id="2547" w:author="WANG" w:date="2014-01-15T07:58:00Z"/>
                <w:rFonts w:ascii="Times New Roman" w:eastAsia="Times New Roman" w:hAnsi="Times New Roman" w:cs="Times New Roman"/>
                <w:b/>
                <w:bCs/>
                <w:color w:val="000000"/>
                <w:kern w:val="0"/>
                <w:sz w:val="18"/>
                <w:szCs w:val="18"/>
                <w:lang w:eastAsia="en-US"/>
              </w:rPr>
              <w:pPrChange w:id="2548" w:author="WANG" w:date="2014-01-07T07:29:00Z">
                <w:pPr>
                  <w:keepNext/>
                  <w:keepLines/>
                  <w:widowControl/>
                  <w:numPr>
                    <w:ilvl w:val="1"/>
                    <w:numId w:val="1"/>
                  </w:numPr>
                  <w:spacing w:before="260" w:after="260" w:line="416" w:lineRule="auto"/>
                  <w:ind w:left="576" w:hanging="576"/>
                  <w:jc w:val="right"/>
                  <w:outlineLvl w:val="1"/>
                  <w:cnfStyle w:val="000000000000"/>
                </w:pPr>
              </w:pPrChange>
            </w:pPr>
          </w:p>
        </w:tc>
      </w:tr>
      <w:tr w:rsidR="006D00FD" w:rsidRPr="00DF564E" w:rsidDel="004541FF" w:rsidTr="00F158CA">
        <w:trPr>
          <w:trHeight w:val="300"/>
          <w:jc w:val="center"/>
          <w:del w:id="2549" w:author="WANG" w:date="2014-01-15T07:58:00Z"/>
          <w:trPrChange w:id="2550" w:author="WANG" w:date="2014-01-07T07:29:00Z">
            <w:trPr>
              <w:trHeight w:val="300"/>
              <w:jc w:val="center"/>
            </w:trPr>
          </w:trPrChange>
        </w:trPr>
        <w:tc>
          <w:tcPr>
            <w:cnfStyle w:val="001000000000"/>
            <w:tcW w:w="1186" w:type="dxa"/>
            <w:noWrap/>
            <w:vAlign w:val="center"/>
            <w:hideMark/>
            <w:tcPrChange w:id="2551" w:author="WANG" w:date="2014-01-07T07:29:00Z">
              <w:tcPr>
                <w:tcW w:w="1186" w:type="dxa"/>
                <w:noWrap/>
                <w:hideMark/>
              </w:tcPr>
            </w:tcPrChange>
          </w:tcPr>
          <w:p w:rsidR="001C680C" w:rsidRDefault="00CA5CB1">
            <w:pPr>
              <w:widowControl/>
              <w:rPr>
                <w:del w:id="2552" w:author="WANG" w:date="2014-01-15T07:58:00Z"/>
                <w:rFonts w:ascii="Times New Roman" w:eastAsia="Times New Roman" w:hAnsi="Times New Roman" w:cs="Times New Roman"/>
                <w:b w:val="0"/>
                <w:bCs w:val="0"/>
                <w:color w:val="000000"/>
                <w:kern w:val="0"/>
                <w:sz w:val="18"/>
                <w:szCs w:val="18"/>
                <w:lang w:eastAsia="en-US"/>
              </w:rPr>
              <w:pPrChange w:id="2553" w:author="WANG" w:date="2014-01-07T07:29:00Z">
                <w:pPr>
                  <w:widowControl/>
                  <w:jc w:val="left"/>
                </w:pPr>
              </w:pPrChange>
            </w:pPr>
            <w:del w:id="2554" w:author="WANG" w:date="2014-01-15T07:58:00Z">
              <w:r w:rsidRPr="00DF564E" w:rsidDel="004541FF">
                <w:rPr>
                  <w:rFonts w:ascii="Times New Roman" w:eastAsia="Times New Roman" w:hAnsi="Times New Roman" w:cs="Times New Roman"/>
                  <w:color w:val="000000"/>
                  <w:kern w:val="0"/>
                  <w:sz w:val="18"/>
                  <w:szCs w:val="18"/>
                  <w:lang w:eastAsia="en-US"/>
                </w:rPr>
                <w:delText>Class III</w:delText>
              </w:r>
            </w:del>
          </w:p>
        </w:tc>
        <w:tc>
          <w:tcPr>
            <w:tcW w:w="1236" w:type="dxa"/>
            <w:noWrap/>
            <w:vAlign w:val="center"/>
            <w:hideMark/>
            <w:tcPrChange w:id="2555" w:author="WANG" w:date="2014-01-07T07:29:00Z">
              <w:tcPr>
                <w:tcW w:w="1236" w:type="dxa"/>
                <w:noWrap/>
                <w:hideMark/>
              </w:tcPr>
            </w:tcPrChange>
          </w:tcPr>
          <w:p w:rsidR="00314B7D" w:rsidDel="004541FF" w:rsidRDefault="00CA5CB1">
            <w:pPr>
              <w:widowControl/>
              <w:jc w:val="right"/>
              <w:cnfStyle w:val="000000000000"/>
              <w:rPr>
                <w:del w:id="2556" w:author="WANG" w:date="2014-01-15T07:58:00Z"/>
                <w:rFonts w:ascii="Times New Roman" w:eastAsia="Times New Roman" w:hAnsi="Times New Roman" w:cs="Times New Roman"/>
                <w:color w:val="000000"/>
                <w:kern w:val="0"/>
                <w:sz w:val="18"/>
                <w:szCs w:val="18"/>
                <w:lang w:eastAsia="en-US"/>
              </w:rPr>
            </w:pPr>
            <w:del w:id="2557" w:author="WANG" w:date="2014-01-15T07:58:00Z">
              <w:r w:rsidRPr="00DF564E" w:rsidDel="004541FF">
                <w:rPr>
                  <w:rFonts w:ascii="Times New Roman" w:eastAsia="Times New Roman" w:hAnsi="Times New Roman" w:cs="Times New Roman"/>
                  <w:color w:val="000000"/>
                  <w:kern w:val="0"/>
                  <w:sz w:val="18"/>
                  <w:szCs w:val="18"/>
                  <w:lang w:eastAsia="en-US"/>
                </w:rPr>
                <w:delText>0.56</w:delText>
              </w:r>
            </w:del>
          </w:p>
        </w:tc>
        <w:tc>
          <w:tcPr>
            <w:tcW w:w="829" w:type="dxa"/>
            <w:noWrap/>
            <w:vAlign w:val="center"/>
            <w:hideMark/>
            <w:tcPrChange w:id="2558" w:author="WANG" w:date="2014-01-07T07:29:00Z">
              <w:tcPr>
                <w:tcW w:w="829" w:type="dxa"/>
                <w:noWrap/>
                <w:hideMark/>
              </w:tcPr>
            </w:tcPrChange>
          </w:tcPr>
          <w:p w:rsidR="00314B7D" w:rsidDel="004541FF" w:rsidRDefault="00CA5CB1">
            <w:pPr>
              <w:widowControl/>
              <w:jc w:val="right"/>
              <w:cnfStyle w:val="000000000000"/>
              <w:rPr>
                <w:del w:id="2559" w:author="WANG" w:date="2014-01-15T07:58:00Z"/>
                <w:rFonts w:ascii="Times New Roman" w:eastAsia="Times New Roman" w:hAnsi="Times New Roman" w:cs="Times New Roman"/>
                <w:color w:val="000000"/>
                <w:kern w:val="0"/>
                <w:sz w:val="18"/>
                <w:szCs w:val="18"/>
                <w:lang w:eastAsia="en-US"/>
              </w:rPr>
            </w:pPr>
            <w:del w:id="2560" w:author="WANG" w:date="2014-01-15T07:58:00Z">
              <w:r w:rsidRPr="00DF564E" w:rsidDel="004541FF">
                <w:rPr>
                  <w:rFonts w:ascii="Times New Roman" w:eastAsia="Times New Roman" w:hAnsi="Times New Roman" w:cs="Times New Roman"/>
                  <w:color w:val="000000"/>
                  <w:kern w:val="0"/>
                  <w:sz w:val="18"/>
                  <w:szCs w:val="18"/>
                  <w:lang w:eastAsia="en-US"/>
                </w:rPr>
                <w:delText>0.85</w:delText>
              </w:r>
            </w:del>
          </w:p>
        </w:tc>
        <w:tc>
          <w:tcPr>
            <w:tcW w:w="927" w:type="dxa"/>
            <w:noWrap/>
            <w:vAlign w:val="center"/>
            <w:hideMark/>
            <w:tcPrChange w:id="2561" w:author="WANG" w:date="2014-01-07T07:29:00Z">
              <w:tcPr>
                <w:tcW w:w="927" w:type="dxa"/>
                <w:noWrap/>
                <w:hideMark/>
              </w:tcPr>
            </w:tcPrChange>
          </w:tcPr>
          <w:p w:rsidR="00314B7D" w:rsidDel="004541FF" w:rsidRDefault="00CA5CB1">
            <w:pPr>
              <w:widowControl/>
              <w:jc w:val="right"/>
              <w:cnfStyle w:val="000000000000"/>
              <w:rPr>
                <w:del w:id="2562" w:author="WANG" w:date="2014-01-15T07:58:00Z"/>
                <w:rFonts w:ascii="Times New Roman" w:eastAsia="Times New Roman" w:hAnsi="Times New Roman" w:cs="Times New Roman"/>
                <w:color w:val="000000"/>
                <w:kern w:val="0"/>
                <w:sz w:val="18"/>
                <w:szCs w:val="18"/>
                <w:lang w:eastAsia="en-US"/>
              </w:rPr>
            </w:pPr>
            <w:del w:id="2563" w:author="WANG" w:date="2014-01-15T07:58:00Z">
              <w:r w:rsidRPr="00DF564E" w:rsidDel="004541FF">
                <w:rPr>
                  <w:rFonts w:ascii="Times New Roman" w:eastAsia="Times New Roman" w:hAnsi="Times New Roman" w:cs="Times New Roman"/>
                  <w:color w:val="000000"/>
                  <w:kern w:val="0"/>
                  <w:sz w:val="18"/>
                  <w:szCs w:val="18"/>
                  <w:lang w:eastAsia="en-US"/>
                </w:rPr>
                <w:delText>0.98</w:delText>
              </w:r>
            </w:del>
          </w:p>
        </w:tc>
        <w:tc>
          <w:tcPr>
            <w:tcW w:w="905" w:type="dxa"/>
            <w:noWrap/>
            <w:vAlign w:val="center"/>
            <w:hideMark/>
            <w:tcPrChange w:id="2564" w:author="WANG" w:date="2014-01-07T07:29:00Z">
              <w:tcPr>
                <w:tcW w:w="905" w:type="dxa"/>
                <w:noWrap/>
                <w:hideMark/>
              </w:tcPr>
            </w:tcPrChange>
          </w:tcPr>
          <w:p w:rsidR="00314B7D" w:rsidDel="004541FF" w:rsidRDefault="00CA5CB1">
            <w:pPr>
              <w:widowControl/>
              <w:jc w:val="right"/>
              <w:cnfStyle w:val="000000000000"/>
              <w:rPr>
                <w:del w:id="2565" w:author="WANG" w:date="2014-01-15T07:58:00Z"/>
                <w:rFonts w:ascii="Times New Roman" w:eastAsia="Times New Roman" w:hAnsi="Times New Roman" w:cs="Times New Roman"/>
                <w:color w:val="000000"/>
                <w:kern w:val="0"/>
                <w:sz w:val="18"/>
                <w:szCs w:val="18"/>
                <w:lang w:eastAsia="en-US"/>
              </w:rPr>
            </w:pPr>
            <w:del w:id="2566" w:author="WANG" w:date="2014-01-15T07:58:00Z">
              <w:r w:rsidRPr="00DF564E" w:rsidDel="004541FF">
                <w:rPr>
                  <w:rFonts w:ascii="Times New Roman" w:eastAsia="Times New Roman" w:hAnsi="Times New Roman" w:cs="Times New Roman"/>
                  <w:color w:val="000000"/>
                  <w:kern w:val="0"/>
                  <w:sz w:val="18"/>
                  <w:szCs w:val="18"/>
                  <w:lang w:eastAsia="en-US"/>
                </w:rPr>
                <w:delText>1</w:delText>
              </w:r>
            </w:del>
          </w:p>
        </w:tc>
        <w:tc>
          <w:tcPr>
            <w:tcW w:w="1252" w:type="dxa"/>
            <w:noWrap/>
            <w:vAlign w:val="center"/>
            <w:hideMark/>
            <w:tcPrChange w:id="2567" w:author="WANG" w:date="2014-01-07T07:29:00Z">
              <w:tcPr>
                <w:tcW w:w="1252" w:type="dxa"/>
                <w:noWrap/>
                <w:hideMark/>
              </w:tcPr>
            </w:tcPrChange>
          </w:tcPr>
          <w:p w:rsidR="001C680C" w:rsidRDefault="001C680C">
            <w:pPr>
              <w:widowControl/>
              <w:jc w:val="right"/>
              <w:cnfStyle w:val="000000000000"/>
              <w:rPr>
                <w:del w:id="2568" w:author="WANG" w:date="2014-01-15T07:58:00Z"/>
                <w:rFonts w:ascii="Times New Roman" w:eastAsia="Times New Roman" w:hAnsi="Times New Roman" w:cs="Times New Roman"/>
                <w:b/>
                <w:bCs/>
                <w:color w:val="000000"/>
                <w:kern w:val="0"/>
                <w:sz w:val="18"/>
                <w:szCs w:val="18"/>
                <w:lang w:eastAsia="en-US"/>
              </w:rPr>
              <w:pPrChange w:id="2569" w:author="WANG" w:date="2014-01-07T07:29:00Z">
                <w:pPr>
                  <w:keepNext/>
                  <w:keepLines/>
                  <w:widowControl/>
                  <w:numPr>
                    <w:ilvl w:val="1"/>
                    <w:numId w:val="1"/>
                  </w:numPr>
                  <w:spacing w:before="260" w:after="260" w:line="416" w:lineRule="auto"/>
                  <w:ind w:left="576" w:hanging="576"/>
                  <w:jc w:val="right"/>
                  <w:outlineLvl w:val="1"/>
                  <w:cnfStyle w:val="000000000000"/>
                </w:pPr>
              </w:pPrChange>
            </w:pPr>
          </w:p>
        </w:tc>
      </w:tr>
      <w:tr w:rsidR="006D00FD" w:rsidRPr="00DF564E" w:rsidDel="004541FF" w:rsidTr="00F158CA">
        <w:trPr>
          <w:trHeight w:val="300"/>
          <w:jc w:val="center"/>
          <w:del w:id="2570" w:author="WANG" w:date="2014-01-15T07:58:00Z"/>
          <w:trPrChange w:id="2571" w:author="WANG" w:date="2014-01-07T07:29:00Z">
            <w:trPr>
              <w:trHeight w:val="300"/>
              <w:jc w:val="center"/>
            </w:trPr>
          </w:trPrChange>
        </w:trPr>
        <w:tc>
          <w:tcPr>
            <w:cnfStyle w:val="001000000000"/>
            <w:tcW w:w="1186" w:type="dxa"/>
            <w:tcBorders>
              <w:bottom w:val="single" w:sz="4" w:space="0" w:color="auto"/>
            </w:tcBorders>
            <w:noWrap/>
            <w:vAlign w:val="center"/>
            <w:hideMark/>
            <w:tcPrChange w:id="2572" w:author="WANG" w:date="2014-01-07T07:29:00Z">
              <w:tcPr>
                <w:tcW w:w="1186" w:type="dxa"/>
                <w:noWrap/>
                <w:hideMark/>
              </w:tcPr>
            </w:tcPrChange>
          </w:tcPr>
          <w:p w:rsidR="001C680C" w:rsidRDefault="00CA5CB1">
            <w:pPr>
              <w:widowControl/>
              <w:rPr>
                <w:del w:id="2573" w:author="WANG" w:date="2014-01-15T07:58:00Z"/>
                <w:rFonts w:ascii="Times New Roman" w:eastAsia="Times New Roman" w:hAnsi="Times New Roman" w:cs="Times New Roman"/>
                <w:b w:val="0"/>
                <w:bCs w:val="0"/>
                <w:color w:val="000000"/>
                <w:kern w:val="0"/>
                <w:sz w:val="18"/>
                <w:szCs w:val="18"/>
                <w:lang w:eastAsia="en-US"/>
              </w:rPr>
              <w:pPrChange w:id="2574" w:author="WANG" w:date="2014-01-07T07:29:00Z">
                <w:pPr>
                  <w:widowControl/>
                  <w:jc w:val="left"/>
                </w:pPr>
              </w:pPrChange>
            </w:pPr>
            <w:del w:id="2575" w:author="WANG" w:date="2014-01-15T07:58:00Z">
              <w:r w:rsidRPr="00DF564E" w:rsidDel="004541FF">
                <w:rPr>
                  <w:rFonts w:ascii="Times New Roman" w:eastAsia="Times New Roman" w:hAnsi="Times New Roman" w:cs="Times New Roman"/>
                  <w:color w:val="000000"/>
                  <w:kern w:val="0"/>
                  <w:sz w:val="18"/>
                  <w:szCs w:val="18"/>
                  <w:lang w:eastAsia="en-US"/>
                </w:rPr>
                <w:delText>Urban</w:delText>
              </w:r>
            </w:del>
          </w:p>
        </w:tc>
        <w:tc>
          <w:tcPr>
            <w:tcW w:w="1236" w:type="dxa"/>
            <w:tcBorders>
              <w:bottom w:val="single" w:sz="4" w:space="0" w:color="auto"/>
            </w:tcBorders>
            <w:noWrap/>
            <w:vAlign w:val="center"/>
            <w:hideMark/>
            <w:tcPrChange w:id="2576" w:author="WANG" w:date="2014-01-07T07:29:00Z">
              <w:tcPr>
                <w:tcW w:w="1236" w:type="dxa"/>
                <w:noWrap/>
                <w:hideMark/>
              </w:tcPr>
            </w:tcPrChange>
          </w:tcPr>
          <w:p w:rsidR="00314B7D" w:rsidDel="004541FF" w:rsidRDefault="00CA5CB1">
            <w:pPr>
              <w:widowControl/>
              <w:jc w:val="right"/>
              <w:cnfStyle w:val="000000000000"/>
              <w:rPr>
                <w:del w:id="2577" w:author="WANG" w:date="2014-01-15T07:58:00Z"/>
                <w:rFonts w:ascii="Times New Roman" w:eastAsia="Times New Roman" w:hAnsi="Times New Roman" w:cs="Times New Roman"/>
                <w:color w:val="000000"/>
                <w:kern w:val="0"/>
                <w:sz w:val="18"/>
                <w:szCs w:val="18"/>
                <w:lang w:eastAsia="en-US"/>
              </w:rPr>
            </w:pPr>
            <w:del w:id="2578" w:author="WANG" w:date="2014-01-15T07:58:00Z">
              <w:r w:rsidRPr="00DF564E" w:rsidDel="004541FF">
                <w:rPr>
                  <w:rFonts w:ascii="Times New Roman" w:eastAsia="Times New Roman" w:hAnsi="Times New Roman" w:cs="Times New Roman"/>
                  <w:color w:val="000000"/>
                  <w:kern w:val="0"/>
                  <w:sz w:val="18"/>
                  <w:szCs w:val="18"/>
                  <w:lang w:eastAsia="en-US"/>
                </w:rPr>
                <w:delText>0.64</w:delText>
              </w:r>
            </w:del>
          </w:p>
        </w:tc>
        <w:tc>
          <w:tcPr>
            <w:tcW w:w="829" w:type="dxa"/>
            <w:tcBorders>
              <w:bottom w:val="single" w:sz="4" w:space="0" w:color="auto"/>
            </w:tcBorders>
            <w:noWrap/>
            <w:vAlign w:val="center"/>
            <w:hideMark/>
            <w:tcPrChange w:id="2579" w:author="WANG" w:date="2014-01-07T07:29:00Z">
              <w:tcPr>
                <w:tcW w:w="829" w:type="dxa"/>
                <w:noWrap/>
                <w:hideMark/>
              </w:tcPr>
            </w:tcPrChange>
          </w:tcPr>
          <w:p w:rsidR="00314B7D" w:rsidDel="004541FF" w:rsidRDefault="00CA5CB1">
            <w:pPr>
              <w:widowControl/>
              <w:jc w:val="right"/>
              <w:cnfStyle w:val="000000000000"/>
              <w:rPr>
                <w:del w:id="2580" w:author="WANG" w:date="2014-01-15T07:58:00Z"/>
                <w:rFonts w:ascii="Times New Roman" w:eastAsia="Times New Roman" w:hAnsi="Times New Roman" w:cs="Times New Roman"/>
                <w:color w:val="000000"/>
                <w:kern w:val="0"/>
                <w:sz w:val="18"/>
                <w:szCs w:val="18"/>
                <w:lang w:eastAsia="en-US"/>
              </w:rPr>
            </w:pPr>
            <w:del w:id="2581" w:author="WANG" w:date="2014-01-15T07:58:00Z">
              <w:r w:rsidRPr="00DF564E" w:rsidDel="004541FF">
                <w:rPr>
                  <w:rFonts w:ascii="Times New Roman" w:eastAsia="Times New Roman" w:hAnsi="Times New Roman" w:cs="Times New Roman"/>
                  <w:color w:val="000000"/>
                  <w:kern w:val="0"/>
                  <w:sz w:val="18"/>
                  <w:szCs w:val="18"/>
                  <w:lang w:eastAsia="en-US"/>
                </w:rPr>
                <w:delText>0.75</w:delText>
              </w:r>
            </w:del>
          </w:p>
        </w:tc>
        <w:tc>
          <w:tcPr>
            <w:tcW w:w="927" w:type="dxa"/>
            <w:tcBorders>
              <w:bottom w:val="single" w:sz="4" w:space="0" w:color="auto"/>
            </w:tcBorders>
            <w:noWrap/>
            <w:vAlign w:val="center"/>
            <w:hideMark/>
            <w:tcPrChange w:id="2582" w:author="WANG" w:date="2014-01-07T07:29:00Z">
              <w:tcPr>
                <w:tcW w:w="927" w:type="dxa"/>
                <w:noWrap/>
                <w:hideMark/>
              </w:tcPr>
            </w:tcPrChange>
          </w:tcPr>
          <w:p w:rsidR="00314B7D" w:rsidDel="004541FF" w:rsidRDefault="00CA5CB1">
            <w:pPr>
              <w:widowControl/>
              <w:jc w:val="right"/>
              <w:cnfStyle w:val="000000000000"/>
              <w:rPr>
                <w:del w:id="2583" w:author="WANG" w:date="2014-01-15T07:58:00Z"/>
                <w:rFonts w:ascii="Times New Roman" w:eastAsia="Times New Roman" w:hAnsi="Times New Roman" w:cs="Times New Roman"/>
                <w:color w:val="000000"/>
                <w:kern w:val="0"/>
                <w:sz w:val="18"/>
                <w:szCs w:val="18"/>
                <w:lang w:eastAsia="en-US"/>
              </w:rPr>
            </w:pPr>
            <w:del w:id="2584" w:author="WANG" w:date="2014-01-15T07:58:00Z">
              <w:r w:rsidRPr="00DF564E" w:rsidDel="004541FF">
                <w:rPr>
                  <w:rFonts w:ascii="Times New Roman" w:eastAsia="Times New Roman" w:hAnsi="Times New Roman" w:cs="Times New Roman"/>
                  <w:color w:val="000000"/>
                  <w:kern w:val="0"/>
                  <w:sz w:val="18"/>
                  <w:szCs w:val="18"/>
                  <w:lang w:eastAsia="en-US"/>
                </w:rPr>
                <w:delText>0.49</w:delText>
              </w:r>
            </w:del>
          </w:p>
        </w:tc>
        <w:tc>
          <w:tcPr>
            <w:tcW w:w="905" w:type="dxa"/>
            <w:tcBorders>
              <w:bottom w:val="single" w:sz="4" w:space="0" w:color="auto"/>
            </w:tcBorders>
            <w:noWrap/>
            <w:vAlign w:val="center"/>
            <w:hideMark/>
            <w:tcPrChange w:id="2585" w:author="WANG" w:date="2014-01-07T07:29:00Z">
              <w:tcPr>
                <w:tcW w:w="905" w:type="dxa"/>
                <w:noWrap/>
                <w:hideMark/>
              </w:tcPr>
            </w:tcPrChange>
          </w:tcPr>
          <w:p w:rsidR="00314B7D" w:rsidDel="004541FF" w:rsidRDefault="00CA5CB1">
            <w:pPr>
              <w:widowControl/>
              <w:jc w:val="right"/>
              <w:cnfStyle w:val="000000000000"/>
              <w:rPr>
                <w:del w:id="2586" w:author="WANG" w:date="2014-01-15T07:58:00Z"/>
                <w:rFonts w:ascii="Times New Roman" w:eastAsia="Times New Roman" w:hAnsi="Times New Roman" w:cs="Times New Roman"/>
                <w:color w:val="000000"/>
                <w:kern w:val="0"/>
                <w:sz w:val="18"/>
                <w:szCs w:val="18"/>
                <w:lang w:eastAsia="en-US"/>
              </w:rPr>
            </w:pPr>
            <w:del w:id="2587" w:author="WANG" w:date="2014-01-15T07:58:00Z">
              <w:r w:rsidRPr="00DF564E" w:rsidDel="004541FF">
                <w:rPr>
                  <w:rFonts w:ascii="Times New Roman" w:eastAsia="Times New Roman" w:hAnsi="Times New Roman" w:cs="Times New Roman"/>
                  <w:color w:val="000000"/>
                  <w:kern w:val="0"/>
                  <w:sz w:val="18"/>
                  <w:szCs w:val="18"/>
                  <w:lang w:eastAsia="en-US"/>
                </w:rPr>
                <w:delText>0.38</w:delText>
              </w:r>
            </w:del>
          </w:p>
        </w:tc>
        <w:tc>
          <w:tcPr>
            <w:tcW w:w="1252" w:type="dxa"/>
            <w:tcBorders>
              <w:bottom w:val="single" w:sz="4" w:space="0" w:color="auto"/>
            </w:tcBorders>
            <w:noWrap/>
            <w:vAlign w:val="center"/>
            <w:hideMark/>
            <w:tcPrChange w:id="2588" w:author="WANG" w:date="2014-01-07T07:29:00Z">
              <w:tcPr>
                <w:tcW w:w="1252" w:type="dxa"/>
                <w:noWrap/>
                <w:hideMark/>
              </w:tcPr>
            </w:tcPrChange>
          </w:tcPr>
          <w:p w:rsidR="00314B7D" w:rsidDel="004541FF" w:rsidRDefault="00CA5CB1">
            <w:pPr>
              <w:widowControl/>
              <w:jc w:val="right"/>
              <w:cnfStyle w:val="000000000000"/>
              <w:rPr>
                <w:del w:id="2589" w:author="WANG" w:date="2014-01-15T07:58:00Z"/>
                <w:rFonts w:ascii="Times New Roman" w:eastAsia="Times New Roman" w:hAnsi="Times New Roman" w:cs="Times New Roman"/>
                <w:color w:val="000000"/>
                <w:kern w:val="0"/>
                <w:sz w:val="18"/>
                <w:szCs w:val="18"/>
                <w:lang w:eastAsia="en-US"/>
              </w:rPr>
            </w:pPr>
            <w:del w:id="2590" w:author="WANG" w:date="2014-01-15T07:58:00Z">
              <w:r w:rsidRPr="00DF564E" w:rsidDel="004541FF">
                <w:rPr>
                  <w:rFonts w:ascii="Times New Roman" w:eastAsia="Times New Roman" w:hAnsi="Times New Roman" w:cs="Times New Roman"/>
                  <w:color w:val="000000"/>
                  <w:kern w:val="0"/>
                  <w:sz w:val="18"/>
                  <w:szCs w:val="18"/>
                  <w:lang w:eastAsia="en-US"/>
                </w:rPr>
                <w:delText>1</w:delText>
              </w:r>
            </w:del>
          </w:p>
        </w:tc>
      </w:tr>
    </w:tbl>
    <w:p w:rsidR="00CA5CB1" w:rsidRPr="00DF564E" w:rsidDel="00450AC1" w:rsidRDefault="003A62D0" w:rsidP="00CA5CB1">
      <w:pPr>
        <w:pStyle w:val="a9"/>
        <w:rPr>
          <w:del w:id="2591" w:author="WANG" w:date="2014-01-07T07:25:00Z"/>
          <w:rFonts w:ascii="Times New Roman" w:hAnsi="Times New Roman" w:cs="Times New Roman"/>
          <w:sz w:val="18"/>
        </w:rPr>
      </w:pPr>
      <w:del w:id="2592" w:author="WANG" w:date="2014-01-07T07:25:00Z">
        <w:r w:rsidRPr="00DF564E" w:rsidDel="00450AC1">
          <w:rPr>
            <w:rFonts w:ascii="Times New Roman" w:hAnsi="Times New Roman" w:cs="Times New Roman"/>
            <w:sz w:val="18"/>
          </w:rPr>
          <w:delText>(b)</w:delText>
        </w:r>
      </w:del>
    </w:p>
    <w:tbl>
      <w:tblPr>
        <w:tblStyle w:val="10"/>
        <w:tblW w:w="6311" w:type="dxa"/>
        <w:jc w:val="center"/>
        <w:tblLayout w:type="fixed"/>
        <w:tblLook w:val="06A0"/>
      </w:tblPr>
      <w:tblGrid>
        <w:gridCol w:w="1185"/>
        <w:gridCol w:w="1236"/>
        <w:gridCol w:w="817"/>
        <w:gridCol w:w="848"/>
        <w:gridCol w:w="973"/>
        <w:gridCol w:w="1252"/>
      </w:tblGrid>
      <w:tr w:rsidR="006D00FD" w:rsidRPr="00DF564E" w:rsidDel="00F158CA" w:rsidTr="00096410">
        <w:trPr>
          <w:cnfStyle w:val="100000000000"/>
          <w:trHeight w:val="320"/>
          <w:jc w:val="center"/>
          <w:del w:id="2593" w:author="WANG" w:date="2014-01-07T07:29:00Z"/>
        </w:trPr>
        <w:tc>
          <w:tcPr>
            <w:cnfStyle w:val="001000000000"/>
            <w:tcW w:w="1185" w:type="dxa"/>
            <w:noWrap/>
            <w:hideMark/>
          </w:tcPr>
          <w:p w:rsidR="00CA5CB1" w:rsidRPr="00DF564E" w:rsidDel="00F158CA" w:rsidRDefault="0075766B" w:rsidP="002A4430">
            <w:pPr>
              <w:widowControl/>
              <w:jc w:val="left"/>
              <w:rPr>
                <w:del w:id="2594" w:author="WANG" w:date="2014-01-07T07:29:00Z"/>
                <w:rFonts w:ascii="Times New Roman" w:eastAsia="Times New Roman" w:hAnsi="Times New Roman" w:cs="Times New Roman"/>
                <w:color w:val="000000"/>
                <w:kern w:val="0"/>
                <w:sz w:val="18"/>
                <w:szCs w:val="18"/>
                <w:lang w:eastAsia="en-US"/>
              </w:rPr>
            </w:pPr>
            <w:del w:id="2595" w:author="WANG" w:date="2014-01-07T07:29:00Z">
              <w:r w:rsidRPr="00DF564E" w:rsidDel="00F158CA">
                <w:rPr>
                  <w:rFonts w:ascii="Times New Roman" w:eastAsia="Times New Roman" w:hAnsi="Times New Roman" w:cs="Times New Roman"/>
                  <w:color w:val="000000"/>
                  <w:kern w:val="0"/>
                  <w:sz w:val="18"/>
                  <w:szCs w:val="18"/>
                  <w:lang w:eastAsia="en-US"/>
                </w:rPr>
                <w:delText>F/(F+I)</w:delText>
              </w:r>
            </w:del>
          </w:p>
        </w:tc>
        <w:tc>
          <w:tcPr>
            <w:tcW w:w="1236" w:type="dxa"/>
            <w:noWrap/>
            <w:hideMark/>
          </w:tcPr>
          <w:p w:rsidR="00CA5CB1" w:rsidRPr="00DF564E" w:rsidDel="00F158CA" w:rsidRDefault="009F450E" w:rsidP="00096410">
            <w:pPr>
              <w:widowControl/>
              <w:jc w:val="right"/>
              <w:cnfStyle w:val="100000000000"/>
              <w:rPr>
                <w:del w:id="2596" w:author="WANG" w:date="2014-01-07T07:29:00Z"/>
                <w:rFonts w:ascii="Times New Roman" w:eastAsia="宋体" w:hAnsi="Times New Roman" w:cs="Times New Roman"/>
                <w:color w:val="000000"/>
                <w:kern w:val="0"/>
                <w:sz w:val="18"/>
                <w:szCs w:val="18"/>
              </w:rPr>
            </w:pPr>
            <w:del w:id="2597" w:author="WANG" w:date="2014-01-07T07:29:00Z">
              <w:r w:rsidRPr="00DF564E" w:rsidDel="00F158CA">
                <w:rPr>
                  <w:rFonts w:ascii="Times New Roman" w:eastAsia="宋体" w:hAnsi="Times New Roman" w:cs="Times New Roman"/>
                  <w:color w:val="000000"/>
                  <w:kern w:val="0"/>
                  <w:sz w:val="18"/>
                  <w:szCs w:val="18"/>
                </w:rPr>
                <w:delText>Expressway</w:delText>
              </w:r>
            </w:del>
          </w:p>
        </w:tc>
        <w:tc>
          <w:tcPr>
            <w:tcW w:w="817" w:type="dxa"/>
            <w:noWrap/>
            <w:hideMark/>
          </w:tcPr>
          <w:p w:rsidR="00CA5CB1" w:rsidRPr="00DF564E" w:rsidDel="00F158CA" w:rsidRDefault="00CA5CB1" w:rsidP="00096410">
            <w:pPr>
              <w:widowControl/>
              <w:jc w:val="right"/>
              <w:cnfStyle w:val="100000000000"/>
              <w:rPr>
                <w:del w:id="2598" w:author="WANG" w:date="2014-01-07T07:29:00Z"/>
                <w:rFonts w:ascii="Times New Roman" w:eastAsia="宋体" w:hAnsi="Times New Roman" w:cs="Times New Roman"/>
                <w:color w:val="000000"/>
                <w:kern w:val="0"/>
                <w:sz w:val="18"/>
                <w:szCs w:val="18"/>
              </w:rPr>
            </w:pPr>
            <w:del w:id="2599" w:author="WANG" w:date="2014-01-07T07:29:00Z">
              <w:r w:rsidRPr="00DF564E" w:rsidDel="00F158CA">
                <w:rPr>
                  <w:rFonts w:ascii="Times New Roman" w:eastAsia="宋体" w:hAnsi="Times New Roman" w:cs="Times New Roman"/>
                  <w:color w:val="000000"/>
                  <w:kern w:val="0"/>
                  <w:sz w:val="18"/>
                  <w:szCs w:val="18"/>
                </w:rPr>
                <w:delText>Class I</w:delText>
              </w:r>
            </w:del>
          </w:p>
        </w:tc>
        <w:tc>
          <w:tcPr>
            <w:tcW w:w="848" w:type="dxa"/>
            <w:noWrap/>
            <w:hideMark/>
          </w:tcPr>
          <w:p w:rsidR="00CA5CB1" w:rsidRPr="00DF564E" w:rsidDel="00F158CA" w:rsidRDefault="00CA5CB1" w:rsidP="00096410">
            <w:pPr>
              <w:widowControl/>
              <w:jc w:val="right"/>
              <w:cnfStyle w:val="100000000000"/>
              <w:rPr>
                <w:del w:id="2600" w:author="WANG" w:date="2014-01-07T07:29:00Z"/>
                <w:rFonts w:ascii="Times New Roman" w:eastAsia="宋体" w:hAnsi="Times New Roman" w:cs="Times New Roman"/>
                <w:color w:val="000000"/>
                <w:kern w:val="0"/>
                <w:sz w:val="18"/>
                <w:szCs w:val="18"/>
                <w:lang w:eastAsia="en-US"/>
              </w:rPr>
            </w:pPr>
            <w:del w:id="2601" w:author="WANG" w:date="2014-01-07T07:29:00Z">
              <w:r w:rsidRPr="00DF564E" w:rsidDel="00F158CA">
                <w:rPr>
                  <w:rFonts w:ascii="Times New Roman" w:eastAsia="宋体" w:hAnsi="Times New Roman" w:cs="Times New Roman"/>
                  <w:color w:val="000000"/>
                  <w:kern w:val="0"/>
                  <w:sz w:val="18"/>
                  <w:szCs w:val="18"/>
                  <w:lang w:eastAsia="en-US"/>
                </w:rPr>
                <w:delText>Class II</w:delText>
              </w:r>
            </w:del>
          </w:p>
        </w:tc>
        <w:tc>
          <w:tcPr>
            <w:tcW w:w="973" w:type="dxa"/>
            <w:noWrap/>
            <w:hideMark/>
          </w:tcPr>
          <w:p w:rsidR="00CA5CB1" w:rsidRPr="00DF564E" w:rsidDel="00F158CA" w:rsidRDefault="00CA5CB1" w:rsidP="00096410">
            <w:pPr>
              <w:widowControl/>
              <w:jc w:val="right"/>
              <w:cnfStyle w:val="100000000000"/>
              <w:rPr>
                <w:del w:id="2602" w:author="WANG" w:date="2014-01-07T07:29:00Z"/>
                <w:rFonts w:ascii="Times New Roman" w:eastAsia="宋体" w:hAnsi="Times New Roman" w:cs="Times New Roman"/>
                <w:color w:val="000000"/>
                <w:kern w:val="0"/>
                <w:sz w:val="18"/>
                <w:szCs w:val="18"/>
                <w:lang w:eastAsia="en-US"/>
              </w:rPr>
            </w:pPr>
            <w:del w:id="2603" w:author="WANG" w:date="2014-01-07T07:29:00Z">
              <w:r w:rsidRPr="00DF564E" w:rsidDel="00F158CA">
                <w:rPr>
                  <w:rFonts w:ascii="Times New Roman" w:eastAsia="宋体" w:hAnsi="Times New Roman" w:cs="Times New Roman"/>
                  <w:color w:val="000000"/>
                  <w:kern w:val="0"/>
                  <w:sz w:val="18"/>
                  <w:szCs w:val="18"/>
                  <w:lang w:eastAsia="en-US"/>
                </w:rPr>
                <w:delText>Class III</w:delText>
              </w:r>
            </w:del>
          </w:p>
        </w:tc>
        <w:tc>
          <w:tcPr>
            <w:tcW w:w="1252" w:type="dxa"/>
            <w:noWrap/>
            <w:hideMark/>
          </w:tcPr>
          <w:p w:rsidR="00CA5CB1" w:rsidRPr="00DF564E" w:rsidDel="00F158CA" w:rsidRDefault="00CA5CB1" w:rsidP="00096410">
            <w:pPr>
              <w:widowControl/>
              <w:jc w:val="right"/>
              <w:cnfStyle w:val="100000000000"/>
              <w:rPr>
                <w:del w:id="2604" w:author="WANG" w:date="2014-01-07T07:29:00Z"/>
                <w:rFonts w:ascii="Times New Roman" w:eastAsia="宋体" w:hAnsi="Times New Roman" w:cs="Times New Roman"/>
                <w:color w:val="000000"/>
                <w:kern w:val="0"/>
                <w:sz w:val="18"/>
                <w:szCs w:val="18"/>
                <w:lang w:eastAsia="en-US"/>
              </w:rPr>
            </w:pPr>
            <w:del w:id="2605" w:author="WANG" w:date="2014-01-07T07:29:00Z">
              <w:r w:rsidRPr="00DF564E" w:rsidDel="00F158CA">
                <w:rPr>
                  <w:rFonts w:ascii="Times New Roman" w:eastAsia="宋体" w:hAnsi="Times New Roman" w:cs="Times New Roman"/>
                  <w:color w:val="000000"/>
                  <w:kern w:val="0"/>
                  <w:sz w:val="18"/>
                  <w:szCs w:val="18"/>
                  <w:lang w:eastAsia="en-US"/>
                </w:rPr>
                <w:delText>Urban road</w:delText>
              </w:r>
            </w:del>
          </w:p>
        </w:tc>
      </w:tr>
      <w:tr w:rsidR="006D00FD" w:rsidRPr="00DF564E" w:rsidDel="00F158CA" w:rsidTr="00096410">
        <w:trPr>
          <w:trHeight w:val="320"/>
          <w:jc w:val="center"/>
          <w:del w:id="2606" w:author="WANG" w:date="2014-01-07T07:29:00Z"/>
        </w:trPr>
        <w:tc>
          <w:tcPr>
            <w:cnfStyle w:val="001000000000"/>
            <w:tcW w:w="1185" w:type="dxa"/>
            <w:noWrap/>
            <w:hideMark/>
          </w:tcPr>
          <w:p w:rsidR="00CA5CB1" w:rsidRPr="00DF564E" w:rsidDel="00F158CA" w:rsidRDefault="009F450E" w:rsidP="002A4430">
            <w:pPr>
              <w:widowControl/>
              <w:jc w:val="left"/>
              <w:rPr>
                <w:del w:id="2607" w:author="WANG" w:date="2014-01-07T07:29:00Z"/>
                <w:rFonts w:ascii="Times New Roman" w:eastAsia="Times New Roman" w:hAnsi="Times New Roman" w:cs="Times New Roman"/>
                <w:color w:val="000000"/>
                <w:kern w:val="0"/>
                <w:sz w:val="18"/>
                <w:szCs w:val="18"/>
                <w:lang w:eastAsia="en-US"/>
              </w:rPr>
            </w:pPr>
            <w:del w:id="2608" w:author="WANG" w:date="2014-01-07T07:29:00Z">
              <w:r w:rsidRPr="00DF564E" w:rsidDel="00F158CA">
                <w:rPr>
                  <w:rFonts w:ascii="Times New Roman" w:eastAsia="宋体" w:hAnsi="Times New Roman" w:cs="Times New Roman"/>
                  <w:color w:val="000000"/>
                  <w:kern w:val="0"/>
                  <w:sz w:val="18"/>
                  <w:szCs w:val="18"/>
                </w:rPr>
                <w:delText>Expressway</w:delText>
              </w:r>
            </w:del>
          </w:p>
        </w:tc>
        <w:tc>
          <w:tcPr>
            <w:tcW w:w="1236" w:type="dxa"/>
            <w:noWrap/>
            <w:hideMark/>
          </w:tcPr>
          <w:p w:rsidR="00CA5CB1" w:rsidRPr="00DF564E" w:rsidDel="00F158CA" w:rsidRDefault="00CA5CB1" w:rsidP="00096410">
            <w:pPr>
              <w:widowControl/>
              <w:jc w:val="right"/>
              <w:cnfStyle w:val="000000000000"/>
              <w:rPr>
                <w:del w:id="2609" w:author="WANG" w:date="2014-01-07T07:29:00Z"/>
                <w:rFonts w:ascii="Times New Roman" w:eastAsia="Times New Roman" w:hAnsi="Times New Roman" w:cs="Times New Roman"/>
                <w:color w:val="000000"/>
                <w:kern w:val="0"/>
                <w:sz w:val="18"/>
                <w:szCs w:val="18"/>
                <w:lang w:eastAsia="en-US"/>
              </w:rPr>
            </w:pPr>
            <w:del w:id="2610" w:author="WANG" w:date="2014-01-07T07:29:00Z">
              <w:r w:rsidRPr="00DF564E" w:rsidDel="00F158CA">
                <w:rPr>
                  <w:rFonts w:ascii="Times New Roman" w:eastAsia="Times New Roman" w:hAnsi="Times New Roman" w:cs="Times New Roman"/>
                  <w:color w:val="000000"/>
                  <w:sz w:val="18"/>
                  <w:szCs w:val="18"/>
                </w:rPr>
                <w:delText>1</w:delText>
              </w:r>
            </w:del>
          </w:p>
        </w:tc>
        <w:tc>
          <w:tcPr>
            <w:tcW w:w="817" w:type="dxa"/>
            <w:noWrap/>
            <w:hideMark/>
          </w:tcPr>
          <w:p w:rsidR="00CA5CB1" w:rsidRPr="00DF564E" w:rsidDel="00F158CA" w:rsidRDefault="00CA5CB1" w:rsidP="00096410">
            <w:pPr>
              <w:widowControl/>
              <w:jc w:val="right"/>
              <w:cnfStyle w:val="000000000000"/>
              <w:rPr>
                <w:del w:id="2611" w:author="WANG" w:date="2014-01-07T07:29:00Z"/>
                <w:rFonts w:ascii="Times New Roman" w:eastAsia="Times New Roman" w:hAnsi="Times New Roman" w:cs="Times New Roman"/>
                <w:color w:val="000000"/>
                <w:kern w:val="0"/>
                <w:sz w:val="18"/>
                <w:szCs w:val="18"/>
                <w:lang w:eastAsia="en-US"/>
              </w:rPr>
            </w:pPr>
          </w:p>
        </w:tc>
        <w:tc>
          <w:tcPr>
            <w:tcW w:w="848" w:type="dxa"/>
            <w:noWrap/>
            <w:hideMark/>
          </w:tcPr>
          <w:p w:rsidR="00CA5CB1" w:rsidRPr="00DF564E" w:rsidDel="00F158CA" w:rsidRDefault="00CA5CB1" w:rsidP="00096410">
            <w:pPr>
              <w:widowControl/>
              <w:jc w:val="right"/>
              <w:cnfStyle w:val="000000000000"/>
              <w:rPr>
                <w:del w:id="2612" w:author="WANG" w:date="2014-01-07T07:29:00Z"/>
                <w:rFonts w:ascii="Times New Roman" w:eastAsia="Times New Roman" w:hAnsi="Times New Roman" w:cs="Times New Roman"/>
                <w:color w:val="000000"/>
                <w:kern w:val="0"/>
                <w:sz w:val="18"/>
                <w:szCs w:val="18"/>
                <w:lang w:eastAsia="en-US"/>
              </w:rPr>
            </w:pPr>
          </w:p>
        </w:tc>
        <w:tc>
          <w:tcPr>
            <w:tcW w:w="973" w:type="dxa"/>
            <w:noWrap/>
            <w:hideMark/>
          </w:tcPr>
          <w:p w:rsidR="00CA5CB1" w:rsidRPr="00DF564E" w:rsidDel="00F158CA" w:rsidRDefault="00CA5CB1" w:rsidP="00096410">
            <w:pPr>
              <w:widowControl/>
              <w:jc w:val="right"/>
              <w:cnfStyle w:val="000000000000"/>
              <w:rPr>
                <w:del w:id="2613" w:author="WANG" w:date="2014-01-07T07:29:00Z"/>
                <w:rFonts w:ascii="Times New Roman" w:eastAsia="Times New Roman" w:hAnsi="Times New Roman" w:cs="Times New Roman"/>
                <w:color w:val="000000"/>
                <w:kern w:val="0"/>
                <w:sz w:val="18"/>
                <w:szCs w:val="18"/>
                <w:lang w:eastAsia="en-US"/>
              </w:rPr>
            </w:pPr>
          </w:p>
        </w:tc>
        <w:tc>
          <w:tcPr>
            <w:tcW w:w="1252" w:type="dxa"/>
            <w:noWrap/>
            <w:hideMark/>
          </w:tcPr>
          <w:p w:rsidR="00CA5CB1" w:rsidRPr="00DF564E" w:rsidDel="00F158CA" w:rsidRDefault="00CA5CB1" w:rsidP="00096410">
            <w:pPr>
              <w:widowControl/>
              <w:jc w:val="right"/>
              <w:cnfStyle w:val="000000000000"/>
              <w:rPr>
                <w:del w:id="2614" w:author="WANG" w:date="2014-01-07T07:29:00Z"/>
                <w:rFonts w:ascii="Times New Roman" w:eastAsia="Times New Roman" w:hAnsi="Times New Roman" w:cs="Times New Roman"/>
                <w:color w:val="000000"/>
                <w:kern w:val="0"/>
                <w:sz w:val="18"/>
                <w:szCs w:val="18"/>
                <w:lang w:eastAsia="en-US"/>
              </w:rPr>
            </w:pPr>
          </w:p>
        </w:tc>
      </w:tr>
      <w:tr w:rsidR="006D00FD" w:rsidRPr="00DF564E" w:rsidDel="00F158CA" w:rsidTr="00096410">
        <w:trPr>
          <w:trHeight w:val="300"/>
          <w:jc w:val="center"/>
          <w:del w:id="2615" w:author="WANG" w:date="2014-01-07T07:29:00Z"/>
        </w:trPr>
        <w:tc>
          <w:tcPr>
            <w:cnfStyle w:val="001000000000"/>
            <w:tcW w:w="1185" w:type="dxa"/>
            <w:noWrap/>
            <w:hideMark/>
          </w:tcPr>
          <w:p w:rsidR="00CA5CB1" w:rsidRPr="00DF564E" w:rsidDel="00F158CA" w:rsidRDefault="00CA5CB1" w:rsidP="002A4430">
            <w:pPr>
              <w:widowControl/>
              <w:jc w:val="left"/>
              <w:rPr>
                <w:del w:id="2616" w:author="WANG" w:date="2014-01-07T07:29:00Z"/>
                <w:rFonts w:ascii="Times New Roman" w:eastAsia="Times New Roman" w:hAnsi="Times New Roman" w:cs="Times New Roman"/>
                <w:color w:val="000000"/>
                <w:kern w:val="0"/>
                <w:sz w:val="18"/>
                <w:szCs w:val="18"/>
                <w:lang w:eastAsia="en-US"/>
              </w:rPr>
            </w:pPr>
            <w:del w:id="2617" w:author="WANG" w:date="2014-01-07T07:29:00Z">
              <w:r w:rsidRPr="00DF564E" w:rsidDel="00F158CA">
                <w:rPr>
                  <w:rFonts w:ascii="Times New Roman" w:eastAsia="Times New Roman" w:hAnsi="Times New Roman" w:cs="Times New Roman"/>
                  <w:color w:val="000000"/>
                  <w:kern w:val="0"/>
                  <w:sz w:val="18"/>
                  <w:szCs w:val="18"/>
                  <w:lang w:eastAsia="en-US"/>
                </w:rPr>
                <w:delText>Class I</w:delText>
              </w:r>
            </w:del>
          </w:p>
        </w:tc>
        <w:tc>
          <w:tcPr>
            <w:tcW w:w="1236" w:type="dxa"/>
            <w:noWrap/>
            <w:hideMark/>
          </w:tcPr>
          <w:p w:rsidR="00CA5CB1" w:rsidRPr="00DF564E" w:rsidDel="00F158CA" w:rsidRDefault="00CA5CB1" w:rsidP="00096410">
            <w:pPr>
              <w:widowControl/>
              <w:jc w:val="right"/>
              <w:cnfStyle w:val="000000000000"/>
              <w:rPr>
                <w:del w:id="2618" w:author="WANG" w:date="2014-01-07T07:29:00Z"/>
                <w:rFonts w:ascii="Times New Roman" w:eastAsia="Times New Roman" w:hAnsi="Times New Roman" w:cs="Times New Roman"/>
                <w:color w:val="000000"/>
                <w:kern w:val="0"/>
                <w:sz w:val="18"/>
                <w:szCs w:val="18"/>
                <w:lang w:eastAsia="en-US"/>
              </w:rPr>
            </w:pPr>
            <w:del w:id="2619" w:author="WANG" w:date="2014-01-07T07:29:00Z">
              <w:r w:rsidRPr="00DF564E" w:rsidDel="00F158CA">
                <w:rPr>
                  <w:rFonts w:ascii="Times New Roman" w:eastAsia="Times New Roman" w:hAnsi="Times New Roman" w:cs="Times New Roman"/>
                  <w:color w:val="000000"/>
                  <w:sz w:val="18"/>
                  <w:szCs w:val="18"/>
                </w:rPr>
                <w:delText>-0.53</w:delText>
              </w:r>
            </w:del>
          </w:p>
        </w:tc>
        <w:tc>
          <w:tcPr>
            <w:tcW w:w="817" w:type="dxa"/>
            <w:noWrap/>
            <w:hideMark/>
          </w:tcPr>
          <w:p w:rsidR="00CA5CB1" w:rsidRPr="00DF564E" w:rsidDel="00F158CA" w:rsidRDefault="00CA5CB1" w:rsidP="00096410">
            <w:pPr>
              <w:widowControl/>
              <w:jc w:val="right"/>
              <w:cnfStyle w:val="000000000000"/>
              <w:rPr>
                <w:del w:id="2620" w:author="WANG" w:date="2014-01-07T07:29:00Z"/>
                <w:rFonts w:ascii="Times New Roman" w:eastAsia="Times New Roman" w:hAnsi="Times New Roman" w:cs="Times New Roman"/>
                <w:color w:val="000000"/>
                <w:kern w:val="0"/>
                <w:sz w:val="18"/>
                <w:szCs w:val="18"/>
                <w:lang w:eastAsia="en-US"/>
              </w:rPr>
            </w:pPr>
            <w:del w:id="2621" w:author="WANG" w:date="2014-01-07T07:29:00Z">
              <w:r w:rsidRPr="00DF564E" w:rsidDel="00F158CA">
                <w:rPr>
                  <w:rFonts w:ascii="Times New Roman" w:eastAsia="Times New Roman" w:hAnsi="Times New Roman" w:cs="Times New Roman"/>
                  <w:color w:val="000000"/>
                  <w:sz w:val="18"/>
                  <w:szCs w:val="18"/>
                </w:rPr>
                <w:delText>1</w:delText>
              </w:r>
            </w:del>
          </w:p>
        </w:tc>
        <w:tc>
          <w:tcPr>
            <w:tcW w:w="848" w:type="dxa"/>
            <w:noWrap/>
            <w:hideMark/>
          </w:tcPr>
          <w:p w:rsidR="00CA5CB1" w:rsidRPr="00DF564E" w:rsidDel="00F158CA" w:rsidRDefault="00CA5CB1" w:rsidP="00096410">
            <w:pPr>
              <w:widowControl/>
              <w:jc w:val="right"/>
              <w:cnfStyle w:val="000000000000"/>
              <w:rPr>
                <w:del w:id="2622" w:author="WANG" w:date="2014-01-07T07:29:00Z"/>
                <w:rFonts w:ascii="Times New Roman" w:eastAsia="Times New Roman" w:hAnsi="Times New Roman" w:cs="Times New Roman"/>
                <w:color w:val="000000"/>
                <w:kern w:val="0"/>
                <w:sz w:val="18"/>
                <w:szCs w:val="18"/>
                <w:lang w:eastAsia="en-US"/>
              </w:rPr>
            </w:pPr>
          </w:p>
        </w:tc>
        <w:tc>
          <w:tcPr>
            <w:tcW w:w="973" w:type="dxa"/>
            <w:noWrap/>
            <w:hideMark/>
          </w:tcPr>
          <w:p w:rsidR="00CA5CB1" w:rsidRPr="00DF564E" w:rsidDel="00F158CA" w:rsidRDefault="00CA5CB1" w:rsidP="00096410">
            <w:pPr>
              <w:widowControl/>
              <w:jc w:val="right"/>
              <w:cnfStyle w:val="000000000000"/>
              <w:rPr>
                <w:del w:id="2623" w:author="WANG" w:date="2014-01-07T07:29:00Z"/>
                <w:rFonts w:ascii="Times New Roman" w:eastAsia="Times New Roman" w:hAnsi="Times New Roman" w:cs="Times New Roman"/>
                <w:color w:val="000000"/>
                <w:kern w:val="0"/>
                <w:sz w:val="18"/>
                <w:szCs w:val="18"/>
                <w:lang w:eastAsia="en-US"/>
              </w:rPr>
            </w:pPr>
          </w:p>
        </w:tc>
        <w:tc>
          <w:tcPr>
            <w:tcW w:w="1252" w:type="dxa"/>
            <w:noWrap/>
            <w:hideMark/>
          </w:tcPr>
          <w:p w:rsidR="00CA5CB1" w:rsidRPr="00DF564E" w:rsidDel="00F158CA" w:rsidRDefault="00CA5CB1" w:rsidP="00096410">
            <w:pPr>
              <w:widowControl/>
              <w:jc w:val="right"/>
              <w:cnfStyle w:val="000000000000"/>
              <w:rPr>
                <w:del w:id="2624" w:author="WANG" w:date="2014-01-07T07:29:00Z"/>
                <w:rFonts w:ascii="Times New Roman" w:eastAsia="Times New Roman" w:hAnsi="Times New Roman" w:cs="Times New Roman"/>
                <w:color w:val="000000"/>
                <w:kern w:val="0"/>
                <w:sz w:val="18"/>
                <w:szCs w:val="18"/>
                <w:lang w:eastAsia="en-US"/>
              </w:rPr>
            </w:pPr>
          </w:p>
        </w:tc>
      </w:tr>
      <w:tr w:rsidR="006D00FD" w:rsidRPr="00DF564E" w:rsidDel="00F158CA" w:rsidTr="00096410">
        <w:trPr>
          <w:trHeight w:val="300"/>
          <w:jc w:val="center"/>
          <w:del w:id="2625" w:author="WANG" w:date="2014-01-07T07:29:00Z"/>
        </w:trPr>
        <w:tc>
          <w:tcPr>
            <w:cnfStyle w:val="001000000000"/>
            <w:tcW w:w="1185" w:type="dxa"/>
            <w:noWrap/>
            <w:hideMark/>
          </w:tcPr>
          <w:p w:rsidR="00CA5CB1" w:rsidRPr="00DF564E" w:rsidDel="00F158CA" w:rsidRDefault="00CA5CB1" w:rsidP="002A4430">
            <w:pPr>
              <w:widowControl/>
              <w:jc w:val="left"/>
              <w:rPr>
                <w:del w:id="2626" w:author="WANG" w:date="2014-01-07T07:29:00Z"/>
                <w:rFonts w:ascii="Times New Roman" w:eastAsia="Times New Roman" w:hAnsi="Times New Roman" w:cs="Times New Roman"/>
                <w:color w:val="000000"/>
                <w:kern w:val="0"/>
                <w:sz w:val="18"/>
                <w:szCs w:val="18"/>
                <w:lang w:eastAsia="en-US"/>
              </w:rPr>
            </w:pPr>
            <w:del w:id="2627" w:author="WANG" w:date="2014-01-07T07:29:00Z">
              <w:r w:rsidRPr="00DF564E" w:rsidDel="00F158CA">
                <w:rPr>
                  <w:rFonts w:ascii="Times New Roman" w:eastAsia="Times New Roman" w:hAnsi="Times New Roman" w:cs="Times New Roman"/>
                  <w:color w:val="000000"/>
                  <w:kern w:val="0"/>
                  <w:sz w:val="18"/>
                  <w:szCs w:val="18"/>
                  <w:lang w:eastAsia="en-US"/>
                </w:rPr>
                <w:delText>Class II</w:delText>
              </w:r>
            </w:del>
          </w:p>
        </w:tc>
        <w:tc>
          <w:tcPr>
            <w:tcW w:w="1236" w:type="dxa"/>
            <w:noWrap/>
            <w:hideMark/>
          </w:tcPr>
          <w:p w:rsidR="00CA5CB1" w:rsidRPr="00DF564E" w:rsidDel="00F158CA" w:rsidRDefault="00CA5CB1" w:rsidP="00096410">
            <w:pPr>
              <w:widowControl/>
              <w:jc w:val="right"/>
              <w:cnfStyle w:val="000000000000"/>
              <w:rPr>
                <w:del w:id="2628" w:author="WANG" w:date="2014-01-07T07:29:00Z"/>
                <w:rFonts w:ascii="Times New Roman" w:eastAsia="Times New Roman" w:hAnsi="Times New Roman" w:cs="Times New Roman"/>
                <w:color w:val="000000"/>
                <w:kern w:val="0"/>
                <w:sz w:val="18"/>
                <w:szCs w:val="18"/>
                <w:lang w:eastAsia="en-US"/>
              </w:rPr>
            </w:pPr>
            <w:del w:id="2629" w:author="WANG" w:date="2014-01-07T07:29:00Z">
              <w:r w:rsidRPr="00DF564E" w:rsidDel="00F158CA">
                <w:rPr>
                  <w:rFonts w:ascii="Times New Roman" w:eastAsia="Times New Roman" w:hAnsi="Times New Roman" w:cs="Times New Roman"/>
                  <w:color w:val="000000"/>
                  <w:sz w:val="18"/>
                  <w:szCs w:val="18"/>
                </w:rPr>
                <w:delText>-0.30</w:delText>
              </w:r>
            </w:del>
          </w:p>
        </w:tc>
        <w:tc>
          <w:tcPr>
            <w:tcW w:w="817" w:type="dxa"/>
            <w:noWrap/>
            <w:hideMark/>
          </w:tcPr>
          <w:p w:rsidR="00CA5CB1" w:rsidRPr="00DF564E" w:rsidDel="00F158CA" w:rsidRDefault="00CA5CB1" w:rsidP="00096410">
            <w:pPr>
              <w:widowControl/>
              <w:jc w:val="right"/>
              <w:cnfStyle w:val="000000000000"/>
              <w:rPr>
                <w:del w:id="2630" w:author="WANG" w:date="2014-01-07T07:29:00Z"/>
                <w:rFonts w:ascii="Times New Roman" w:eastAsia="Times New Roman" w:hAnsi="Times New Roman" w:cs="Times New Roman"/>
                <w:color w:val="000000"/>
                <w:kern w:val="0"/>
                <w:sz w:val="18"/>
                <w:szCs w:val="18"/>
                <w:lang w:eastAsia="en-US"/>
              </w:rPr>
            </w:pPr>
            <w:del w:id="2631" w:author="WANG" w:date="2014-01-07T07:29:00Z">
              <w:r w:rsidRPr="00DF564E" w:rsidDel="00F158CA">
                <w:rPr>
                  <w:rFonts w:ascii="Times New Roman" w:eastAsia="Times New Roman" w:hAnsi="Times New Roman" w:cs="Times New Roman"/>
                  <w:color w:val="000000"/>
                  <w:sz w:val="18"/>
                  <w:szCs w:val="18"/>
                </w:rPr>
                <w:delText>0.82</w:delText>
              </w:r>
            </w:del>
          </w:p>
        </w:tc>
        <w:tc>
          <w:tcPr>
            <w:tcW w:w="848" w:type="dxa"/>
            <w:noWrap/>
            <w:hideMark/>
          </w:tcPr>
          <w:p w:rsidR="00CA5CB1" w:rsidRPr="00DF564E" w:rsidDel="00F158CA" w:rsidRDefault="00CA5CB1" w:rsidP="00096410">
            <w:pPr>
              <w:widowControl/>
              <w:jc w:val="right"/>
              <w:cnfStyle w:val="000000000000"/>
              <w:rPr>
                <w:del w:id="2632" w:author="WANG" w:date="2014-01-07T07:29:00Z"/>
                <w:rFonts w:ascii="Times New Roman" w:eastAsia="Times New Roman" w:hAnsi="Times New Roman" w:cs="Times New Roman"/>
                <w:color w:val="000000"/>
                <w:kern w:val="0"/>
                <w:sz w:val="18"/>
                <w:szCs w:val="18"/>
                <w:lang w:eastAsia="en-US"/>
              </w:rPr>
            </w:pPr>
            <w:del w:id="2633" w:author="WANG" w:date="2014-01-07T07:29:00Z">
              <w:r w:rsidRPr="00DF564E" w:rsidDel="00F158CA">
                <w:rPr>
                  <w:rFonts w:ascii="Times New Roman" w:eastAsia="Times New Roman" w:hAnsi="Times New Roman" w:cs="Times New Roman"/>
                  <w:color w:val="000000"/>
                  <w:sz w:val="18"/>
                  <w:szCs w:val="18"/>
                </w:rPr>
                <w:delText>1</w:delText>
              </w:r>
            </w:del>
          </w:p>
        </w:tc>
        <w:tc>
          <w:tcPr>
            <w:tcW w:w="973" w:type="dxa"/>
            <w:noWrap/>
            <w:hideMark/>
          </w:tcPr>
          <w:p w:rsidR="00CA5CB1" w:rsidRPr="00DF564E" w:rsidDel="00F158CA" w:rsidRDefault="00CA5CB1" w:rsidP="00096410">
            <w:pPr>
              <w:widowControl/>
              <w:jc w:val="right"/>
              <w:cnfStyle w:val="000000000000"/>
              <w:rPr>
                <w:del w:id="2634" w:author="WANG" w:date="2014-01-07T07:29:00Z"/>
                <w:rFonts w:ascii="Times New Roman" w:eastAsia="Times New Roman" w:hAnsi="Times New Roman" w:cs="Times New Roman"/>
                <w:color w:val="000000"/>
                <w:kern w:val="0"/>
                <w:sz w:val="18"/>
                <w:szCs w:val="18"/>
                <w:lang w:eastAsia="en-US"/>
              </w:rPr>
            </w:pPr>
          </w:p>
        </w:tc>
        <w:tc>
          <w:tcPr>
            <w:tcW w:w="1252" w:type="dxa"/>
            <w:noWrap/>
            <w:hideMark/>
          </w:tcPr>
          <w:p w:rsidR="00CA5CB1" w:rsidRPr="00DF564E" w:rsidDel="00F158CA" w:rsidRDefault="00CA5CB1" w:rsidP="00096410">
            <w:pPr>
              <w:widowControl/>
              <w:jc w:val="right"/>
              <w:cnfStyle w:val="000000000000"/>
              <w:rPr>
                <w:del w:id="2635" w:author="WANG" w:date="2014-01-07T07:29:00Z"/>
                <w:rFonts w:ascii="Times New Roman" w:eastAsia="Times New Roman" w:hAnsi="Times New Roman" w:cs="Times New Roman"/>
                <w:color w:val="000000"/>
                <w:kern w:val="0"/>
                <w:sz w:val="18"/>
                <w:szCs w:val="18"/>
                <w:lang w:eastAsia="en-US"/>
              </w:rPr>
            </w:pPr>
          </w:p>
        </w:tc>
      </w:tr>
      <w:tr w:rsidR="006D00FD" w:rsidRPr="00DF564E" w:rsidDel="00F158CA" w:rsidTr="00096410">
        <w:trPr>
          <w:trHeight w:val="300"/>
          <w:jc w:val="center"/>
          <w:del w:id="2636" w:author="WANG" w:date="2014-01-07T07:29:00Z"/>
        </w:trPr>
        <w:tc>
          <w:tcPr>
            <w:cnfStyle w:val="001000000000"/>
            <w:tcW w:w="1185" w:type="dxa"/>
            <w:noWrap/>
            <w:hideMark/>
          </w:tcPr>
          <w:p w:rsidR="00CA5CB1" w:rsidRPr="00DF564E" w:rsidDel="00F158CA" w:rsidRDefault="00CA5CB1" w:rsidP="002A4430">
            <w:pPr>
              <w:widowControl/>
              <w:jc w:val="left"/>
              <w:rPr>
                <w:del w:id="2637" w:author="WANG" w:date="2014-01-07T07:29:00Z"/>
                <w:rFonts w:ascii="Times New Roman" w:eastAsia="Times New Roman" w:hAnsi="Times New Roman" w:cs="Times New Roman"/>
                <w:color w:val="000000"/>
                <w:kern w:val="0"/>
                <w:sz w:val="18"/>
                <w:szCs w:val="18"/>
                <w:lang w:eastAsia="en-US"/>
              </w:rPr>
            </w:pPr>
            <w:del w:id="2638" w:author="WANG" w:date="2014-01-07T07:29:00Z">
              <w:r w:rsidRPr="00DF564E" w:rsidDel="00F158CA">
                <w:rPr>
                  <w:rFonts w:ascii="Times New Roman" w:eastAsia="Times New Roman" w:hAnsi="Times New Roman" w:cs="Times New Roman"/>
                  <w:color w:val="000000"/>
                  <w:kern w:val="0"/>
                  <w:sz w:val="18"/>
                  <w:szCs w:val="18"/>
                  <w:lang w:eastAsia="en-US"/>
                </w:rPr>
                <w:delText>Class III</w:delText>
              </w:r>
            </w:del>
          </w:p>
        </w:tc>
        <w:tc>
          <w:tcPr>
            <w:tcW w:w="1236" w:type="dxa"/>
            <w:noWrap/>
            <w:hideMark/>
          </w:tcPr>
          <w:p w:rsidR="00CA5CB1" w:rsidRPr="00DF564E" w:rsidDel="00F158CA" w:rsidRDefault="00CA5CB1" w:rsidP="00096410">
            <w:pPr>
              <w:widowControl/>
              <w:jc w:val="right"/>
              <w:cnfStyle w:val="000000000000"/>
              <w:rPr>
                <w:del w:id="2639" w:author="WANG" w:date="2014-01-07T07:29:00Z"/>
                <w:rFonts w:ascii="Times New Roman" w:eastAsia="Times New Roman" w:hAnsi="Times New Roman" w:cs="Times New Roman"/>
                <w:color w:val="000000"/>
                <w:kern w:val="0"/>
                <w:sz w:val="18"/>
                <w:szCs w:val="18"/>
                <w:lang w:eastAsia="en-US"/>
              </w:rPr>
            </w:pPr>
            <w:del w:id="2640" w:author="WANG" w:date="2014-01-07T07:29:00Z">
              <w:r w:rsidRPr="00DF564E" w:rsidDel="00F158CA">
                <w:rPr>
                  <w:rFonts w:ascii="Times New Roman" w:eastAsia="Times New Roman" w:hAnsi="Times New Roman" w:cs="Times New Roman"/>
                  <w:color w:val="000000"/>
                  <w:sz w:val="18"/>
                  <w:szCs w:val="18"/>
                </w:rPr>
                <w:delText>-0.60</w:delText>
              </w:r>
            </w:del>
          </w:p>
        </w:tc>
        <w:tc>
          <w:tcPr>
            <w:tcW w:w="817" w:type="dxa"/>
            <w:noWrap/>
            <w:hideMark/>
          </w:tcPr>
          <w:p w:rsidR="00CA5CB1" w:rsidRPr="00DF564E" w:rsidDel="00F158CA" w:rsidRDefault="00CA5CB1" w:rsidP="00096410">
            <w:pPr>
              <w:widowControl/>
              <w:jc w:val="right"/>
              <w:cnfStyle w:val="000000000000"/>
              <w:rPr>
                <w:del w:id="2641" w:author="WANG" w:date="2014-01-07T07:29:00Z"/>
                <w:rFonts w:ascii="Times New Roman" w:eastAsia="Times New Roman" w:hAnsi="Times New Roman" w:cs="Times New Roman"/>
                <w:color w:val="000000"/>
                <w:kern w:val="0"/>
                <w:sz w:val="18"/>
                <w:szCs w:val="18"/>
                <w:lang w:eastAsia="en-US"/>
              </w:rPr>
            </w:pPr>
            <w:del w:id="2642" w:author="WANG" w:date="2014-01-07T07:29:00Z">
              <w:r w:rsidRPr="00DF564E" w:rsidDel="00F158CA">
                <w:rPr>
                  <w:rFonts w:ascii="Times New Roman" w:eastAsia="Times New Roman" w:hAnsi="Times New Roman" w:cs="Times New Roman"/>
                  <w:color w:val="000000"/>
                  <w:sz w:val="18"/>
                  <w:szCs w:val="18"/>
                </w:rPr>
                <w:delText>0.63</w:delText>
              </w:r>
            </w:del>
          </w:p>
        </w:tc>
        <w:tc>
          <w:tcPr>
            <w:tcW w:w="848" w:type="dxa"/>
            <w:noWrap/>
            <w:hideMark/>
          </w:tcPr>
          <w:p w:rsidR="00CA5CB1" w:rsidRPr="00DF564E" w:rsidDel="00F158CA" w:rsidRDefault="00CA5CB1" w:rsidP="00096410">
            <w:pPr>
              <w:widowControl/>
              <w:jc w:val="right"/>
              <w:cnfStyle w:val="000000000000"/>
              <w:rPr>
                <w:del w:id="2643" w:author="WANG" w:date="2014-01-07T07:29:00Z"/>
                <w:rFonts w:ascii="Times New Roman" w:eastAsia="Times New Roman" w:hAnsi="Times New Roman" w:cs="Times New Roman"/>
                <w:color w:val="000000"/>
                <w:kern w:val="0"/>
                <w:sz w:val="18"/>
                <w:szCs w:val="18"/>
                <w:lang w:eastAsia="en-US"/>
              </w:rPr>
            </w:pPr>
            <w:del w:id="2644" w:author="WANG" w:date="2014-01-07T07:29:00Z">
              <w:r w:rsidRPr="00DF564E" w:rsidDel="00F158CA">
                <w:rPr>
                  <w:rFonts w:ascii="Times New Roman" w:eastAsia="Times New Roman" w:hAnsi="Times New Roman" w:cs="Times New Roman"/>
                  <w:color w:val="000000"/>
                  <w:sz w:val="18"/>
                  <w:szCs w:val="18"/>
                </w:rPr>
                <w:delText>0.60</w:delText>
              </w:r>
            </w:del>
          </w:p>
        </w:tc>
        <w:tc>
          <w:tcPr>
            <w:tcW w:w="973" w:type="dxa"/>
            <w:noWrap/>
            <w:hideMark/>
          </w:tcPr>
          <w:p w:rsidR="00CA5CB1" w:rsidRPr="00DF564E" w:rsidDel="00F158CA" w:rsidRDefault="00CA5CB1" w:rsidP="00096410">
            <w:pPr>
              <w:widowControl/>
              <w:jc w:val="right"/>
              <w:cnfStyle w:val="000000000000"/>
              <w:rPr>
                <w:del w:id="2645" w:author="WANG" w:date="2014-01-07T07:29:00Z"/>
                <w:rFonts w:ascii="Times New Roman" w:eastAsia="Times New Roman" w:hAnsi="Times New Roman" w:cs="Times New Roman"/>
                <w:color w:val="000000"/>
                <w:kern w:val="0"/>
                <w:sz w:val="18"/>
                <w:szCs w:val="18"/>
                <w:lang w:eastAsia="en-US"/>
              </w:rPr>
            </w:pPr>
            <w:del w:id="2646" w:author="WANG" w:date="2014-01-07T07:29:00Z">
              <w:r w:rsidRPr="00DF564E" w:rsidDel="00F158CA">
                <w:rPr>
                  <w:rFonts w:ascii="Times New Roman" w:eastAsia="Times New Roman" w:hAnsi="Times New Roman" w:cs="Times New Roman"/>
                  <w:color w:val="000000"/>
                  <w:sz w:val="18"/>
                  <w:szCs w:val="18"/>
                </w:rPr>
                <w:delText>1</w:delText>
              </w:r>
            </w:del>
          </w:p>
        </w:tc>
        <w:tc>
          <w:tcPr>
            <w:tcW w:w="1252" w:type="dxa"/>
            <w:noWrap/>
            <w:hideMark/>
          </w:tcPr>
          <w:p w:rsidR="00CA5CB1" w:rsidRPr="00DF564E" w:rsidDel="00F158CA" w:rsidRDefault="00CA5CB1" w:rsidP="00096410">
            <w:pPr>
              <w:widowControl/>
              <w:jc w:val="right"/>
              <w:cnfStyle w:val="000000000000"/>
              <w:rPr>
                <w:del w:id="2647" w:author="WANG" w:date="2014-01-07T07:29:00Z"/>
                <w:rFonts w:ascii="Times New Roman" w:eastAsia="Times New Roman" w:hAnsi="Times New Roman" w:cs="Times New Roman"/>
                <w:color w:val="000000"/>
                <w:kern w:val="0"/>
                <w:sz w:val="18"/>
                <w:szCs w:val="18"/>
                <w:lang w:eastAsia="en-US"/>
              </w:rPr>
            </w:pPr>
          </w:p>
        </w:tc>
      </w:tr>
      <w:tr w:rsidR="006D00FD" w:rsidRPr="00DF564E" w:rsidDel="00F158CA" w:rsidTr="00096410">
        <w:trPr>
          <w:trHeight w:val="300"/>
          <w:jc w:val="center"/>
          <w:del w:id="2648" w:author="WANG" w:date="2014-01-07T07:29:00Z"/>
        </w:trPr>
        <w:tc>
          <w:tcPr>
            <w:cnfStyle w:val="001000000000"/>
            <w:tcW w:w="1185" w:type="dxa"/>
            <w:noWrap/>
            <w:hideMark/>
          </w:tcPr>
          <w:p w:rsidR="00CA5CB1" w:rsidRPr="00DF564E" w:rsidDel="00F158CA" w:rsidRDefault="00CA5CB1" w:rsidP="002A4430">
            <w:pPr>
              <w:widowControl/>
              <w:jc w:val="left"/>
              <w:rPr>
                <w:del w:id="2649" w:author="WANG" w:date="2014-01-07T07:29:00Z"/>
                <w:rFonts w:ascii="Times New Roman" w:eastAsia="Times New Roman" w:hAnsi="Times New Roman" w:cs="Times New Roman"/>
                <w:color w:val="000000"/>
                <w:kern w:val="0"/>
                <w:sz w:val="18"/>
                <w:szCs w:val="18"/>
                <w:lang w:eastAsia="en-US"/>
              </w:rPr>
            </w:pPr>
            <w:del w:id="2650" w:author="WANG" w:date="2014-01-07T07:29:00Z">
              <w:r w:rsidRPr="00DF564E" w:rsidDel="00F158CA">
                <w:rPr>
                  <w:rFonts w:ascii="Times New Roman" w:eastAsia="Times New Roman" w:hAnsi="Times New Roman" w:cs="Times New Roman"/>
                  <w:color w:val="000000"/>
                  <w:kern w:val="0"/>
                  <w:sz w:val="18"/>
                  <w:szCs w:val="18"/>
                  <w:lang w:eastAsia="en-US"/>
                </w:rPr>
                <w:delText>Urban</w:delText>
              </w:r>
            </w:del>
          </w:p>
        </w:tc>
        <w:tc>
          <w:tcPr>
            <w:tcW w:w="1236" w:type="dxa"/>
            <w:noWrap/>
            <w:hideMark/>
          </w:tcPr>
          <w:p w:rsidR="00CA5CB1" w:rsidRPr="00DF564E" w:rsidDel="00F158CA" w:rsidRDefault="00CA5CB1" w:rsidP="00096410">
            <w:pPr>
              <w:widowControl/>
              <w:jc w:val="right"/>
              <w:cnfStyle w:val="000000000000"/>
              <w:rPr>
                <w:del w:id="2651" w:author="WANG" w:date="2014-01-07T07:29:00Z"/>
                <w:rFonts w:ascii="Times New Roman" w:eastAsia="Times New Roman" w:hAnsi="Times New Roman" w:cs="Times New Roman"/>
                <w:color w:val="000000"/>
                <w:kern w:val="0"/>
                <w:sz w:val="18"/>
                <w:szCs w:val="18"/>
                <w:lang w:eastAsia="en-US"/>
              </w:rPr>
            </w:pPr>
            <w:del w:id="2652" w:author="WANG" w:date="2014-01-07T07:29:00Z">
              <w:r w:rsidRPr="00DF564E" w:rsidDel="00F158CA">
                <w:rPr>
                  <w:rFonts w:ascii="Times New Roman" w:eastAsia="Times New Roman" w:hAnsi="Times New Roman" w:cs="Times New Roman"/>
                  <w:color w:val="000000"/>
                  <w:sz w:val="18"/>
                  <w:szCs w:val="18"/>
                </w:rPr>
                <w:delText>-0.91</w:delText>
              </w:r>
            </w:del>
          </w:p>
        </w:tc>
        <w:tc>
          <w:tcPr>
            <w:tcW w:w="817" w:type="dxa"/>
            <w:noWrap/>
            <w:hideMark/>
          </w:tcPr>
          <w:p w:rsidR="00CA5CB1" w:rsidRPr="00DF564E" w:rsidDel="00F158CA" w:rsidRDefault="00CA5CB1" w:rsidP="00096410">
            <w:pPr>
              <w:widowControl/>
              <w:jc w:val="right"/>
              <w:cnfStyle w:val="000000000000"/>
              <w:rPr>
                <w:del w:id="2653" w:author="WANG" w:date="2014-01-07T07:29:00Z"/>
                <w:rFonts w:ascii="Times New Roman" w:eastAsia="Times New Roman" w:hAnsi="Times New Roman" w:cs="Times New Roman"/>
                <w:color w:val="000000"/>
                <w:kern w:val="0"/>
                <w:sz w:val="18"/>
                <w:szCs w:val="18"/>
                <w:lang w:eastAsia="en-US"/>
              </w:rPr>
            </w:pPr>
            <w:del w:id="2654" w:author="WANG" w:date="2014-01-07T07:29:00Z">
              <w:r w:rsidRPr="00DF564E" w:rsidDel="00F158CA">
                <w:rPr>
                  <w:rFonts w:ascii="Times New Roman" w:eastAsia="Times New Roman" w:hAnsi="Times New Roman" w:cs="Times New Roman"/>
                  <w:color w:val="000000"/>
                  <w:sz w:val="18"/>
                  <w:szCs w:val="18"/>
                </w:rPr>
                <w:delText>-0.89</w:delText>
              </w:r>
            </w:del>
          </w:p>
        </w:tc>
        <w:tc>
          <w:tcPr>
            <w:tcW w:w="848" w:type="dxa"/>
            <w:noWrap/>
            <w:hideMark/>
          </w:tcPr>
          <w:p w:rsidR="00CA5CB1" w:rsidRPr="00DF564E" w:rsidDel="00F158CA" w:rsidRDefault="00CA5CB1" w:rsidP="00096410">
            <w:pPr>
              <w:widowControl/>
              <w:jc w:val="right"/>
              <w:cnfStyle w:val="000000000000"/>
              <w:rPr>
                <w:del w:id="2655" w:author="WANG" w:date="2014-01-07T07:29:00Z"/>
                <w:rFonts w:ascii="Times New Roman" w:eastAsia="Times New Roman" w:hAnsi="Times New Roman" w:cs="Times New Roman"/>
                <w:color w:val="000000"/>
                <w:kern w:val="0"/>
                <w:sz w:val="18"/>
                <w:szCs w:val="18"/>
                <w:lang w:eastAsia="en-US"/>
              </w:rPr>
            </w:pPr>
            <w:del w:id="2656" w:author="WANG" w:date="2014-01-07T07:29:00Z">
              <w:r w:rsidRPr="00DF564E" w:rsidDel="00F158CA">
                <w:rPr>
                  <w:rFonts w:ascii="Times New Roman" w:eastAsia="Times New Roman" w:hAnsi="Times New Roman" w:cs="Times New Roman"/>
                  <w:color w:val="000000"/>
                  <w:sz w:val="18"/>
                  <w:szCs w:val="18"/>
                </w:rPr>
                <w:delText>-0.84</w:delText>
              </w:r>
            </w:del>
          </w:p>
        </w:tc>
        <w:tc>
          <w:tcPr>
            <w:tcW w:w="973" w:type="dxa"/>
            <w:noWrap/>
            <w:hideMark/>
          </w:tcPr>
          <w:p w:rsidR="00CA5CB1" w:rsidRPr="00DF564E" w:rsidDel="00F158CA" w:rsidRDefault="00CA5CB1" w:rsidP="00096410">
            <w:pPr>
              <w:widowControl/>
              <w:jc w:val="right"/>
              <w:cnfStyle w:val="000000000000"/>
              <w:rPr>
                <w:del w:id="2657" w:author="WANG" w:date="2014-01-07T07:29:00Z"/>
                <w:rFonts w:ascii="Times New Roman" w:eastAsia="Times New Roman" w:hAnsi="Times New Roman" w:cs="Times New Roman"/>
                <w:color w:val="000000"/>
                <w:kern w:val="0"/>
                <w:sz w:val="18"/>
                <w:szCs w:val="18"/>
                <w:lang w:eastAsia="en-US"/>
              </w:rPr>
            </w:pPr>
            <w:del w:id="2658" w:author="WANG" w:date="2014-01-07T07:29:00Z">
              <w:r w:rsidRPr="00DF564E" w:rsidDel="00F158CA">
                <w:rPr>
                  <w:rFonts w:ascii="Times New Roman" w:eastAsia="Times New Roman" w:hAnsi="Times New Roman" w:cs="Times New Roman"/>
                  <w:color w:val="000000"/>
                  <w:sz w:val="18"/>
                  <w:szCs w:val="18"/>
                </w:rPr>
                <w:delText>-0.87</w:delText>
              </w:r>
            </w:del>
          </w:p>
        </w:tc>
        <w:tc>
          <w:tcPr>
            <w:tcW w:w="1252" w:type="dxa"/>
            <w:noWrap/>
            <w:hideMark/>
          </w:tcPr>
          <w:p w:rsidR="00CA5CB1" w:rsidRPr="00DF564E" w:rsidDel="00F158CA" w:rsidRDefault="00CA5CB1" w:rsidP="00096410">
            <w:pPr>
              <w:widowControl/>
              <w:jc w:val="right"/>
              <w:cnfStyle w:val="000000000000"/>
              <w:rPr>
                <w:del w:id="2659" w:author="WANG" w:date="2014-01-07T07:29:00Z"/>
                <w:rFonts w:ascii="Times New Roman" w:eastAsia="Times New Roman" w:hAnsi="Times New Roman" w:cs="Times New Roman"/>
                <w:color w:val="000000"/>
                <w:kern w:val="0"/>
                <w:sz w:val="18"/>
                <w:szCs w:val="18"/>
                <w:lang w:eastAsia="en-US"/>
              </w:rPr>
            </w:pPr>
            <w:del w:id="2660" w:author="WANG" w:date="2014-01-07T07:29:00Z">
              <w:r w:rsidRPr="00DF564E" w:rsidDel="00F158CA">
                <w:rPr>
                  <w:rFonts w:ascii="Times New Roman" w:eastAsia="Times New Roman" w:hAnsi="Times New Roman" w:cs="Times New Roman"/>
                  <w:color w:val="000000"/>
                  <w:kern w:val="0"/>
                  <w:sz w:val="18"/>
                  <w:szCs w:val="18"/>
                  <w:lang w:eastAsia="en-US"/>
                </w:rPr>
                <w:delText>1</w:delText>
              </w:r>
            </w:del>
          </w:p>
        </w:tc>
      </w:tr>
    </w:tbl>
    <w:p w:rsidR="00CA5CB1" w:rsidRPr="00DF564E" w:rsidDel="004541FF" w:rsidRDefault="00CA5CB1" w:rsidP="00CA5CB1">
      <w:pPr>
        <w:rPr>
          <w:del w:id="2661" w:author="WANG" w:date="2014-01-15T07:58:00Z"/>
          <w:rFonts w:ascii="Times New Roman" w:hAnsi="Times New Roman" w:cs="Times New Roman"/>
        </w:rPr>
      </w:pPr>
    </w:p>
    <w:p w:rsidR="002C0EC9" w:rsidRPr="00DF564E" w:rsidDel="007C1A56" w:rsidRDefault="002C0EC9" w:rsidP="00CA5CB1">
      <w:pPr>
        <w:rPr>
          <w:del w:id="2662" w:author="WANG" w:date="2014-01-10T09:15:00Z"/>
          <w:rFonts w:ascii="Times New Roman" w:hAnsi="Times New Roman" w:cs="Times New Roman"/>
        </w:rPr>
      </w:pPr>
    </w:p>
    <w:p w:rsidR="00CA5CB1" w:rsidRPr="00DF564E" w:rsidRDefault="00CA5CB1" w:rsidP="001C680C">
      <w:pPr>
        <w:spacing w:afterLines="50"/>
        <w:rPr>
          <w:rFonts w:ascii="Times New Roman" w:hAnsi="Times New Roman" w:cs="Times New Roman"/>
          <w:i/>
        </w:rPr>
      </w:pPr>
      <w:r w:rsidRPr="00DF564E">
        <w:rPr>
          <w:rFonts w:ascii="Times New Roman" w:hAnsi="Times New Roman" w:cs="Times New Roman"/>
          <w:i/>
        </w:rPr>
        <w:t>Vehicle usage property</w:t>
      </w:r>
    </w:p>
    <w:p w:rsidR="00D63749" w:rsidRDefault="00CA5CB1" w:rsidP="004C241F">
      <w:pPr>
        <w:spacing w:afterLines="50"/>
        <w:rPr>
          <w:rFonts w:ascii="Times New Roman" w:hAnsi="Times New Roman" w:cs="Times New Roman"/>
        </w:rPr>
        <w:pPrChange w:id="2663" w:author="WANG" w:date="2014-10-03T11:57:00Z">
          <w:pPr>
            <w:spacing w:afterLines="50"/>
          </w:pPr>
        </w:pPrChange>
      </w:pPr>
      <w:r w:rsidRPr="00DF564E">
        <w:rPr>
          <w:rFonts w:ascii="Times New Roman" w:hAnsi="Times New Roman" w:cs="Times New Roman"/>
        </w:rPr>
        <w:t>Major types of vehicles that cause accidents include private use vehicles (49.7%, 2010), freight trucks (30.3%), intercity coaches (3.7%), taxis (1.7%), and buses (1.3%). For different types of vehicle responsible for an accident, the human damage levels and death rates are different. In accidents caused by trucks, human damage is the most severe. The increase rate of HD in coaches-related accidents is the highest among all vehicle usages (44.1%), followed by taxi-related accidents (34.9%). In terms of fatality rate, truck-related accidents (0.313) are 53% higher than average (20.4%). It is also the second fast-growing category between 2004 and 2010 (17.7%), following buses (27.5%) (</w:t>
      </w:r>
      <w:proofErr w:type="gramStart"/>
      <w:r w:rsidRPr="00DF564E">
        <w:rPr>
          <w:rFonts w:ascii="Times New Roman" w:hAnsi="Times New Roman" w:cs="Times New Roman"/>
        </w:rPr>
        <w:t>see</w:t>
      </w:r>
      <w:proofErr w:type="gramEnd"/>
      <w:r w:rsidRPr="00DF564E">
        <w:rPr>
          <w:rFonts w:ascii="Times New Roman" w:hAnsi="Times New Roman" w:cs="Times New Roman"/>
        </w:rPr>
        <w:t xml:space="preserve"> Figure </w:t>
      </w:r>
      <w:ins w:id="2664" w:author="Liang Ma" w:date="2014-01-05T14:22:00Z">
        <w:r w:rsidR="00A91087">
          <w:rPr>
            <w:rFonts w:ascii="Times New Roman" w:hAnsi="Times New Roman" w:cs="Times New Roman" w:hint="eastAsia"/>
          </w:rPr>
          <w:t>8</w:t>
        </w:r>
      </w:ins>
      <w:del w:id="2665" w:author="Liang Ma" w:date="2014-01-05T14:22:00Z">
        <w:r w:rsidRPr="00DF564E" w:rsidDel="00A91087">
          <w:rPr>
            <w:rFonts w:ascii="Times New Roman" w:hAnsi="Times New Roman" w:cs="Times New Roman"/>
          </w:rPr>
          <w:delText>9</w:delText>
        </w:r>
      </w:del>
      <w:r w:rsidRPr="00DF564E">
        <w:rPr>
          <w:rFonts w:ascii="Times New Roman" w:hAnsi="Times New Roman" w:cs="Times New Roman"/>
        </w:rPr>
        <w:t>). The correlation coefficient between fatality rate of freight-vehicle-involved accidents and private-use-vehicle-involved accidents is 0.946.</w:t>
      </w:r>
      <w:del w:id="2666" w:author="WANG" w:date="2014-01-15T07:58:00Z">
        <w:r w:rsidR="00EE2659" w:rsidRPr="00DF564E" w:rsidDel="004541FF">
          <w:rPr>
            <w:rFonts w:ascii="Times New Roman" w:hAnsi="Times New Roman" w:cs="Times New Roman"/>
          </w:rPr>
          <w:delText xml:space="preserve"> The intraclass correlation coefficients between </w:delText>
        </w:r>
        <w:r w:rsidR="00EE2659" w:rsidRPr="00DF564E" w:rsidDel="004541FF">
          <w:rPr>
            <w:rFonts w:ascii="Times New Roman" w:hAnsi="Times New Roman" w:cs="Times New Roman"/>
            <w:i/>
          </w:rPr>
          <w:delText>f</w:delText>
        </w:r>
        <w:r w:rsidR="00EE2659" w:rsidRPr="00DF564E" w:rsidDel="004541FF">
          <w:rPr>
            <w:rFonts w:ascii="Times New Roman" w:hAnsi="Times New Roman" w:cs="Times New Roman"/>
            <w:vertAlign w:val="subscript"/>
          </w:rPr>
          <w:delText>HD</w:delText>
        </w:r>
        <w:r w:rsidR="003A62D0" w:rsidRPr="00DF564E" w:rsidDel="004541FF">
          <w:rPr>
            <w:rFonts w:ascii="Times New Roman" w:hAnsi="Times New Roman" w:cs="Times New Roman"/>
          </w:rPr>
          <w:delText xml:space="preserve">and </w:delText>
        </w:r>
        <w:r w:rsidR="003A62D0" w:rsidRPr="00DF564E" w:rsidDel="004541FF">
          <w:rPr>
            <w:rFonts w:ascii="Times New Roman" w:hAnsi="Times New Roman" w:cs="Times New Roman"/>
            <w:i/>
          </w:rPr>
          <w:delText>f</w:delText>
        </w:r>
        <w:r w:rsidR="003A62D0" w:rsidRPr="00DF564E" w:rsidDel="004541FF">
          <w:rPr>
            <w:rFonts w:ascii="Times New Roman" w:hAnsi="Times New Roman" w:cs="Times New Roman"/>
            <w:vertAlign w:val="subscript"/>
          </w:rPr>
          <w:delText>FR</w:delText>
        </w:r>
        <w:r w:rsidR="00EE2659" w:rsidRPr="00DF564E" w:rsidDel="004541FF">
          <w:rPr>
            <w:rFonts w:ascii="Times New Roman" w:hAnsi="Times New Roman" w:cs="Times New Roman"/>
          </w:rPr>
          <w:delText>of different categories are shown</w:delText>
        </w:r>
      </w:del>
      <w:del w:id="2667" w:author="WANG" w:date="2014-01-10T09:29:00Z">
        <w:r w:rsidR="00EE2659" w:rsidRPr="00DF564E" w:rsidDel="009474D0">
          <w:rPr>
            <w:rFonts w:ascii="Times New Roman" w:hAnsi="Times New Roman" w:cs="Times New Roman"/>
          </w:rPr>
          <w:delText xml:space="preserve"> in </w:delText>
        </w:r>
      </w:del>
      <w:del w:id="2668" w:author="WANG" w:date="2014-01-10T09:15:00Z">
        <w:r w:rsidR="00015E4B" w:rsidRPr="00DF564E" w:rsidDel="007C1A56">
          <w:rPr>
            <w:rFonts w:ascii="Times New Roman" w:hAnsi="Times New Roman" w:cs="Times New Roman"/>
          </w:rPr>
          <w:fldChar w:fldCharType="begin"/>
        </w:r>
        <w:r w:rsidR="00EE2659" w:rsidRPr="00DF564E" w:rsidDel="007C1A56">
          <w:rPr>
            <w:rFonts w:ascii="Times New Roman" w:hAnsi="Times New Roman" w:cs="Times New Roman"/>
          </w:rPr>
          <w:delInstrText xml:space="preserve"> REF _Ref243494899 \h </w:delInstrText>
        </w:r>
        <w:r w:rsidR="00015E4B" w:rsidRPr="00DF564E" w:rsidDel="007C1A56">
          <w:rPr>
            <w:rFonts w:ascii="Times New Roman" w:hAnsi="Times New Roman" w:cs="Times New Roman"/>
          </w:rPr>
        </w:r>
        <w:r w:rsidR="00015E4B" w:rsidRPr="00DF564E" w:rsidDel="007C1A56">
          <w:rPr>
            <w:rFonts w:ascii="Times New Roman" w:hAnsi="Times New Roman" w:cs="Times New Roman"/>
          </w:rPr>
          <w:fldChar w:fldCharType="separate"/>
        </w:r>
        <w:r w:rsidR="003A62D0" w:rsidRPr="00DF564E" w:rsidDel="007C1A56">
          <w:rPr>
            <w:rFonts w:ascii="Times New Roman" w:hAnsi="Times New Roman" w:cs="Times New Roman"/>
            <w:sz w:val="18"/>
          </w:rPr>
          <w:delText xml:space="preserve">Table </w:delText>
        </w:r>
        <w:r w:rsidR="003A62D0" w:rsidRPr="00DF564E" w:rsidDel="007C1A56">
          <w:rPr>
            <w:rFonts w:ascii="Times New Roman" w:hAnsi="Times New Roman" w:cs="Times New Roman"/>
            <w:noProof/>
            <w:sz w:val="18"/>
          </w:rPr>
          <w:delText>3</w:delText>
        </w:r>
        <w:r w:rsidR="00015E4B" w:rsidRPr="00DF564E" w:rsidDel="007C1A56">
          <w:rPr>
            <w:rFonts w:ascii="Times New Roman" w:hAnsi="Times New Roman" w:cs="Times New Roman"/>
          </w:rPr>
          <w:fldChar w:fldCharType="end"/>
        </w:r>
      </w:del>
      <w:del w:id="2669" w:author="WANG" w:date="2014-01-10T09:29:00Z">
        <w:r w:rsidR="00EE2659" w:rsidRPr="00DF564E" w:rsidDel="009474D0">
          <w:rPr>
            <w:rFonts w:ascii="Times New Roman" w:hAnsi="Times New Roman" w:cs="Times New Roman"/>
          </w:rPr>
          <w:delText>.</w:delText>
        </w:r>
      </w:del>
    </w:p>
    <w:p w:rsidR="001C680C" w:rsidRDefault="00D1719F" w:rsidP="004C241F">
      <w:pPr>
        <w:spacing w:afterLines="50"/>
        <w:jc w:val="center"/>
        <w:rPr>
          <w:rFonts w:ascii="Times New Roman" w:hAnsi="Times New Roman" w:cs="Times New Roman"/>
        </w:rPr>
        <w:pPrChange w:id="2670" w:author="WANG" w:date="2014-10-03T11:57:00Z">
          <w:pPr>
            <w:spacing w:afterLines="50"/>
          </w:pPr>
        </w:pPrChange>
      </w:pPr>
      <w:ins w:id="2671" w:author="WANG" w:date="2014-10-03T11:48:00Z">
        <w:r>
          <w:rPr>
            <w:rFonts w:ascii="Times New Roman" w:hAnsi="Times New Roman" w:cs="Times New Roman"/>
            <w:noProof/>
          </w:rPr>
          <w:lastRenderedPageBreak/>
          <w:drawing>
            <wp:inline distT="0" distB="0" distL="0" distR="0">
              <wp:extent cx="4990519" cy="1800000"/>
              <wp:effectExtent l="0" t="0" r="0" b="0"/>
              <wp:docPr id="8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srcRect/>
                      <a:stretch>
                        <a:fillRect/>
                      </a:stretch>
                    </pic:blipFill>
                    <pic:spPr bwMode="auto">
                      <a:xfrm>
                        <a:off x="0" y="0"/>
                        <a:ext cx="4990519" cy="1800000"/>
                      </a:xfrm>
                      <a:prstGeom prst="rect">
                        <a:avLst/>
                      </a:prstGeom>
                      <a:noFill/>
                    </pic:spPr>
                  </pic:pic>
                </a:graphicData>
              </a:graphic>
            </wp:inline>
          </w:drawing>
        </w:r>
      </w:ins>
      <w:del w:id="2672" w:author="WANG" w:date="2014-01-09T20:53:00Z">
        <w:r w:rsidR="001C680C">
          <w:rPr>
            <w:rFonts w:ascii="Times New Roman" w:hAnsi="Times New Roman" w:cs="Times New Roman"/>
            <w:noProof/>
            <w:rPrChange w:id="2673" w:author="Unknown">
              <w:rPr>
                <w:noProof/>
              </w:rPr>
            </w:rPrChange>
          </w:rPr>
          <w:drawing>
            <wp:inline distT="0" distB="0" distL="0" distR="0">
              <wp:extent cx="5274310" cy="1898507"/>
              <wp:effectExtent l="19050" t="0" r="21590" b="6493"/>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del>
    </w:p>
    <w:p w:rsidR="00D63749" w:rsidRDefault="00CA5CB1" w:rsidP="001C680C">
      <w:pPr>
        <w:spacing w:afterLines="50"/>
        <w:jc w:val="center"/>
        <w:rPr>
          <w:rFonts w:ascii="Times New Roman" w:hAnsi="Times New Roman" w:cs="Times New Roman"/>
        </w:rPr>
      </w:pPr>
      <w:r w:rsidRPr="00DF564E">
        <w:rPr>
          <w:rFonts w:ascii="Times New Roman" w:hAnsi="Times New Roman" w:cs="Times New Roman"/>
        </w:rPr>
        <w:t>(a)</w:t>
      </w:r>
    </w:p>
    <w:p w:rsidR="00D63749" w:rsidRDefault="00D1719F" w:rsidP="004C241F">
      <w:pPr>
        <w:spacing w:afterLines="50"/>
        <w:jc w:val="center"/>
        <w:rPr>
          <w:rFonts w:ascii="Times New Roman" w:hAnsi="Times New Roman" w:cs="Times New Roman"/>
        </w:rPr>
        <w:pPrChange w:id="2674" w:author="WANG" w:date="2014-10-03T11:57:00Z">
          <w:pPr>
            <w:spacing w:afterLines="50"/>
            <w:jc w:val="center"/>
          </w:pPr>
        </w:pPrChange>
      </w:pPr>
      <w:ins w:id="2675" w:author="WANG" w:date="2014-10-03T11:48:00Z">
        <w:r>
          <w:rPr>
            <w:rFonts w:ascii="Times New Roman" w:hAnsi="Times New Roman" w:cs="Times New Roman"/>
            <w:noProof/>
          </w:rPr>
          <w:drawing>
            <wp:inline distT="0" distB="0" distL="0" distR="0">
              <wp:extent cx="5047615" cy="1816735"/>
              <wp:effectExtent l="0" t="0" r="635" b="0"/>
              <wp:docPr id="8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srcRect/>
                      <a:stretch>
                        <a:fillRect/>
                      </a:stretch>
                    </pic:blipFill>
                    <pic:spPr bwMode="auto">
                      <a:xfrm>
                        <a:off x="0" y="0"/>
                        <a:ext cx="5047615" cy="1816735"/>
                      </a:xfrm>
                      <a:prstGeom prst="rect">
                        <a:avLst/>
                      </a:prstGeom>
                      <a:noFill/>
                    </pic:spPr>
                  </pic:pic>
                </a:graphicData>
              </a:graphic>
            </wp:inline>
          </w:drawing>
        </w:r>
      </w:ins>
      <w:del w:id="2676" w:author="WANG" w:date="2014-01-09T20:53:00Z">
        <w:r w:rsidR="001C680C">
          <w:rPr>
            <w:rFonts w:ascii="Times New Roman" w:hAnsi="Times New Roman" w:cs="Times New Roman"/>
            <w:noProof/>
            <w:rPrChange w:id="2677" w:author="Unknown">
              <w:rPr>
                <w:noProof/>
              </w:rPr>
            </w:rPrChange>
          </w:rPr>
          <w:drawing>
            <wp:inline distT="0" distB="0" distL="0" distR="0">
              <wp:extent cx="5274310" cy="1898507"/>
              <wp:effectExtent l="19050" t="0" r="21590" b="6493"/>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del>
    </w:p>
    <w:p w:rsidR="00D63749" w:rsidRDefault="00CA5CB1" w:rsidP="00922A0E">
      <w:pPr>
        <w:spacing w:afterLines="50"/>
        <w:jc w:val="center"/>
        <w:rPr>
          <w:rFonts w:ascii="Times New Roman" w:hAnsi="Times New Roman" w:cs="Times New Roman"/>
        </w:rPr>
        <w:pPrChange w:id="2678" w:author="WANG" w:date="2014-10-03T11:44:00Z">
          <w:pPr>
            <w:spacing w:afterLines="50"/>
            <w:jc w:val="center"/>
          </w:pPr>
        </w:pPrChange>
      </w:pPr>
      <w:r w:rsidRPr="00DF564E">
        <w:rPr>
          <w:rFonts w:ascii="Times New Roman" w:hAnsi="Times New Roman" w:cs="Times New Roman"/>
        </w:rPr>
        <w:t>(b)</w:t>
      </w:r>
    </w:p>
    <w:p w:rsidR="00D63749" w:rsidRDefault="00CA5CB1" w:rsidP="00922A0E">
      <w:pPr>
        <w:spacing w:afterLines="50"/>
        <w:jc w:val="center"/>
        <w:rPr>
          <w:rFonts w:ascii="Times New Roman" w:hAnsi="Times New Roman" w:cs="Times New Roman"/>
        </w:rPr>
        <w:pPrChange w:id="2679" w:author="WANG" w:date="2014-10-03T11:44:00Z">
          <w:pPr>
            <w:spacing w:afterLines="50"/>
            <w:jc w:val="center"/>
          </w:pPr>
        </w:pPrChange>
      </w:pPr>
      <w:proofErr w:type="gramStart"/>
      <w:r w:rsidRPr="00DF564E">
        <w:rPr>
          <w:rFonts w:ascii="Times New Roman" w:hAnsi="Times New Roman" w:cs="Times New Roman"/>
        </w:rPr>
        <w:t xml:space="preserve">Figure </w:t>
      </w:r>
      <w:ins w:id="2680" w:author="Liang Ma" w:date="2014-01-05T14:20:00Z">
        <w:r w:rsidR="00E12C57">
          <w:rPr>
            <w:rFonts w:ascii="Times New Roman" w:hAnsi="Times New Roman" w:cs="Times New Roman" w:hint="eastAsia"/>
          </w:rPr>
          <w:t>8</w:t>
        </w:r>
      </w:ins>
      <w:del w:id="2681" w:author="Liang Ma" w:date="2014-01-05T14:20:00Z">
        <w:r w:rsidRPr="00DF564E" w:rsidDel="00E12C57">
          <w:rPr>
            <w:rFonts w:ascii="Times New Roman" w:hAnsi="Times New Roman" w:cs="Times New Roman"/>
          </w:rPr>
          <w:delText>9</w:delText>
        </w:r>
      </w:del>
      <w:r w:rsidRPr="00DF564E">
        <w:rPr>
          <w:rFonts w:ascii="Times New Roman" w:hAnsi="Times New Roman" w:cs="Times New Roman"/>
        </w:rPr>
        <w:t>.</w:t>
      </w:r>
      <w:proofErr w:type="gramEnd"/>
      <w:ins w:id="2682" w:author="WANG" w:date="2014-01-09T19:55:00Z">
        <w:r w:rsidR="001759FA">
          <w:rPr>
            <w:rFonts w:ascii="Times New Roman" w:hAnsi="Times New Roman" w:cs="Times New Roman" w:hint="eastAsia"/>
          </w:rPr>
          <w:t xml:space="preserve"> </w:t>
        </w:r>
      </w:ins>
      <w:r w:rsidRPr="00DF564E">
        <w:rPr>
          <w:rFonts w:ascii="Times New Roman" w:hAnsi="Times New Roman" w:cs="Times New Roman"/>
        </w:rPr>
        <w:t>(a) Human damage level in China grouped by vehicle usage, (b) accidents fatality rate of China grouped by vehicle usage</w:t>
      </w:r>
    </w:p>
    <w:p w:rsidR="00027E07" w:rsidRDefault="00830716">
      <w:pPr>
        <w:pStyle w:val="a9"/>
        <w:rPr>
          <w:del w:id="2683" w:author="WANG" w:date="2014-01-10T09:29:00Z"/>
          <w:rFonts w:ascii="Times New Roman" w:hAnsi="Times New Roman" w:cs="Times New Roman"/>
          <w:sz w:val="18"/>
        </w:rPr>
      </w:pPr>
      <w:bookmarkStart w:id="2684" w:name="_Ref243494899"/>
      <w:del w:id="2685" w:author="WANG" w:date="2014-01-10T09:20:00Z">
        <w:r>
          <w:rPr>
            <w:rFonts w:ascii="Times New Roman" w:hAnsi="Times New Roman" w:cs="Times New Roman"/>
            <w:sz w:val="18"/>
          </w:rPr>
          <w:delText xml:space="preserve">Table </w:delText>
        </w:r>
      </w:del>
      <w:del w:id="2686" w:author="WANG" w:date="2014-01-10T09:15:00Z">
        <w:r w:rsidR="00015E4B" w:rsidRPr="00C50388" w:rsidDel="007C1A56">
          <w:rPr>
            <w:rFonts w:ascii="Times New Roman" w:hAnsi="Times New Roman" w:cs="Times New Roman"/>
            <w:sz w:val="18"/>
          </w:rPr>
          <w:fldChar w:fldCharType="begin"/>
        </w:r>
        <w:r>
          <w:rPr>
            <w:rFonts w:ascii="Times New Roman" w:hAnsi="Times New Roman" w:cs="Times New Roman"/>
            <w:sz w:val="18"/>
          </w:rPr>
          <w:delInstrText xml:space="preserve"> SEQ Table \* ARABIC </w:delInstrText>
        </w:r>
        <w:r w:rsidR="00015E4B" w:rsidRPr="00C50388" w:rsidDel="007C1A56">
          <w:rPr>
            <w:rFonts w:ascii="Times New Roman" w:hAnsi="Times New Roman" w:cs="Times New Roman"/>
            <w:sz w:val="18"/>
            <w:rPrChange w:id="2687" w:author="WANG" w:date="2014-01-10T09:30:00Z">
              <w:rPr>
                <w:rFonts w:ascii="Times New Roman" w:hAnsi="Times New Roman" w:cs="Times New Roman"/>
                <w:sz w:val="18"/>
              </w:rPr>
            </w:rPrChange>
          </w:rPr>
          <w:fldChar w:fldCharType="separate"/>
        </w:r>
        <w:r w:rsidR="00015E4B">
          <w:rPr>
            <w:rFonts w:ascii="Times New Roman" w:hAnsi="Times New Roman" w:cs="Times New Roman"/>
            <w:sz w:val="18"/>
            <w:rPrChange w:id="2688" w:author="WANG" w:date="2014-01-10T09:30:00Z">
              <w:rPr>
                <w:rFonts w:ascii="Times New Roman" w:hAnsi="Times New Roman" w:cs="Times New Roman"/>
                <w:noProof/>
                <w:sz w:val="18"/>
              </w:rPr>
            </w:rPrChange>
          </w:rPr>
          <w:delText>3</w:delText>
        </w:r>
        <w:r w:rsidR="00015E4B" w:rsidRPr="00C50388" w:rsidDel="007C1A56">
          <w:rPr>
            <w:rFonts w:ascii="Times New Roman" w:hAnsi="Times New Roman" w:cs="Times New Roman"/>
            <w:sz w:val="18"/>
            <w:rPrChange w:id="2689" w:author="WANG" w:date="2014-01-10T09:30:00Z">
              <w:rPr>
                <w:rFonts w:ascii="Times New Roman" w:hAnsi="Times New Roman" w:cs="Times New Roman"/>
                <w:sz w:val="18"/>
              </w:rPr>
            </w:rPrChange>
          </w:rPr>
          <w:fldChar w:fldCharType="end"/>
        </w:r>
        <w:bookmarkEnd w:id="2684"/>
        <w:r>
          <w:rPr>
            <w:rFonts w:ascii="Times New Roman" w:hAnsi="Times New Roman" w:cs="Times New Roman"/>
            <w:sz w:val="18"/>
          </w:rPr>
          <w:delText xml:space="preserve"> </w:delText>
        </w:r>
      </w:del>
      <w:del w:id="2690" w:author="WANG" w:date="2014-01-10T09:29:00Z">
        <w:r>
          <w:rPr>
            <w:rFonts w:ascii="Times New Roman" w:hAnsi="Times New Roman" w:cs="Times New Roman"/>
            <w:sz w:val="18"/>
          </w:rPr>
          <w:delText>Correlation coefficients between human damage data</w:delText>
        </w:r>
      </w:del>
      <w:del w:id="2691" w:author="WANG" w:date="2014-01-07T07:26:00Z">
        <w:r>
          <w:rPr>
            <w:rFonts w:ascii="Times New Roman" w:hAnsi="Times New Roman" w:cs="Times New Roman"/>
            <w:sz w:val="18"/>
          </w:rPr>
          <w:delText xml:space="preserve"> (a)</w:delText>
        </w:r>
      </w:del>
      <w:del w:id="2692" w:author="WANG" w:date="2014-01-10T09:29:00Z">
        <w:r>
          <w:rPr>
            <w:rFonts w:ascii="Times New Roman" w:hAnsi="Times New Roman" w:cs="Times New Roman"/>
            <w:sz w:val="18"/>
          </w:rPr>
          <w:delText xml:space="preserve"> and fatality rates</w:delText>
        </w:r>
      </w:del>
      <w:del w:id="2693" w:author="WANG" w:date="2014-01-07T07:26:00Z">
        <w:r>
          <w:rPr>
            <w:rFonts w:ascii="Times New Roman" w:hAnsi="Times New Roman" w:cs="Times New Roman"/>
            <w:sz w:val="18"/>
          </w:rPr>
          <w:delText xml:space="preserve"> (b)</w:delText>
        </w:r>
      </w:del>
      <w:del w:id="2694" w:author="WANG" w:date="2014-01-10T09:29:00Z">
        <w:r>
          <w:rPr>
            <w:rFonts w:ascii="Times New Roman" w:hAnsi="Times New Roman" w:cs="Times New Roman"/>
            <w:sz w:val="18"/>
          </w:rPr>
          <w:delText>, categorized in various types of vehicle</w:delText>
        </w:r>
      </w:del>
    </w:p>
    <w:p w:rsidR="003A62D0" w:rsidRPr="00DF564E" w:rsidDel="00450AC1" w:rsidRDefault="003A62D0" w:rsidP="003A62D0">
      <w:pPr>
        <w:pStyle w:val="a9"/>
        <w:rPr>
          <w:del w:id="2695" w:author="WANG" w:date="2014-01-07T07:26:00Z"/>
          <w:rFonts w:ascii="Times New Roman" w:hAnsi="Times New Roman" w:cs="Times New Roman"/>
          <w:sz w:val="18"/>
        </w:rPr>
      </w:pPr>
      <w:del w:id="2696" w:author="WANG" w:date="2014-01-07T07:26:00Z">
        <w:r w:rsidRPr="00DF564E" w:rsidDel="00450AC1">
          <w:rPr>
            <w:rFonts w:ascii="Times New Roman" w:hAnsi="Times New Roman" w:cs="Times New Roman"/>
            <w:sz w:val="18"/>
          </w:rPr>
          <w:delText>(a)</w:delText>
        </w:r>
      </w:del>
    </w:p>
    <w:tbl>
      <w:tblPr>
        <w:tblStyle w:val="10"/>
        <w:tblW w:w="3936" w:type="dxa"/>
        <w:jc w:val="center"/>
        <w:tblLayout w:type="fixed"/>
        <w:tblLook w:val="06A0"/>
        <w:tblPrChange w:id="2697" w:author="WANG" w:date="2014-01-07T07:29:00Z">
          <w:tblPr>
            <w:tblStyle w:val="10"/>
            <w:tblW w:w="3936" w:type="dxa"/>
            <w:tblLayout w:type="fixed"/>
            <w:tblLook w:val="06A0"/>
          </w:tblPr>
        </w:tblPrChange>
      </w:tblPr>
      <w:tblGrid>
        <w:gridCol w:w="1441"/>
        <w:gridCol w:w="1361"/>
        <w:gridCol w:w="1134"/>
        <w:tblGridChange w:id="2698">
          <w:tblGrid>
            <w:gridCol w:w="1441"/>
            <w:gridCol w:w="1361"/>
            <w:gridCol w:w="1134"/>
          </w:tblGrid>
        </w:tblGridChange>
      </w:tblGrid>
      <w:tr w:rsidR="00262317" w:rsidRPr="00DF564E" w:rsidDel="004541FF" w:rsidTr="00F158CA">
        <w:trPr>
          <w:cnfStyle w:val="100000000000"/>
          <w:trHeight w:val="300"/>
          <w:jc w:val="center"/>
          <w:del w:id="2699" w:author="WANG" w:date="2014-01-15T07:58:00Z"/>
          <w:trPrChange w:id="2700" w:author="WANG" w:date="2014-01-07T07:29:00Z">
            <w:trPr>
              <w:trHeight w:val="300"/>
            </w:trPr>
          </w:trPrChange>
        </w:trPr>
        <w:tc>
          <w:tcPr>
            <w:cnfStyle w:val="001000000000"/>
            <w:tcW w:w="1441" w:type="dxa"/>
            <w:noWrap/>
            <w:vAlign w:val="center"/>
            <w:hideMark/>
            <w:tcPrChange w:id="2701" w:author="WANG" w:date="2014-01-07T07:29:00Z">
              <w:tcPr>
                <w:tcW w:w="1441" w:type="dxa"/>
                <w:noWrap/>
                <w:hideMark/>
              </w:tcPr>
            </w:tcPrChange>
          </w:tcPr>
          <w:p w:rsidR="001C680C" w:rsidRDefault="00262317">
            <w:pPr>
              <w:widowControl/>
              <w:cnfStyle w:val="101000000000"/>
              <w:rPr>
                <w:del w:id="2702" w:author="WANG" w:date="2014-01-15T07:58:00Z"/>
                <w:rFonts w:ascii="Times New Roman" w:eastAsia="Times New Roman" w:hAnsi="Times New Roman" w:cs="Times New Roman"/>
                <w:b w:val="0"/>
                <w:bCs w:val="0"/>
                <w:color w:val="000000"/>
                <w:kern w:val="0"/>
                <w:sz w:val="18"/>
                <w:szCs w:val="18"/>
                <w:lang w:eastAsia="en-US"/>
              </w:rPr>
              <w:pPrChange w:id="2703" w:author="WANG" w:date="2014-01-07T07:29:00Z">
                <w:pPr>
                  <w:keepNext/>
                  <w:keepLines/>
                  <w:widowControl/>
                  <w:numPr>
                    <w:numId w:val="1"/>
                  </w:numPr>
                  <w:spacing w:before="340" w:after="330" w:line="578" w:lineRule="auto"/>
                  <w:ind w:left="432" w:hanging="432"/>
                  <w:jc w:val="left"/>
                  <w:outlineLvl w:val="0"/>
                  <w:cnfStyle w:val="101000000000"/>
                </w:pPr>
              </w:pPrChange>
            </w:pPr>
            <w:del w:id="2704" w:author="WANG" w:date="2014-01-15T07:58:00Z">
              <w:r w:rsidRPr="00DF564E" w:rsidDel="004541FF">
                <w:rPr>
                  <w:rFonts w:ascii="Times New Roman" w:eastAsia="Times New Roman" w:hAnsi="Times New Roman" w:cs="Times New Roman"/>
                  <w:color w:val="000000"/>
                  <w:kern w:val="0"/>
                  <w:sz w:val="18"/>
                  <w:szCs w:val="18"/>
                  <w:lang w:eastAsia="en-US"/>
                </w:rPr>
                <w:delText>(F+I)/A</w:delText>
              </w:r>
            </w:del>
          </w:p>
        </w:tc>
        <w:tc>
          <w:tcPr>
            <w:tcW w:w="1361" w:type="dxa"/>
            <w:noWrap/>
            <w:vAlign w:val="center"/>
            <w:hideMark/>
            <w:tcPrChange w:id="2705" w:author="WANG" w:date="2014-01-07T07:29:00Z">
              <w:tcPr>
                <w:tcW w:w="1361" w:type="dxa"/>
                <w:noWrap/>
                <w:hideMark/>
              </w:tcPr>
            </w:tcPrChange>
          </w:tcPr>
          <w:p w:rsidR="001C680C" w:rsidRDefault="00855A0D">
            <w:pPr>
              <w:widowControl/>
              <w:jc w:val="right"/>
              <w:cnfStyle w:val="100000000000"/>
              <w:rPr>
                <w:del w:id="2706" w:author="WANG" w:date="2014-01-15T07:58:00Z"/>
                <w:rFonts w:ascii="Times New Roman" w:eastAsia="Times New Roman" w:hAnsi="Times New Roman" w:cs="Times New Roman"/>
                <w:b w:val="0"/>
                <w:bCs w:val="0"/>
                <w:color w:val="000000"/>
                <w:kern w:val="0"/>
                <w:sz w:val="18"/>
                <w:szCs w:val="18"/>
                <w:lang w:eastAsia="en-US"/>
              </w:rPr>
              <w:pPrChange w:id="2707" w:author="WANG" w:date="2014-01-07T07:29:00Z">
                <w:pPr>
                  <w:keepNext/>
                  <w:keepLines/>
                  <w:widowControl/>
                  <w:numPr>
                    <w:numId w:val="1"/>
                  </w:numPr>
                  <w:spacing w:before="340" w:after="330" w:line="578" w:lineRule="auto"/>
                  <w:ind w:left="432" w:hanging="432"/>
                  <w:jc w:val="left"/>
                  <w:outlineLvl w:val="0"/>
                  <w:cnfStyle w:val="100000000000"/>
                </w:pPr>
              </w:pPrChange>
            </w:pPr>
            <w:del w:id="2708" w:author="WANG" w:date="2014-01-15T07:58:00Z">
              <w:r w:rsidRPr="00DF564E" w:rsidDel="004541FF">
                <w:rPr>
                  <w:rFonts w:ascii="Times New Roman" w:eastAsia="Times New Roman" w:hAnsi="Times New Roman" w:cs="Times New Roman"/>
                  <w:color w:val="000000"/>
                  <w:kern w:val="0"/>
                  <w:sz w:val="18"/>
                  <w:szCs w:val="18"/>
                  <w:lang w:eastAsia="en-US"/>
                </w:rPr>
                <w:delText>Freight vehicle</w:delText>
              </w:r>
            </w:del>
          </w:p>
        </w:tc>
        <w:tc>
          <w:tcPr>
            <w:tcW w:w="1134" w:type="dxa"/>
            <w:noWrap/>
            <w:vAlign w:val="center"/>
            <w:hideMark/>
            <w:tcPrChange w:id="2709" w:author="WANG" w:date="2014-01-07T07:29:00Z">
              <w:tcPr>
                <w:tcW w:w="1134" w:type="dxa"/>
                <w:noWrap/>
                <w:hideMark/>
              </w:tcPr>
            </w:tcPrChange>
          </w:tcPr>
          <w:p w:rsidR="001C680C" w:rsidRDefault="00855A0D">
            <w:pPr>
              <w:widowControl/>
              <w:jc w:val="right"/>
              <w:cnfStyle w:val="100000000000"/>
              <w:rPr>
                <w:del w:id="2710" w:author="WANG" w:date="2014-01-15T07:58:00Z"/>
                <w:rFonts w:ascii="Times New Roman" w:eastAsia="Times New Roman" w:hAnsi="Times New Roman" w:cs="Times New Roman"/>
                <w:b w:val="0"/>
                <w:bCs w:val="0"/>
                <w:color w:val="000000"/>
                <w:kern w:val="0"/>
                <w:sz w:val="18"/>
                <w:szCs w:val="18"/>
                <w:lang w:eastAsia="en-US"/>
              </w:rPr>
              <w:pPrChange w:id="2711" w:author="WANG" w:date="2014-01-07T07:29:00Z">
                <w:pPr>
                  <w:keepNext/>
                  <w:keepLines/>
                  <w:widowControl/>
                  <w:numPr>
                    <w:numId w:val="1"/>
                  </w:numPr>
                  <w:spacing w:before="340" w:after="330" w:line="578" w:lineRule="auto"/>
                  <w:ind w:left="432" w:hanging="432"/>
                  <w:jc w:val="left"/>
                  <w:outlineLvl w:val="0"/>
                  <w:cnfStyle w:val="100000000000"/>
                </w:pPr>
              </w:pPrChange>
            </w:pPr>
            <w:del w:id="2712" w:author="WANG" w:date="2014-01-15T07:58:00Z">
              <w:r w:rsidRPr="00DF564E" w:rsidDel="004541FF">
                <w:rPr>
                  <w:rFonts w:ascii="Times New Roman" w:eastAsia="Times New Roman" w:hAnsi="Times New Roman" w:cs="Times New Roman"/>
                  <w:color w:val="000000"/>
                  <w:kern w:val="0"/>
                  <w:sz w:val="18"/>
                  <w:szCs w:val="18"/>
                  <w:lang w:eastAsia="en-US"/>
                </w:rPr>
                <w:delText>Private use</w:delText>
              </w:r>
            </w:del>
          </w:p>
        </w:tc>
      </w:tr>
      <w:tr w:rsidR="00262317" w:rsidRPr="00DF564E" w:rsidDel="004541FF" w:rsidTr="00F158CA">
        <w:trPr>
          <w:trHeight w:val="300"/>
          <w:jc w:val="center"/>
          <w:del w:id="2713" w:author="WANG" w:date="2014-01-15T07:58:00Z"/>
          <w:trPrChange w:id="2714" w:author="WANG" w:date="2014-01-07T07:29:00Z">
            <w:trPr>
              <w:trHeight w:val="300"/>
            </w:trPr>
          </w:trPrChange>
        </w:trPr>
        <w:tc>
          <w:tcPr>
            <w:cnfStyle w:val="001000000000"/>
            <w:tcW w:w="1441" w:type="dxa"/>
            <w:noWrap/>
            <w:vAlign w:val="center"/>
            <w:hideMark/>
            <w:tcPrChange w:id="2715" w:author="WANG" w:date="2014-01-07T07:29:00Z">
              <w:tcPr>
                <w:tcW w:w="1441" w:type="dxa"/>
                <w:noWrap/>
                <w:hideMark/>
              </w:tcPr>
            </w:tcPrChange>
          </w:tcPr>
          <w:p w:rsidR="001C680C" w:rsidRDefault="00855A0D">
            <w:pPr>
              <w:widowControl/>
              <w:rPr>
                <w:del w:id="2716" w:author="WANG" w:date="2014-01-15T07:58:00Z"/>
                <w:rFonts w:ascii="Times New Roman" w:eastAsia="Times New Roman" w:hAnsi="Times New Roman" w:cs="Times New Roman"/>
                <w:b w:val="0"/>
                <w:bCs w:val="0"/>
                <w:color w:val="000000"/>
                <w:kern w:val="0"/>
                <w:sz w:val="18"/>
                <w:szCs w:val="18"/>
                <w:lang w:eastAsia="en-US"/>
              </w:rPr>
              <w:pPrChange w:id="2717" w:author="WANG" w:date="2014-01-07T07:29:00Z">
                <w:pPr>
                  <w:widowControl/>
                  <w:jc w:val="left"/>
                </w:pPr>
              </w:pPrChange>
            </w:pPr>
            <w:del w:id="2718" w:author="WANG" w:date="2014-01-15T07:58:00Z">
              <w:r w:rsidRPr="00DF564E" w:rsidDel="004541FF">
                <w:rPr>
                  <w:rFonts w:ascii="Times New Roman" w:eastAsia="Times New Roman" w:hAnsi="Times New Roman" w:cs="Times New Roman"/>
                  <w:color w:val="000000"/>
                  <w:kern w:val="0"/>
                  <w:sz w:val="18"/>
                  <w:szCs w:val="18"/>
                  <w:lang w:eastAsia="en-US"/>
                </w:rPr>
                <w:delText>Freight vehicle</w:delText>
              </w:r>
            </w:del>
          </w:p>
        </w:tc>
        <w:tc>
          <w:tcPr>
            <w:tcW w:w="1361" w:type="dxa"/>
            <w:noWrap/>
            <w:vAlign w:val="center"/>
            <w:hideMark/>
            <w:tcPrChange w:id="2719" w:author="WANG" w:date="2014-01-07T07:29:00Z">
              <w:tcPr>
                <w:tcW w:w="1361" w:type="dxa"/>
                <w:noWrap/>
                <w:hideMark/>
              </w:tcPr>
            </w:tcPrChange>
          </w:tcPr>
          <w:p w:rsidR="00314B7D" w:rsidDel="004541FF" w:rsidRDefault="00262317">
            <w:pPr>
              <w:widowControl/>
              <w:jc w:val="right"/>
              <w:cnfStyle w:val="000000000000"/>
              <w:rPr>
                <w:del w:id="2720" w:author="WANG" w:date="2014-01-15T07:58:00Z"/>
                <w:rFonts w:ascii="Times New Roman" w:eastAsia="Times New Roman" w:hAnsi="Times New Roman" w:cs="Times New Roman"/>
                <w:color w:val="000000"/>
                <w:kern w:val="0"/>
                <w:sz w:val="18"/>
                <w:szCs w:val="18"/>
                <w:lang w:eastAsia="en-US"/>
              </w:rPr>
            </w:pPr>
            <w:del w:id="2721" w:author="WANG" w:date="2014-01-15T07:58:00Z">
              <w:r w:rsidRPr="00DF564E" w:rsidDel="004541FF">
                <w:rPr>
                  <w:rFonts w:ascii="Times New Roman" w:eastAsia="Times New Roman" w:hAnsi="Times New Roman" w:cs="Times New Roman"/>
                  <w:color w:val="000000"/>
                  <w:kern w:val="0"/>
                  <w:sz w:val="18"/>
                  <w:szCs w:val="18"/>
                  <w:lang w:eastAsia="en-US"/>
                </w:rPr>
                <w:delText>1</w:delText>
              </w:r>
            </w:del>
          </w:p>
        </w:tc>
        <w:tc>
          <w:tcPr>
            <w:tcW w:w="1134" w:type="dxa"/>
            <w:noWrap/>
            <w:vAlign w:val="center"/>
            <w:hideMark/>
            <w:tcPrChange w:id="2722" w:author="WANG" w:date="2014-01-07T07:29:00Z">
              <w:tcPr>
                <w:tcW w:w="1134" w:type="dxa"/>
                <w:noWrap/>
                <w:hideMark/>
              </w:tcPr>
            </w:tcPrChange>
          </w:tcPr>
          <w:p w:rsidR="001C680C" w:rsidRDefault="001C680C">
            <w:pPr>
              <w:widowControl/>
              <w:jc w:val="right"/>
              <w:cnfStyle w:val="000000000000"/>
              <w:rPr>
                <w:del w:id="2723" w:author="WANG" w:date="2014-01-15T07:58:00Z"/>
                <w:rFonts w:ascii="Times New Roman" w:eastAsia="Times New Roman" w:hAnsi="Times New Roman" w:cs="Times New Roman"/>
                <w:b/>
                <w:bCs/>
                <w:color w:val="000000"/>
                <w:kern w:val="0"/>
                <w:sz w:val="18"/>
                <w:szCs w:val="18"/>
                <w:lang w:eastAsia="en-US"/>
              </w:rPr>
              <w:pPrChange w:id="2724" w:author="WANG" w:date="2014-01-07T07:29:00Z">
                <w:pPr>
                  <w:keepNext/>
                  <w:keepLines/>
                  <w:widowControl/>
                  <w:numPr>
                    <w:ilvl w:val="1"/>
                    <w:numId w:val="1"/>
                  </w:numPr>
                  <w:spacing w:before="260" w:after="260" w:line="416" w:lineRule="auto"/>
                  <w:ind w:left="576" w:hanging="576"/>
                  <w:jc w:val="left"/>
                  <w:outlineLvl w:val="1"/>
                  <w:cnfStyle w:val="000000000000"/>
                </w:pPr>
              </w:pPrChange>
            </w:pPr>
          </w:p>
        </w:tc>
      </w:tr>
      <w:tr w:rsidR="00262317" w:rsidRPr="00DF564E" w:rsidDel="004541FF" w:rsidTr="00F158CA">
        <w:trPr>
          <w:trHeight w:val="300"/>
          <w:jc w:val="center"/>
          <w:del w:id="2725" w:author="WANG" w:date="2014-01-15T07:58:00Z"/>
          <w:trPrChange w:id="2726" w:author="WANG" w:date="2014-01-07T07:29:00Z">
            <w:trPr>
              <w:trHeight w:val="300"/>
            </w:trPr>
          </w:trPrChange>
        </w:trPr>
        <w:tc>
          <w:tcPr>
            <w:cnfStyle w:val="001000000000"/>
            <w:tcW w:w="1441" w:type="dxa"/>
            <w:tcBorders>
              <w:bottom w:val="single" w:sz="4" w:space="0" w:color="auto"/>
            </w:tcBorders>
            <w:noWrap/>
            <w:vAlign w:val="center"/>
            <w:hideMark/>
            <w:tcPrChange w:id="2727" w:author="WANG" w:date="2014-01-07T07:29:00Z">
              <w:tcPr>
                <w:tcW w:w="1441" w:type="dxa"/>
                <w:noWrap/>
                <w:hideMark/>
              </w:tcPr>
            </w:tcPrChange>
          </w:tcPr>
          <w:p w:rsidR="001C680C" w:rsidRDefault="00855A0D">
            <w:pPr>
              <w:widowControl/>
              <w:rPr>
                <w:del w:id="2728" w:author="WANG" w:date="2014-01-15T07:58:00Z"/>
                <w:rFonts w:ascii="Times New Roman" w:eastAsia="Times New Roman" w:hAnsi="Times New Roman" w:cs="Times New Roman"/>
                <w:b w:val="0"/>
                <w:bCs w:val="0"/>
                <w:color w:val="000000"/>
                <w:kern w:val="0"/>
                <w:sz w:val="18"/>
                <w:szCs w:val="18"/>
                <w:lang w:eastAsia="en-US"/>
              </w:rPr>
              <w:pPrChange w:id="2729" w:author="WANG" w:date="2014-01-07T07:29:00Z">
                <w:pPr>
                  <w:widowControl/>
                  <w:jc w:val="left"/>
                </w:pPr>
              </w:pPrChange>
            </w:pPr>
            <w:del w:id="2730" w:author="WANG" w:date="2014-01-15T07:58:00Z">
              <w:r w:rsidRPr="00DF564E" w:rsidDel="004541FF">
                <w:rPr>
                  <w:rFonts w:ascii="Times New Roman" w:eastAsia="Times New Roman" w:hAnsi="Times New Roman" w:cs="Times New Roman"/>
                  <w:color w:val="000000"/>
                  <w:kern w:val="0"/>
                  <w:sz w:val="18"/>
                  <w:szCs w:val="18"/>
                  <w:lang w:eastAsia="en-US"/>
                </w:rPr>
                <w:delText>Private use</w:delText>
              </w:r>
            </w:del>
          </w:p>
        </w:tc>
        <w:tc>
          <w:tcPr>
            <w:tcW w:w="1361" w:type="dxa"/>
            <w:tcBorders>
              <w:bottom w:val="single" w:sz="4" w:space="0" w:color="auto"/>
            </w:tcBorders>
            <w:noWrap/>
            <w:vAlign w:val="center"/>
            <w:hideMark/>
            <w:tcPrChange w:id="2731" w:author="WANG" w:date="2014-01-07T07:29:00Z">
              <w:tcPr>
                <w:tcW w:w="1361" w:type="dxa"/>
                <w:noWrap/>
                <w:hideMark/>
              </w:tcPr>
            </w:tcPrChange>
          </w:tcPr>
          <w:p w:rsidR="00314B7D" w:rsidDel="004541FF" w:rsidRDefault="00262317">
            <w:pPr>
              <w:widowControl/>
              <w:jc w:val="right"/>
              <w:cnfStyle w:val="000000000000"/>
              <w:rPr>
                <w:del w:id="2732" w:author="WANG" w:date="2014-01-15T07:58:00Z"/>
                <w:rFonts w:ascii="Times New Roman" w:eastAsia="Times New Roman" w:hAnsi="Times New Roman" w:cs="Times New Roman"/>
                <w:color w:val="000000"/>
                <w:kern w:val="0"/>
                <w:sz w:val="18"/>
                <w:szCs w:val="18"/>
                <w:lang w:eastAsia="en-US"/>
              </w:rPr>
            </w:pPr>
            <w:del w:id="2733" w:author="WANG" w:date="2014-01-15T07:58:00Z">
              <w:r w:rsidRPr="00DF564E" w:rsidDel="004541FF">
                <w:rPr>
                  <w:rFonts w:ascii="Times New Roman" w:eastAsia="Times New Roman" w:hAnsi="Times New Roman" w:cs="Times New Roman"/>
                  <w:color w:val="000000"/>
                  <w:kern w:val="0"/>
                  <w:sz w:val="18"/>
                  <w:szCs w:val="18"/>
                  <w:lang w:eastAsia="en-US"/>
                </w:rPr>
                <w:delText>0.87</w:delText>
              </w:r>
            </w:del>
          </w:p>
        </w:tc>
        <w:tc>
          <w:tcPr>
            <w:tcW w:w="1134" w:type="dxa"/>
            <w:tcBorders>
              <w:bottom w:val="single" w:sz="4" w:space="0" w:color="auto"/>
            </w:tcBorders>
            <w:noWrap/>
            <w:vAlign w:val="center"/>
            <w:hideMark/>
            <w:tcPrChange w:id="2734" w:author="WANG" w:date="2014-01-07T07:29:00Z">
              <w:tcPr>
                <w:tcW w:w="1134" w:type="dxa"/>
                <w:noWrap/>
                <w:hideMark/>
              </w:tcPr>
            </w:tcPrChange>
          </w:tcPr>
          <w:p w:rsidR="00314B7D" w:rsidDel="004541FF" w:rsidRDefault="00262317">
            <w:pPr>
              <w:widowControl/>
              <w:jc w:val="right"/>
              <w:cnfStyle w:val="000000000000"/>
              <w:rPr>
                <w:del w:id="2735" w:author="WANG" w:date="2014-01-15T07:58:00Z"/>
                <w:rFonts w:ascii="Times New Roman" w:eastAsia="Times New Roman" w:hAnsi="Times New Roman" w:cs="Times New Roman"/>
                <w:color w:val="000000"/>
                <w:kern w:val="0"/>
                <w:sz w:val="18"/>
                <w:szCs w:val="18"/>
                <w:lang w:eastAsia="en-US"/>
              </w:rPr>
            </w:pPr>
            <w:del w:id="2736" w:author="WANG" w:date="2014-01-15T07:58:00Z">
              <w:r w:rsidRPr="00DF564E" w:rsidDel="004541FF">
                <w:rPr>
                  <w:rFonts w:ascii="Times New Roman" w:eastAsia="Times New Roman" w:hAnsi="Times New Roman" w:cs="Times New Roman"/>
                  <w:color w:val="000000"/>
                  <w:kern w:val="0"/>
                  <w:sz w:val="18"/>
                  <w:szCs w:val="18"/>
                  <w:lang w:eastAsia="en-US"/>
                </w:rPr>
                <w:delText>1</w:delText>
              </w:r>
            </w:del>
          </w:p>
        </w:tc>
      </w:tr>
    </w:tbl>
    <w:p w:rsidR="00262317" w:rsidRPr="00DF564E" w:rsidDel="00450AC1" w:rsidRDefault="003A62D0" w:rsidP="00FC22F2">
      <w:pPr>
        <w:pStyle w:val="a9"/>
        <w:rPr>
          <w:del w:id="2737" w:author="WANG" w:date="2014-01-07T07:26:00Z"/>
          <w:rFonts w:ascii="Times New Roman" w:hAnsi="Times New Roman" w:cs="Times New Roman"/>
          <w:sz w:val="18"/>
        </w:rPr>
      </w:pPr>
      <w:del w:id="2738" w:author="WANG" w:date="2014-01-07T07:26:00Z">
        <w:r w:rsidRPr="00DF564E" w:rsidDel="00450AC1">
          <w:rPr>
            <w:rFonts w:ascii="Times New Roman" w:hAnsi="Times New Roman" w:cs="Times New Roman"/>
            <w:sz w:val="18"/>
          </w:rPr>
          <w:delText>(b)</w:delText>
        </w:r>
      </w:del>
    </w:p>
    <w:tbl>
      <w:tblPr>
        <w:tblStyle w:val="10"/>
        <w:tblW w:w="3936" w:type="dxa"/>
        <w:jc w:val="center"/>
        <w:tblLayout w:type="fixed"/>
        <w:tblLook w:val="06A0"/>
        <w:tblPrChange w:id="2739" w:author="WANG" w:date="2014-01-07T07:26:00Z">
          <w:tblPr>
            <w:tblStyle w:val="10"/>
            <w:tblW w:w="3936" w:type="dxa"/>
            <w:tblLayout w:type="fixed"/>
            <w:tblLook w:val="06A0"/>
          </w:tblPr>
        </w:tblPrChange>
      </w:tblPr>
      <w:tblGrid>
        <w:gridCol w:w="1441"/>
        <w:gridCol w:w="1361"/>
        <w:gridCol w:w="1134"/>
        <w:tblGridChange w:id="2740">
          <w:tblGrid>
            <w:gridCol w:w="1441"/>
            <w:gridCol w:w="1361"/>
            <w:gridCol w:w="1134"/>
          </w:tblGrid>
        </w:tblGridChange>
      </w:tblGrid>
      <w:tr w:rsidR="00855A0D" w:rsidRPr="00DF564E" w:rsidDel="00F158CA" w:rsidTr="00450AC1">
        <w:trPr>
          <w:cnfStyle w:val="100000000000"/>
          <w:trHeight w:val="300"/>
          <w:jc w:val="center"/>
          <w:del w:id="2741" w:author="WANG" w:date="2014-01-07T07:28:00Z"/>
          <w:trPrChange w:id="2742" w:author="WANG" w:date="2014-01-07T07:26:00Z">
            <w:trPr>
              <w:trHeight w:val="300"/>
            </w:trPr>
          </w:trPrChange>
        </w:trPr>
        <w:tc>
          <w:tcPr>
            <w:cnfStyle w:val="001000000000"/>
            <w:tcW w:w="1441" w:type="dxa"/>
            <w:noWrap/>
            <w:hideMark/>
            <w:tcPrChange w:id="2743" w:author="WANG" w:date="2014-01-07T07:26:00Z">
              <w:tcPr>
                <w:tcW w:w="1441" w:type="dxa"/>
                <w:noWrap/>
                <w:hideMark/>
              </w:tcPr>
            </w:tcPrChange>
          </w:tcPr>
          <w:p w:rsidR="00855A0D" w:rsidRPr="00DF564E" w:rsidDel="00F158CA" w:rsidRDefault="004745BF" w:rsidP="002A4430">
            <w:pPr>
              <w:widowControl/>
              <w:jc w:val="left"/>
              <w:cnfStyle w:val="101000000000"/>
              <w:rPr>
                <w:del w:id="2744" w:author="WANG" w:date="2014-01-07T07:28:00Z"/>
                <w:rFonts w:ascii="Times New Roman" w:eastAsia="Times New Roman" w:hAnsi="Times New Roman" w:cs="Times New Roman"/>
                <w:color w:val="000000"/>
                <w:kern w:val="0"/>
                <w:sz w:val="18"/>
                <w:szCs w:val="18"/>
                <w:lang w:eastAsia="en-US"/>
              </w:rPr>
            </w:pPr>
            <w:del w:id="2745" w:author="WANG" w:date="2014-01-07T07:27:00Z">
              <w:r w:rsidRPr="00DF564E" w:rsidDel="00450AC1">
                <w:rPr>
                  <w:rFonts w:ascii="Times New Roman" w:eastAsia="Times New Roman" w:hAnsi="Times New Roman" w:cs="Times New Roman"/>
                  <w:color w:val="000000"/>
                  <w:kern w:val="0"/>
                  <w:sz w:val="18"/>
                  <w:szCs w:val="18"/>
                  <w:lang w:eastAsia="en-US"/>
                </w:rPr>
                <w:delText>F</w:delText>
              </w:r>
            </w:del>
            <w:del w:id="2746" w:author="WANG" w:date="2014-01-07T07:28:00Z">
              <w:r w:rsidRPr="00DF564E" w:rsidDel="00F158CA">
                <w:rPr>
                  <w:rFonts w:ascii="Times New Roman" w:eastAsia="Times New Roman" w:hAnsi="Times New Roman" w:cs="Times New Roman"/>
                  <w:color w:val="000000"/>
                  <w:kern w:val="0"/>
                  <w:sz w:val="18"/>
                  <w:szCs w:val="18"/>
                  <w:lang w:eastAsia="en-US"/>
                </w:rPr>
                <w:delText>/(F+I)</w:delText>
              </w:r>
            </w:del>
          </w:p>
        </w:tc>
        <w:tc>
          <w:tcPr>
            <w:tcW w:w="1361" w:type="dxa"/>
            <w:noWrap/>
            <w:hideMark/>
            <w:tcPrChange w:id="2747" w:author="WANG" w:date="2014-01-07T07:26:00Z">
              <w:tcPr>
                <w:tcW w:w="1361" w:type="dxa"/>
                <w:noWrap/>
                <w:hideMark/>
              </w:tcPr>
            </w:tcPrChange>
          </w:tcPr>
          <w:p w:rsidR="00855A0D" w:rsidRPr="00DF564E" w:rsidDel="00F158CA" w:rsidRDefault="00855A0D" w:rsidP="002A4430">
            <w:pPr>
              <w:widowControl/>
              <w:jc w:val="left"/>
              <w:cnfStyle w:val="100000000000"/>
              <w:rPr>
                <w:del w:id="2748" w:author="WANG" w:date="2014-01-07T07:28:00Z"/>
                <w:rFonts w:ascii="Times New Roman" w:eastAsia="Times New Roman" w:hAnsi="Times New Roman" w:cs="Times New Roman"/>
                <w:color w:val="000000"/>
                <w:kern w:val="0"/>
                <w:sz w:val="18"/>
                <w:szCs w:val="18"/>
                <w:lang w:eastAsia="en-US"/>
              </w:rPr>
            </w:pPr>
            <w:del w:id="2749" w:author="WANG" w:date="2014-01-07T07:28:00Z">
              <w:r w:rsidRPr="00DF564E" w:rsidDel="00F158CA">
                <w:rPr>
                  <w:rFonts w:ascii="Times New Roman" w:eastAsia="Times New Roman" w:hAnsi="Times New Roman" w:cs="Times New Roman"/>
                  <w:color w:val="000000"/>
                  <w:kern w:val="0"/>
                  <w:sz w:val="18"/>
                  <w:szCs w:val="18"/>
                  <w:lang w:eastAsia="en-US"/>
                </w:rPr>
                <w:delText>Freight vehicle</w:delText>
              </w:r>
            </w:del>
          </w:p>
        </w:tc>
        <w:tc>
          <w:tcPr>
            <w:tcW w:w="1134" w:type="dxa"/>
            <w:noWrap/>
            <w:hideMark/>
            <w:tcPrChange w:id="2750" w:author="WANG" w:date="2014-01-07T07:26:00Z">
              <w:tcPr>
                <w:tcW w:w="1134" w:type="dxa"/>
                <w:noWrap/>
                <w:hideMark/>
              </w:tcPr>
            </w:tcPrChange>
          </w:tcPr>
          <w:p w:rsidR="00855A0D" w:rsidRPr="00DF564E" w:rsidDel="00F158CA" w:rsidRDefault="00855A0D" w:rsidP="002A4430">
            <w:pPr>
              <w:widowControl/>
              <w:jc w:val="left"/>
              <w:cnfStyle w:val="100000000000"/>
              <w:rPr>
                <w:del w:id="2751" w:author="WANG" w:date="2014-01-07T07:28:00Z"/>
                <w:rFonts w:ascii="Times New Roman" w:eastAsia="Times New Roman" w:hAnsi="Times New Roman" w:cs="Times New Roman"/>
                <w:color w:val="000000"/>
                <w:kern w:val="0"/>
                <w:sz w:val="18"/>
                <w:szCs w:val="18"/>
                <w:lang w:eastAsia="en-US"/>
              </w:rPr>
            </w:pPr>
            <w:del w:id="2752" w:author="WANG" w:date="2014-01-07T07:28:00Z">
              <w:r w:rsidRPr="00DF564E" w:rsidDel="00F158CA">
                <w:rPr>
                  <w:rFonts w:ascii="Times New Roman" w:eastAsia="Times New Roman" w:hAnsi="Times New Roman" w:cs="Times New Roman"/>
                  <w:color w:val="000000"/>
                  <w:kern w:val="0"/>
                  <w:sz w:val="18"/>
                  <w:szCs w:val="18"/>
                  <w:lang w:eastAsia="en-US"/>
                </w:rPr>
                <w:delText>Private use</w:delText>
              </w:r>
            </w:del>
          </w:p>
        </w:tc>
      </w:tr>
      <w:tr w:rsidR="00855A0D" w:rsidRPr="00DF564E" w:rsidDel="00F158CA" w:rsidTr="00450AC1">
        <w:trPr>
          <w:trHeight w:val="300"/>
          <w:jc w:val="center"/>
          <w:del w:id="2753" w:author="WANG" w:date="2014-01-07T07:28:00Z"/>
          <w:trPrChange w:id="2754" w:author="WANG" w:date="2014-01-07T07:26:00Z">
            <w:trPr>
              <w:trHeight w:val="300"/>
            </w:trPr>
          </w:trPrChange>
        </w:trPr>
        <w:tc>
          <w:tcPr>
            <w:cnfStyle w:val="001000000000"/>
            <w:tcW w:w="1441" w:type="dxa"/>
            <w:noWrap/>
            <w:hideMark/>
            <w:tcPrChange w:id="2755" w:author="WANG" w:date="2014-01-07T07:26:00Z">
              <w:tcPr>
                <w:tcW w:w="1441" w:type="dxa"/>
                <w:noWrap/>
                <w:hideMark/>
              </w:tcPr>
            </w:tcPrChange>
          </w:tcPr>
          <w:p w:rsidR="00855A0D" w:rsidRPr="00DF564E" w:rsidDel="00F158CA" w:rsidRDefault="00855A0D" w:rsidP="002A4430">
            <w:pPr>
              <w:widowControl/>
              <w:jc w:val="left"/>
              <w:rPr>
                <w:del w:id="2756" w:author="WANG" w:date="2014-01-07T07:28:00Z"/>
                <w:rFonts w:ascii="Times New Roman" w:eastAsia="Times New Roman" w:hAnsi="Times New Roman" w:cs="Times New Roman"/>
                <w:color w:val="000000"/>
                <w:kern w:val="0"/>
                <w:sz w:val="18"/>
                <w:szCs w:val="18"/>
                <w:lang w:eastAsia="en-US"/>
              </w:rPr>
            </w:pPr>
            <w:del w:id="2757" w:author="WANG" w:date="2014-01-07T07:28:00Z">
              <w:r w:rsidRPr="00DF564E" w:rsidDel="00F158CA">
                <w:rPr>
                  <w:rFonts w:ascii="Times New Roman" w:eastAsia="Times New Roman" w:hAnsi="Times New Roman" w:cs="Times New Roman"/>
                  <w:color w:val="000000"/>
                  <w:kern w:val="0"/>
                  <w:sz w:val="18"/>
                  <w:szCs w:val="18"/>
                  <w:lang w:eastAsia="en-US"/>
                </w:rPr>
                <w:delText>Freight vehicle</w:delText>
              </w:r>
            </w:del>
          </w:p>
        </w:tc>
        <w:tc>
          <w:tcPr>
            <w:tcW w:w="1361" w:type="dxa"/>
            <w:noWrap/>
            <w:hideMark/>
            <w:tcPrChange w:id="2758" w:author="WANG" w:date="2014-01-07T07:26:00Z">
              <w:tcPr>
                <w:tcW w:w="1361" w:type="dxa"/>
                <w:noWrap/>
                <w:hideMark/>
              </w:tcPr>
            </w:tcPrChange>
          </w:tcPr>
          <w:p w:rsidR="00855A0D" w:rsidRPr="00DF564E" w:rsidDel="00F158CA" w:rsidRDefault="00855A0D" w:rsidP="002A4430">
            <w:pPr>
              <w:widowControl/>
              <w:jc w:val="right"/>
              <w:cnfStyle w:val="000000000000"/>
              <w:rPr>
                <w:del w:id="2759" w:author="WANG" w:date="2014-01-07T07:28:00Z"/>
                <w:rFonts w:ascii="Times New Roman" w:eastAsia="Times New Roman" w:hAnsi="Times New Roman" w:cs="Times New Roman"/>
                <w:color w:val="000000"/>
                <w:kern w:val="0"/>
                <w:sz w:val="18"/>
                <w:szCs w:val="18"/>
                <w:lang w:eastAsia="en-US"/>
              </w:rPr>
            </w:pPr>
            <w:del w:id="2760" w:author="WANG" w:date="2014-01-07T07:28:00Z">
              <w:r w:rsidRPr="00DF564E" w:rsidDel="00F158CA">
                <w:rPr>
                  <w:rFonts w:ascii="Times New Roman" w:eastAsia="Times New Roman" w:hAnsi="Times New Roman" w:cs="Times New Roman"/>
                  <w:color w:val="000000"/>
                  <w:kern w:val="0"/>
                  <w:sz w:val="18"/>
                  <w:szCs w:val="18"/>
                  <w:lang w:eastAsia="en-US"/>
                </w:rPr>
                <w:delText>1</w:delText>
              </w:r>
            </w:del>
          </w:p>
        </w:tc>
        <w:tc>
          <w:tcPr>
            <w:tcW w:w="1134" w:type="dxa"/>
            <w:noWrap/>
            <w:hideMark/>
            <w:tcPrChange w:id="2761" w:author="WANG" w:date="2014-01-07T07:26:00Z">
              <w:tcPr>
                <w:tcW w:w="1134" w:type="dxa"/>
                <w:noWrap/>
                <w:hideMark/>
              </w:tcPr>
            </w:tcPrChange>
          </w:tcPr>
          <w:p w:rsidR="00855A0D" w:rsidRPr="00DF564E" w:rsidDel="00F158CA" w:rsidRDefault="00855A0D" w:rsidP="002A4430">
            <w:pPr>
              <w:widowControl/>
              <w:jc w:val="left"/>
              <w:cnfStyle w:val="000000000000"/>
              <w:rPr>
                <w:del w:id="2762" w:author="WANG" w:date="2014-01-07T07:28:00Z"/>
                <w:rFonts w:ascii="Times New Roman" w:eastAsia="Times New Roman" w:hAnsi="Times New Roman" w:cs="Times New Roman"/>
                <w:color w:val="000000"/>
                <w:kern w:val="0"/>
                <w:sz w:val="18"/>
                <w:szCs w:val="18"/>
                <w:lang w:eastAsia="en-US"/>
              </w:rPr>
            </w:pPr>
          </w:p>
        </w:tc>
      </w:tr>
      <w:tr w:rsidR="00855A0D" w:rsidRPr="00DF564E" w:rsidDel="00F158CA" w:rsidTr="00450AC1">
        <w:trPr>
          <w:trHeight w:val="300"/>
          <w:jc w:val="center"/>
          <w:del w:id="2763" w:author="WANG" w:date="2014-01-07T07:28:00Z"/>
          <w:trPrChange w:id="2764" w:author="WANG" w:date="2014-01-07T07:26:00Z">
            <w:trPr>
              <w:trHeight w:val="300"/>
            </w:trPr>
          </w:trPrChange>
        </w:trPr>
        <w:tc>
          <w:tcPr>
            <w:cnfStyle w:val="001000000000"/>
            <w:tcW w:w="1441" w:type="dxa"/>
            <w:noWrap/>
            <w:hideMark/>
            <w:tcPrChange w:id="2765" w:author="WANG" w:date="2014-01-07T07:26:00Z">
              <w:tcPr>
                <w:tcW w:w="1441" w:type="dxa"/>
                <w:noWrap/>
                <w:hideMark/>
              </w:tcPr>
            </w:tcPrChange>
          </w:tcPr>
          <w:p w:rsidR="00855A0D" w:rsidRPr="00DF564E" w:rsidDel="00F158CA" w:rsidRDefault="00855A0D" w:rsidP="002A4430">
            <w:pPr>
              <w:widowControl/>
              <w:jc w:val="left"/>
              <w:rPr>
                <w:del w:id="2766" w:author="WANG" w:date="2014-01-07T07:28:00Z"/>
                <w:rFonts w:ascii="Times New Roman" w:eastAsia="Times New Roman" w:hAnsi="Times New Roman" w:cs="Times New Roman"/>
                <w:color w:val="000000"/>
                <w:kern w:val="0"/>
                <w:sz w:val="18"/>
                <w:szCs w:val="18"/>
                <w:lang w:eastAsia="en-US"/>
              </w:rPr>
            </w:pPr>
            <w:del w:id="2767" w:author="WANG" w:date="2014-01-07T07:28:00Z">
              <w:r w:rsidRPr="00DF564E" w:rsidDel="00F158CA">
                <w:rPr>
                  <w:rFonts w:ascii="Times New Roman" w:eastAsia="Times New Roman" w:hAnsi="Times New Roman" w:cs="Times New Roman"/>
                  <w:color w:val="000000"/>
                  <w:kern w:val="0"/>
                  <w:sz w:val="18"/>
                  <w:szCs w:val="18"/>
                  <w:lang w:eastAsia="en-US"/>
                </w:rPr>
                <w:delText>Private use</w:delText>
              </w:r>
            </w:del>
          </w:p>
        </w:tc>
        <w:tc>
          <w:tcPr>
            <w:tcW w:w="1361" w:type="dxa"/>
            <w:noWrap/>
            <w:hideMark/>
            <w:tcPrChange w:id="2768" w:author="WANG" w:date="2014-01-07T07:26:00Z">
              <w:tcPr>
                <w:tcW w:w="1361" w:type="dxa"/>
                <w:noWrap/>
                <w:hideMark/>
              </w:tcPr>
            </w:tcPrChange>
          </w:tcPr>
          <w:p w:rsidR="00855A0D" w:rsidRPr="00DF564E" w:rsidDel="00F158CA" w:rsidRDefault="00855A0D" w:rsidP="00FC22F2">
            <w:pPr>
              <w:widowControl/>
              <w:jc w:val="right"/>
              <w:cnfStyle w:val="000000000000"/>
              <w:rPr>
                <w:del w:id="2769" w:author="WANG" w:date="2014-01-07T07:28:00Z"/>
                <w:rFonts w:ascii="Times New Roman" w:eastAsia="Times New Roman" w:hAnsi="Times New Roman" w:cs="Times New Roman"/>
                <w:color w:val="000000"/>
                <w:kern w:val="0"/>
                <w:sz w:val="18"/>
                <w:szCs w:val="18"/>
                <w:lang w:eastAsia="en-US"/>
              </w:rPr>
            </w:pPr>
            <w:del w:id="2770" w:author="WANG" w:date="2014-01-07T07:28:00Z">
              <w:r w:rsidRPr="00DF564E" w:rsidDel="00F158CA">
                <w:rPr>
                  <w:rFonts w:ascii="Times New Roman" w:eastAsia="Times New Roman" w:hAnsi="Times New Roman" w:cs="Times New Roman"/>
                  <w:color w:val="000000"/>
                  <w:kern w:val="0"/>
                  <w:sz w:val="18"/>
                  <w:szCs w:val="18"/>
                  <w:lang w:eastAsia="en-US"/>
                </w:rPr>
                <w:delText>-0.88</w:delText>
              </w:r>
            </w:del>
          </w:p>
        </w:tc>
        <w:tc>
          <w:tcPr>
            <w:tcW w:w="1134" w:type="dxa"/>
            <w:noWrap/>
            <w:hideMark/>
            <w:tcPrChange w:id="2771" w:author="WANG" w:date="2014-01-07T07:26:00Z">
              <w:tcPr>
                <w:tcW w:w="1134" w:type="dxa"/>
                <w:noWrap/>
                <w:hideMark/>
              </w:tcPr>
            </w:tcPrChange>
          </w:tcPr>
          <w:p w:rsidR="00855A0D" w:rsidRPr="00DF564E" w:rsidDel="00F158CA" w:rsidRDefault="00855A0D" w:rsidP="002A4430">
            <w:pPr>
              <w:widowControl/>
              <w:jc w:val="right"/>
              <w:cnfStyle w:val="000000000000"/>
              <w:rPr>
                <w:del w:id="2772" w:author="WANG" w:date="2014-01-07T07:28:00Z"/>
                <w:rFonts w:ascii="Times New Roman" w:eastAsia="Times New Roman" w:hAnsi="Times New Roman" w:cs="Times New Roman"/>
                <w:color w:val="000000"/>
                <w:kern w:val="0"/>
                <w:sz w:val="18"/>
                <w:szCs w:val="18"/>
                <w:lang w:eastAsia="en-US"/>
              </w:rPr>
            </w:pPr>
            <w:del w:id="2773" w:author="WANG" w:date="2014-01-07T07:28:00Z">
              <w:r w:rsidRPr="00DF564E" w:rsidDel="00F158CA">
                <w:rPr>
                  <w:rFonts w:ascii="Times New Roman" w:eastAsia="Times New Roman" w:hAnsi="Times New Roman" w:cs="Times New Roman"/>
                  <w:color w:val="000000"/>
                  <w:kern w:val="0"/>
                  <w:sz w:val="18"/>
                  <w:szCs w:val="18"/>
                  <w:lang w:eastAsia="en-US"/>
                </w:rPr>
                <w:delText>1</w:delText>
              </w:r>
            </w:del>
          </w:p>
        </w:tc>
      </w:tr>
    </w:tbl>
    <w:p w:rsidR="00855A0D" w:rsidRPr="00DF564E" w:rsidDel="004541FF" w:rsidRDefault="00855A0D" w:rsidP="00EE2659">
      <w:pPr>
        <w:rPr>
          <w:del w:id="2774" w:author="WANG" w:date="2014-01-15T07:58:00Z"/>
          <w:rFonts w:ascii="Times New Roman" w:hAnsi="Times New Roman" w:cs="Times New Roman"/>
        </w:rPr>
      </w:pPr>
    </w:p>
    <w:p w:rsidR="00CA5CB1" w:rsidRPr="00DF564E" w:rsidRDefault="00CA5CB1" w:rsidP="001C680C">
      <w:pPr>
        <w:spacing w:afterLines="50"/>
        <w:rPr>
          <w:rFonts w:ascii="Times New Roman" w:hAnsi="Times New Roman" w:cs="Times New Roman"/>
          <w:i/>
        </w:rPr>
      </w:pPr>
      <w:r w:rsidRPr="00DF564E">
        <w:rPr>
          <w:rFonts w:ascii="Times New Roman" w:hAnsi="Times New Roman" w:cs="Times New Roman"/>
          <w:i/>
        </w:rPr>
        <w:t>Geometric aspects of crashes</w:t>
      </w:r>
    </w:p>
    <w:p w:rsidR="00D63749" w:rsidRDefault="00CA5CB1" w:rsidP="004C241F">
      <w:pPr>
        <w:spacing w:afterLines="50"/>
        <w:rPr>
          <w:rFonts w:ascii="Times New Roman" w:hAnsi="Times New Roman" w:cs="Times New Roman"/>
        </w:rPr>
        <w:pPrChange w:id="2775" w:author="WANG" w:date="2014-10-03T11:57:00Z">
          <w:pPr>
            <w:spacing w:afterLines="50"/>
          </w:pPr>
        </w:pPrChange>
      </w:pPr>
      <w:r w:rsidRPr="00DF564E">
        <w:rPr>
          <w:rFonts w:ascii="Times New Roman" w:hAnsi="Times New Roman" w:cs="Times New Roman"/>
        </w:rPr>
        <w:t xml:space="preserve">Accidents are also categorized into various types of collision. Head-on collision (26.9%), side impact (25.5%), and rear-end collision (13.7%) account for the majority of accidents. Among them, rear-end collisions are the most deadly one, with HD of 1.6 and FR of 0.251, 10% and 23% higher than average, respectively. Rear-end collisions are also the fasted growing, with a 171.9% HD increase and a 41.7% FR increase from year 2000 to 2010. For both indices, the increase rates of rear-end accidents are significantly higher than other types of accidents (see Figure </w:t>
      </w:r>
      <w:del w:id="2776" w:author="Liang Ma" w:date="2014-01-05T14:22:00Z">
        <w:r w:rsidRPr="00DF564E" w:rsidDel="00A91087">
          <w:rPr>
            <w:rFonts w:ascii="Times New Roman" w:hAnsi="Times New Roman" w:cs="Times New Roman"/>
          </w:rPr>
          <w:delText>10</w:delText>
        </w:r>
      </w:del>
      <w:ins w:id="2777" w:author="Liang Ma" w:date="2014-01-05T14:22:00Z">
        <w:r w:rsidR="00A91087">
          <w:rPr>
            <w:rFonts w:ascii="Times New Roman" w:hAnsi="Times New Roman" w:cs="Times New Roman" w:hint="eastAsia"/>
          </w:rPr>
          <w:t>9</w:t>
        </w:r>
      </w:ins>
      <w:r w:rsidRPr="00DF564E">
        <w:rPr>
          <w:rFonts w:ascii="Times New Roman" w:hAnsi="Times New Roman" w:cs="Times New Roman"/>
        </w:rPr>
        <w:t>).</w:t>
      </w:r>
      <w:del w:id="2778" w:author="WANG" w:date="2014-01-15T07:59:00Z">
        <w:r w:rsidRPr="00DF564E" w:rsidDel="004541FF">
          <w:rPr>
            <w:rFonts w:ascii="Times New Roman" w:hAnsi="Times New Roman" w:cs="Times New Roman"/>
          </w:rPr>
          <w:delText xml:space="preserve"> </w:delText>
        </w:r>
      </w:del>
      <w:del w:id="2779" w:author="WANG" w:date="2014-01-15T07:58:00Z">
        <w:r w:rsidR="00EE2659" w:rsidRPr="00DF564E" w:rsidDel="004541FF">
          <w:rPr>
            <w:rFonts w:ascii="Times New Roman" w:hAnsi="Times New Roman" w:cs="Times New Roman"/>
          </w:rPr>
          <w:delText xml:space="preserve">The intraclass correlation coefficients between </w:delText>
        </w:r>
        <w:r w:rsidR="00EE2659" w:rsidRPr="00DF564E" w:rsidDel="004541FF">
          <w:rPr>
            <w:rFonts w:ascii="Times New Roman" w:hAnsi="Times New Roman" w:cs="Times New Roman"/>
            <w:i/>
          </w:rPr>
          <w:delText>f</w:delText>
        </w:r>
        <w:r w:rsidR="00EE2659" w:rsidRPr="00DF564E" w:rsidDel="004541FF">
          <w:rPr>
            <w:rFonts w:ascii="Times New Roman" w:hAnsi="Times New Roman" w:cs="Times New Roman"/>
            <w:vertAlign w:val="subscript"/>
          </w:rPr>
          <w:delText>HD</w:delText>
        </w:r>
        <w:r w:rsidR="00847D78" w:rsidRPr="00847D78" w:rsidDel="004541FF">
          <w:rPr>
            <w:rFonts w:ascii="Times New Roman" w:hAnsi="Times New Roman" w:cs="Times New Roman" w:hint="eastAsia"/>
          </w:rPr>
          <w:delText xml:space="preserve"> </w:delText>
        </w:r>
        <w:r w:rsidR="00A376CC" w:rsidRPr="00DF564E" w:rsidDel="004541FF">
          <w:rPr>
            <w:rFonts w:ascii="Times New Roman" w:hAnsi="Times New Roman" w:cs="Times New Roman"/>
          </w:rPr>
          <w:delText>and</w:delText>
        </w:r>
        <w:r w:rsidR="00847D78" w:rsidDel="004541FF">
          <w:rPr>
            <w:rFonts w:ascii="Times New Roman" w:hAnsi="Times New Roman" w:cs="Times New Roman" w:hint="eastAsia"/>
          </w:rPr>
          <w:delText xml:space="preserve"> </w:delText>
        </w:r>
        <w:r w:rsidR="00A376CC" w:rsidRPr="00DF564E" w:rsidDel="004541FF">
          <w:rPr>
            <w:rFonts w:ascii="Times New Roman" w:hAnsi="Times New Roman" w:cs="Times New Roman"/>
            <w:i/>
          </w:rPr>
          <w:delText>f</w:delText>
        </w:r>
        <w:r w:rsidR="00A376CC" w:rsidRPr="00DF564E" w:rsidDel="004541FF">
          <w:rPr>
            <w:rFonts w:ascii="Times New Roman" w:hAnsi="Times New Roman" w:cs="Times New Roman"/>
            <w:vertAlign w:val="subscript"/>
          </w:rPr>
          <w:delText>FR</w:delText>
        </w:r>
        <w:r w:rsidR="00847D78" w:rsidRPr="00847D78" w:rsidDel="004541FF">
          <w:rPr>
            <w:rFonts w:ascii="Times New Roman" w:hAnsi="Times New Roman" w:cs="Times New Roman" w:hint="eastAsia"/>
          </w:rPr>
          <w:delText xml:space="preserve"> </w:delText>
        </w:r>
        <w:r w:rsidR="00EE2659" w:rsidRPr="00DF564E" w:rsidDel="004541FF">
          <w:rPr>
            <w:rFonts w:ascii="Times New Roman" w:hAnsi="Times New Roman" w:cs="Times New Roman"/>
          </w:rPr>
          <w:delText>of different categories are shown in</w:delText>
        </w:r>
      </w:del>
      <w:del w:id="2780" w:author="WANG" w:date="2014-01-10T09:21:00Z">
        <w:r w:rsidR="00EE2659" w:rsidRPr="00DF564E" w:rsidDel="00CC1F22">
          <w:rPr>
            <w:rFonts w:ascii="Times New Roman" w:hAnsi="Times New Roman" w:cs="Times New Roman"/>
          </w:rPr>
          <w:delText xml:space="preserve"> </w:delText>
        </w:r>
        <w:r w:rsidR="00015E4B" w:rsidRPr="00DF564E" w:rsidDel="00CC1F22">
          <w:rPr>
            <w:rFonts w:ascii="Times New Roman" w:hAnsi="Times New Roman" w:cs="Times New Roman"/>
          </w:rPr>
          <w:fldChar w:fldCharType="begin"/>
        </w:r>
        <w:r w:rsidR="00EE2659" w:rsidRPr="00DF564E" w:rsidDel="00CC1F22">
          <w:rPr>
            <w:rFonts w:ascii="Times New Roman" w:hAnsi="Times New Roman" w:cs="Times New Roman"/>
          </w:rPr>
          <w:delInstrText xml:space="preserve"> REF _Ref243494951 \h </w:delInstrText>
        </w:r>
        <w:r w:rsidR="00015E4B" w:rsidRPr="00DF564E" w:rsidDel="00CC1F22">
          <w:rPr>
            <w:rFonts w:ascii="Times New Roman" w:hAnsi="Times New Roman" w:cs="Times New Roman"/>
          </w:rPr>
        </w:r>
        <w:r w:rsidR="00015E4B" w:rsidRPr="00DF564E" w:rsidDel="00CC1F22">
          <w:rPr>
            <w:rFonts w:ascii="Times New Roman" w:hAnsi="Times New Roman" w:cs="Times New Roman"/>
          </w:rPr>
          <w:fldChar w:fldCharType="separate"/>
        </w:r>
        <w:r w:rsidR="00A376CC" w:rsidRPr="00DF564E" w:rsidDel="00CC1F22">
          <w:rPr>
            <w:rFonts w:ascii="Times New Roman" w:hAnsi="Times New Roman" w:cs="Times New Roman"/>
            <w:sz w:val="18"/>
          </w:rPr>
          <w:delText xml:space="preserve">Table </w:delText>
        </w:r>
        <w:r w:rsidR="00A376CC" w:rsidRPr="00DF564E" w:rsidDel="00CC1F22">
          <w:rPr>
            <w:rFonts w:ascii="Times New Roman" w:hAnsi="Times New Roman" w:cs="Times New Roman"/>
            <w:noProof/>
            <w:sz w:val="18"/>
          </w:rPr>
          <w:delText>4</w:delText>
        </w:r>
        <w:r w:rsidR="00015E4B" w:rsidRPr="00DF564E" w:rsidDel="00CC1F22">
          <w:rPr>
            <w:rFonts w:ascii="Times New Roman" w:hAnsi="Times New Roman" w:cs="Times New Roman"/>
          </w:rPr>
          <w:fldChar w:fldCharType="end"/>
        </w:r>
      </w:del>
      <w:del w:id="2781" w:author="WANG" w:date="2014-01-15T07:58:00Z">
        <w:r w:rsidR="00EE2659" w:rsidRPr="00DF564E" w:rsidDel="004541FF">
          <w:rPr>
            <w:rFonts w:ascii="Times New Roman" w:hAnsi="Times New Roman" w:cs="Times New Roman"/>
          </w:rPr>
          <w:delText>.</w:delText>
        </w:r>
      </w:del>
    </w:p>
    <w:p w:rsidR="001C680C" w:rsidRDefault="00D1719F" w:rsidP="004C241F">
      <w:pPr>
        <w:spacing w:afterLines="50"/>
        <w:jc w:val="center"/>
        <w:rPr>
          <w:rFonts w:ascii="Times New Roman" w:hAnsi="Times New Roman" w:cs="Times New Roman"/>
        </w:rPr>
        <w:pPrChange w:id="2782" w:author="WANG" w:date="2014-10-03T11:57:00Z">
          <w:pPr>
            <w:spacing w:afterLines="50"/>
          </w:pPr>
        </w:pPrChange>
      </w:pPr>
      <w:ins w:id="2783" w:author="WANG" w:date="2014-10-03T11:49:00Z">
        <w:r>
          <w:rPr>
            <w:rFonts w:ascii="Times New Roman" w:hAnsi="Times New Roman" w:cs="Times New Roman"/>
            <w:noProof/>
          </w:rPr>
          <w:drawing>
            <wp:inline distT="0" distB="0" distL="0" distR="0">
              <wp:extent cx="5011579" cy="1800000"/>
              <wp:effectExtent l="0" t="0" r="0" b="0"/>
              <wp:docPr id="8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srcRect/>
                      <a:stretch>
                        <a:fillRect/>
                      </a:stretch>
                    </pic:blipFill>
                    <pic:spPr bwMode="auto">
                      <a:xfrm>
                        <a:off x="0" y="0"/>
                        <a:ext cx="5011579" cy="1800000"/>
                      </a:xfrm>
                      <a:prstGeom prst="rect">
                        <a:avLst/>
                      </a:prstGeom>
                      <a:noFill/>
                    </pic:spPr>
                  </pic:pic>
                </a:graphicData>
              </a:graphic>
            </wp:inline>
          </w:drawing>
        </w:r>
      </w:ins>
      <w:del w:id="2784" w:author="WANG" w:date="2014-01-09T20:53:00Z">
        <w:r w:rsidR="001C680C">
          <w:rPr>
            <w:rFonts w:ascii="Times New Roman" w:hAnsi="Times New Roman" w:cs="Times New Roman"/>
            <w:noProof/>
            <w:rPrChange w:id="2785" w:author="Unknown">
              <w:rPr>
                <w:noProof/>
              </w:rPr>
            </w:rPrChange>
          </w:rPr>
          <w:drawing>
            <wp:inline distT="0" distB="0" distL="0" distR="0">
              <wp:extent cx="5274310" cy="1898507"/>
              <wp:effectExtent l="19050" t="0" r="21590" b="6493"/>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del>
    </w:p>
    <w:p w:rsidR="000D1F65" w:rsidRDefault="00CA5CB1" w:rsidP="004C241F">
      <w:pPr>
        <w:spacing w:afterLines="50"/>
        <w:jc w:val="center"/>
        <w:rPr>
          <w:rFonts w:ascii="Times New Roman" w:hAnsi="Times New Roman" w:cs="Times New Roman"/>
        </w:rPr>
        <w:pPrChange w:id="2786" w:author="WANG" w:date="2014-10-03T11:57:00Z">
          <w:pPr>
            <w:spacing w:afterLines="50"/>
            <w:jc w:val="center"/>
          </w:pPr>
        </w:pPrChange>
      </w:pPr>
      <w:r w:rsidRPr="00DF564E">
        <w:rPr>
          <w:rFonts w:ascii="Times New Roman" w:hAnsi="Times New Roman" w:cs="Times New Roman"/>
        </w:rPr>
        <w:t>(a)</w:t>
      </w:r>
    </w:p>
    <w:p w:rsidR="00D63749" w:rsidRDefault="00D1719F" w:rsidP="004C241F">
      <w:pPr>
        <w:spacing w:afterLines="50"/>
        <w:jc w:val="center"/>
        <w:rPr>
          <w:rFonts w:ascii="Times New Roman" w:hAnsi="Times New Roman" w:cs="Times New Roman"/>
        </w:rPr>
        <w:pPrChange w:id="2787" w:author="WANG" w:date="2014-10-03T11:57:00Z">
          <w:pPr>
            <w:spacing w:afterLines="50"/>
            <w:jc w:val="center"/>
          </w:pPr>
        </w:pPrChange>
      </w:pPr>
      <w:ins w:id="2788" w:author="WANG" w:date="2014-10-03T11:49:00Z">
        <w:r>
          <w:rPr>
            <w:rFonts w:ascii="Times New Roman" w:hAnsi="Times New Roman" w:cs="Times New Roman"/>
            <w:noProof/>
          </w:rPr>
          <w:drawing>
            <wp:inline distT="0" distB="0" distL="0" distR="0">
              <wp:extent cx="5021053" cy="1800000"/>
              <wp:effectExtent l="0" t="0" r="0" b="0"/>
              <wp:docPr id="8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srcRect/>
                      <a:stretch>
                        <a:fillRect/>
                      </a:stretch>
                    </pic:blipFill>
                    <pic:spPr bwMode="auto">
                      <a:xfrm>
                        <a:off x="0" y="0"/>
                        <a:ext cx="5021053" cy="1800000"/>
                      </a:xfrm>
                      <a:prstGeom prst="rect">
                        <a:avLst/>
                      </a:prstGeom>
                      <a:noFill/>
                    </pic:spPr>
                  </pic:pic>
                </a:graphicData>
              </a:graphic>
            </wp:inline>
          </w:drawing>
        </w:r>
      </w:ins>
      <w:ins w:id="2789" w:author="WANG" w:date="2014-01-09T20:53:00Z">
        <w:r w:rsidR="00DF34F9" w:rsidRPr="00DF34F9" w:rsidDel="00DF34F9">
          <w:rPr>
            <w:rFonts w:ascii="Times New Roman" w:hAnsi="Times New Roman" w:cs="Times New Roman"/>
          </w:rPr>
          <w:t xml:space="preserve"> </w:t>
        </w:r>
      </w:ins>
      <w:del w:id="2790" w:author="WANG" w:date="2014-01-09T20:53:00Z">
        <w:r w:rsidR="001C680C">
          <w:rPr>
            <w:rFonts w:ascii="Times New Roman" w:hAnsi="Times New Roman" w:cs="Times New Roman"/>
            <w:noProof/>
            <w:rPrChange w:id="2791" w:author="Unknown">
              <w:rPr>
                <w:noProof/>
              </w:rPr>
            </w:rPrChange>
          </w:rPr>
          <w:drawing>
            <wp:inline distT="0" distB="0" distL="0" distR="0">
              <wp:extent cx="5274310" cy="1898507"/>
              <wp:effectExtent l="19050" t="0" r="21590" b="6493"/>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del>
    </w:p>
    <w:p w:rsidR="00D63749" w:rsidRDefault="00CA5CB1" w:rsidP="00922A0E">
      <w:pPr>
        <w:spacing w:afterLines="50"/>
        <w:jc w:val="center"/>
        <w:rPr>
          <w:rFonts w:ascii="Times New Roman" w:hAnsi="Times New Roman" w:cs="Times New Roman"/>
        </w:rPr>
        <w:pPrChange w:id="2792" w:author="WANG" w:date="2014-10-03T11:44:00Z">
          <w:pPr>
            <w:spacing w:afterLines="50"/>
            <w:jc w:val="center"/>
          </w:pPr>
        </w:pPrChange>
      </w:pPr>
      <w:r w:rsidRPr="00DF564E">
        <w:rPr>
          <w:rFonts w:ascii="Times New Roman" w:hAnsi="Times New Roman" w:cs="Times New Roman"/>
        </w:rPr>
        <w:t>(b)</w:t>
      </w:r>
    </w:p>
    <w:p w:rsidR="00D63749" w:rsidRDefault="00CA5CB1" w:rsidP="00922A0E">
      <w:pPr>
        <w:spacing w:afterLines="50"/>
        <w:jc w:val="center"/>
        <w:rPr>
          <w:rFonts w:ascii="Times New Roman" w:hAnsi="Times New Roman" w:cs="Times New Roman"/>
        </w:rPr>
        <w:pPrChange w:id="2793" w:author="WANG" w:date="2014-10-03T11:44:00Z">
          <w:pPr>
            <w:spacing w:afterLines="50"/>
            <w:jc w:val="center"/>
          </w:pPr>
        </w:pPrChange>
      </w:pPr>
      <w:proofErr w:type="gramStart"/>
      <w:r w:rsidRPr="00DF564E">
        <w:rPr>
          <w:rFonts w:ascii="Times New Roman" w:hAnsi="Times New Roman" w:cs="Times New Roman"/>
        </w:rPr>
        <w:t>Figure</w:t>
      </w:r>
      <w:ins w:id="2794" w:author="Liang Ma" w:date="2014-01-05T14:20:00Z">
        <w:r w:rsidR="00E12C57">
          <w:rPr>
            <w:rFonts w:ascii="Times New Roman" w:hAnsi="Times New Roman" w:cs="Times New Roman" w:hint="eastAsia"/>
          </w:rPr>
          <w:t xml:space="preserve"> 9</w:t>
        </w:r>
      </w:ins>
      <w:del w:id="2795" w:author="Liang Ma" w:date="2014-01-05T14:20:00Z">
        <w:r w:rsidRPr="00DF564E" w:rsidDel="00E12C57">
          <w:rPr>
            <w:rFonts w:ascii="Times New Roman" w:hAnsi="Times New Roman" w:cs="Times New Roman"/>
          </w:rPr>
          <w:delText>10</w:delText>
        </w:r>
      </w:del>
      <w:r w:rsidRPr="00DF564E">
        <w:rPr>
          <w:rFonts w:ascii="Times New Roman" w:hAnsi="Times New Roman" w:cs="Times New Roman"/>
        </w:rPr>
        <w:t>.</w:t>
      </w:r>
      <w:proofErr w:type="gramEnd"/>
      <w:ins w:id="2796" w:author="WANG" w:date="2014-01-09T19:58:00Z">
        <w:r w:rsidR="001759FA">
          <w:rPr>
            <w:rFonts w:ascii="Times New Roman" w:hAnsi="Times New Roman" w:cs="Times New Roman" w:hint="eastAsia"/>
          </w:rPr>
          <w:t xml:space="preserve"> </w:t>
        </w:r>
      </w:ins>
      <w:r w:rsidRPr="00DF564E">
        <w:rPr>
          <w:rFonts w:ascii="Times New Roman" w:hAnsi="Times New Roman" w:cs="Times New Roman"/>
        </w:rPr>
        <w:t xml:space="preserve">(a) </w:t>
      </w:r>
      <w:proofErr w:type="gramStart"/>
      <w:r w:rsidRPr="00DF564E">
        <w:rPr>
          <w:rFonts w:ascii="Times New Roman" w:hAnsi="Times New Roman" w:cs="Times New Roman"/>
        </w:rPr>
        <w:t>human</w:t>
      </w:r>
      <w:proofErr w:type="gramEnd"/>
      <w:r w:rsidRPr="00DF564E">
        <w:rPr>
          <w:rFonts w:ascii="Times New Roman" w:hAnsi="Times New Roman" w:cs="Times New Roman"/>
        </w:rPr>
        <w:t xml:space="preserve"> damage level in China grouped by geometric aspect of crashes, (b) accidents fatality rate of China grouped by geometric aspect of crashes</w:t>
      </w:r>
    </w:p>
    <w:p w:rsidR="00A376CC" w:rsidRPr="00DF564E" w:rsidDel="004541FF" w:rsidRDefault="00EE2659" w:rsidP="00EE2659">
      <w:pPr>
        <w:pStyle w:val="a9"/>
        <w:rPr>
          <w:del w:id="2797" w:author="WANG" w:date="2014-01-15T07:59:00Z"/>
          <w:rFonts w:ascii="Times New Roman" w:hAnsi="Times New Roman" w:cs="Times New Roman"/>
          <w:sz w:val="18"/>
        </w:rPr>
      </w:pPr>
      <w:bookmarkStart w:id="2798" w:name="_Ref243494951"/>
      <w:del w:id="2799" w:author="WANG" w:date="2014-01-10T09:21:00Z">
        <w:r w:rsidRPr="00DF564E" w:rsidDel="00CC1F22">
          <w:rPr>
            <w:rFonts w:ascii="Times New Roman" w:hAnsi="Times New Roman" w:cs="Times New Roman"/>
            <w:sz w:val="18"/>
          </w:rPr>
          <w:delText xml:space="preserve">Table </w:delText>
        </w:r>
        <w:r w:rsidR="00015E4B" w:rsidRPr="00DF564E" w:rsidDel="00CC1F22">
          <w:rPr>
            <w:rFonts w:ascii="Times New Roman" w:hAnsi="Times New Roman" w:cs="Times New Roman"/>
            <w:sz w:val="18"/>
          </w:rPr>
          <w:fldChar w:fldCharType="begin"/>
        </w:r>
        <w:r w:rsidRPr="00DF564E" w:rsidDel="00CC1F22">
          <w:rPr>
            <w:rFonts w:ascii="Times New Roman" w:hAnsi="Times New Roman" w:cs="Times New Roman"/>
            <w:sz w:val="18"/>
          </w:rPr>
          <w:delInstrText xml:space="preserve"> SEQ Table \* ARABIC </w:delInstrText>
        </w:r>
        <w:r w:rsidR="00015E4B" w:rsidRPr="00DF564E" w:rsidDel="00CC1F22">
          <w:rPr>
            <w:rFonts w:ascii="Times New Roman" w:hAnsi="Times New Roman" w:cs="Times New Roman"/>
            <w:sz w:val="18"/>
          </w:rPr>
          <w:fldChar w:fldCharType="separate"/>
        </w:r>
        <w:r w:rsidR="00A376CC" w:rsidRPr="00DF564E" w:rsidDel="00CC1F22">
          <w:rPr>
            <w:rFonts w:ascii="Times New Roman" w:hAnsi="Times New Roman" w:cs="Times New Roman"/>
            <w:noProof/>
            <w:sz w:val="18"/>
          </w:rPr>
          <w:delText>4</w:delText>
        </w:r>
        <w:r w:rsidR="00015E4B" w:rsidRPr="00DF564E" w:rsidDel="00CC1F22">
          <w:rPr>
            <w:rFonts w:ascii="Times New Roman" w:hAnsi="Times New Roman" w:cs="Times New Roman"/>
            <w:sz w:val="18"/>
          </w:rPr>
          <w:fldChar w:fldCharType="end"/>
        </w:r>
        <w:bookmarkEnd w:id="2798"/>
        <w:r w:rsidRPr="00DF564E" w:rsidDel="00CC1F22">
          <w:rPr>
            <w:rFonts w:ascii="Times New Roman" w:hAnsi="Times New Roman" w:cs="Times New Roman"/>
            <w:sz w:val="18"/>
          </w:rPr>
          <w:delText xml:space="preserve"> </w:delText>
        </w:r>
      </w:del>
      <w:del w:id="2800" w:author="WANG" w:date="2014-01-15T07:59:00Z">
        <w:r w:rsidRPr="00DF564E" w:rsidDel="004541FF">
          <w:rPr>
            <w:rFonts w:ascii="Times New Roman" w:hAnsi="Times New Roman" w:cs="Times New Roman"/>
            <w:sz w:val="18"/>
          </w:rPr>
          <w:delText>Correlation coefficients between human damage data</w:delText>
        </w:r>
      </w:del>
      <w:del w:id="2801" w:author="WANG" w:date="2014-01-07T07:27:00Z">
        <w:r w:rsidR="00A376CC" w:rsidRPr="00DF564E" w:rsidDel="00450AC1">
          <w:rPr>
            <w:rFonts w:ascii="Times New Roman" w:hAnsi="Times New Roman" w:cs="Times New Roman"/>
            <w:sz w:val="18"/>
          </w:rPr>
          <w:delText xml:space="preserve"> (a)</w:delText>
        </w:r>
      </w:del>
      <w:del w:id="2802" w:author="WANG" w:date="2014-01-15T07:59:00Z">
        <w:r w:rsidR="00A376CC" w:rsidRPr="00DF564E" w:rsidDel="004541FF">
          <w:rPr>
            <w:rFonts w:ascii="Times New Roman" w:hAnsi="Times New Roman" w:cs="Times New Roman"/>
            <w:sz w:val="18"/>
          </w:rPr>
          <w:delText xml:space="preserve"> and fatality rates</w:delText>
        </w:r>
      </w:del>
      <w:del w:id="2803" w:author="WANG" w:date="2014-01-07T07:27:00Z">
        <w:r w:rsidR="00A376CC" w:rsidRPr="00DF564E" w:rsidDel="00450AC1">
          <w:rPr>
            <w:rFonts w:ascii="Times New Roman" w:hAnsi="Times New Roman" w:cs="Times New Roman"/>
            <w:sz w:val="18"/>
          </w:rPr>
          <w:delText xml:space="preserve"> (b)</w:delText>
        </w:r>
      </w:del>
      <w:del w:id="2804" w:author="WANG" w:date="2014-01-15T07:59:00Z">
        <w:r w:rsidR="00A376CC" w:rsidRPr="00DF564E" w:rsidDel="004541FF">
          <w:rPr>
            <w:rFonts w:ascii="Times New Roman" w:hAnsi="Times New Roman" w:cs="Times New Roman"/>
            <w:sz w:val="18"/>
          </w:rPr>
          <w:delText>,</w:delText>
        </w:r>
        <w:r w:rsidRPr="00DF564E" w:rsidDel="004541FF">
          <w:rPr>
            <w:rFonts w:ascii="Times New Roman" w:hAnsi="Times New Roman" w:cs="Times New Roman"/>
            <w:sz w:val="18"/>
          </w:rPr>
          <w:delText xml:space="preserve"> categorized in various </w:delText>
        </w:r>
        <w:r w:rsidR="006110D7" w:rsidRPr="00DF564E" w:rsidDel="004541FF">
          <w:rPr>
            <w:rFonts w:ascii="Times New Roman" w:hAnsi="Times New Roman" w:cs="Times New Roman"/>
            <w:sz w:val="18"/>
          </w:rPr>
          <w:delText>ways of collision</w:delText>
        </w:r>
      </w:del>
    </w:p>
    <w:p w:rsidR="00EE2659" w:rsidRPr="00DF564E" w:rsidDel="00450AC1" w:rsidRDefault="00A376CC" w:rsidP="00EE2659">
      <w:pPr>
        <w:pStyle w:val="a9"/>
        <w:rPr>
          <w:del w:id="2805" w:author="WANG" w:date="2014-01-07T07:27:00Z"/>
          <w:rFonts w:ascii="Times New Roman" w:hAnsi="Times New Roman" w:cs="Times New Roman"/>
          <w:sz w:val="18"/>
        </w:rPr>
      </w:pPr>
      <w:del w:id="2806" w:author="WANG" w:date="2014-01-07T07:27:00Z">
        <w:r w:rsidRPr="00DF564E" w:rsidDel="00450AC1">
          <w:rPr>
            <w:rFonts w:ascii="Times New Roman" w:hAnsi="Times New Roman" w:cs="Times New Roman"/>
            <w:sz w:val="18"/>
          </w:rPr>
          <w:delText>(a)</w:delText>
        </w:r>
      </w:del>
    </w:p>
    <w:tbl>
      <w:tblPr>
        <w:tblStyle w:val="10"/>
        <w:tblW w:w="4502" w:type="dxa"/>
        <w:jc w:val="center"/>
        <w:tblLayout w:type="fixed"/>
        <w:tblLook w:val="06A0"/>
        <w:tblPrChange w:id="2807" w:author="WANG" w:date="2014-01-07T07:28:00Z">
          <w:tblPr>
            <w:tblStyle w:val="10"/>
            <w:tblW w:w="4502" w:type="dxa"/>
            <w:tblLayout w:type="fixed"/>
            <w:tblLook w:val="06A0"/>
          </w:tblPr>
        </w:tblPrChange>
      </w:tblPr>
      <w:tblGrid>
        <w:gridCol w:w="1340"/>
        <w:gridCol w:w="1036"/>
        <w:gridCol w:w="1134"/>
        <w:gridCol w:w="992"/>
        <w:tblGridChange w:id="2808">
          <w:tblGrid>
            <w:gridCol w:w="1340"/>
            <w:gridCol w:w="1036"/>
            <w:gridCol w:w="1134"/>
            <w:gridCol w:w="992"/>
          </w:tblGrid>
        </w:tblGridChange>
      </w:tblGrid>
      <w:tr w:rsidR="00A376CC" w:rsidRPr="00DF564E" w:rsidDel="004541FF" w:rsidTr="00F158CA">
        <w:trPr>
          <w:cnfStyle w:val="100000000000"/>
          <w:trHeight w:val="300"/>
          <w:jc w:val="center"/>
          <w:del w:id="2809" w:author="WANG" w:date="2014-01-15T07:59:00Z"/>
          <w:trPrChange w:id="2810" w:author="WANG" w:date="2014-01-07T07:28:00Z">
            <w:trPr>
              <w:trHeight w:val="300"/>
            </w:trPr>
          </w:trPrChange>
        </w:trPr>
        <w:tc>
          <w:tcPr>
            <w:cnfStyle w:val="001000000000"/>
            <w:tcW w:w="1340" w:type="dxa"/>
            <w:noWrap/>
            <w:vAlign w:val="center"/>
            <w:hideMark/>
            <w:tcPrChange w:id="2811" w:author="WANG" w:date="2014-01-07T07:28:00Z">
              <w:tcPr>
                <w:tcW w:w="1340" w:type="dxa"/>
                <w:noWrap/>
                <w:hideMark/>
              </w:tcPr>
            </w:tcPrChange>
          </w:tcPr>
          <w:p w:rsidR="001C680C" w:rsidRDefault="00643542">
            <w:pPr>
              <w:widowControl/>
              <w:cnfStyle w:val="101000000000"/>
              <w:rPr>
                <w:del w:id="2812" w:author="WANG" w:date="2014-01-15T07:59:00Z"/>
                <w:rFonts w:ascii="Times New Roman" w:eastAsia="Times New Roman" w:hAnsi="Times New Roman" w:cs="Times New Roman"/>
                <w:b w:val="0"/>
                <w:bCs w:val="0"/>
                <w:color w:val="000000"/>
                <w:kern w:val="0"/>
                <w:sz w:val="18"/>
                <w:szCs w:val="18"/>
                <w:lang w:eastAsia="en-US"/>
              </w:rPr>
              <w:pPrChange w:id="2813" w:author="WANG" w:date="2014-01-07T07:28:00Z">
                <w:pPr>
                  <w:keepNext/>
                  <w:keepLines/>
                  <w:widowControl/>
                  <w:numPr>
                    <w:numId w:val="1"/>
                  </w:numPr>
                  <w:spacing w:before="340" w:after="330" w:line="578" w:lineRule="auto"/>
                  <w:ind w:left="432" w:hanging="432"/>
                  <w:jc w:val="left"/>
                  <w:outlineLvl w:val="0"/>
                  <w:cnfStyle w:val="101000000000"/>
                </w:pPr>
              </w:pPrChange>
            </w:pPr>
            <w:del w:id="2814" w:author="WANG" w:date="2014-01-15T07:59:00Z">
              <w:r w:rsidRPr="00DF564E" w:rsidDel="004541FF">
                <w:rPr>
                  <w:rFonts w:ascii="Times New Roman" w:eastAsia="Times New Roman" w:hAnsi="Times New Roman" w:cs="Times New Roman"/>
                  <w:color w:val="000000"/>
                  <w:kern w:val="0"/>
                  <w:sz w:val="18"/>
                  <w:szCs w:val="18"/>
                  <w:lang w:eastAsia="en-US"/>
                </w:rPr>
                <w:delText>(F+I)/A</w:delText>
              </w:r>
            </w:del>
          </w:p>
        </w:tc>
        <w:tc>
          <w:tcPr>
            <w:tcW w:w="1036" w:type="dxa"/>
            <w:noWrap/>
            <w:vAlign w:val="center"/>
            <w:hideMark/>
            <w:tcPrChange w:id="2815" w:author="WANG" w:date="2014-01-07T07:28:00Z">
              <w:tcPr>
                <w:tcW w:w="1036" w:type="dxa"/>
                <w:noWrap/>
                <w:hideMark/>
              </w:tcPr>
            </w:tcPrChange>
          </w:tcPr>
          <w:p w:rsidR="001C680C" w:rsidRDefault="00643542">
            <w:pPr>
              <w:widowControl/>
              <w:jc w:val="right"/>
              <w:cnfStyle w:val="100000000000"/>
              <w:rPr>
                <w:del w:id="2816" w:author="WANG" w:date="2014-01-15T07:59:00Z"/>
                <w:rFonts w:ascii="Times New Roman" w:eastAsia="Times New Roman" w:hAnsi="Times New Roman" w:cs="Times New Roman"/>
                <w:b w:val="0"/>
                <w:bCs w:val="0"/>
                <w:color w:val="000000"/>
                <w:kern w:val="0"/>
                <w:sz w:val="18"/>
                <w:szCs w:val="18"/>
                <w:lang w:eastAsia="en-US"/>
              </w:rPr>
              <w:pPrChange w:id="2817" w:author="WANG" w:date="2014-01-07T07:28:00Z">
                <w:pPr>
                  <w:keepNext/>
                  <w:keepLines/>
                  <w:widowControl/>
                  <w:numPr>
                    <w:numId w:val="1"/>
                  </w:numPr>
                  <w:spacing w:before="340" w:after="330" w:line="578" w:lineRule="auto"/>
                  <w:ind w:left="432" w:hanging="432"/>
                  <w:jc w:val="left"/>
                  <w:outlineLvl w:val="0"/>
                  <w:cnfStyle w:val="100000000000"/>
                </w:pPr>
              </w:pPrChange>
            </w:pPr>
            <w:del w:id="2818" w:author="WANG" w:date="2014-01-15T07:59:00Z">
              <w:r w:rsidRPr="00DF564E" w:rsidDel="004541FF">
                <w:rPr>
                  <w:rFonts w:ascii="Times New Roman" w:eastAsia="Times New Roman" w:hAnsi="Times New Roman" w:cs="Times New Roman"/>
                  <w:color w:val="000000"/>
                  <w:kern w:val="0"/>
                  <w:sz w:val="18"/>
                  <w:szCs w:val="18"/>
                  <w:lang w:eastAsia="en-US"/>
                </w:rPr>
                <w:delText>Head-on</w:delText>
              </w:r>
            </w:del>
          </w:p>
        </w:tc>
        <w:tc>
          <w:tcPr>
            <w:tcW w:w="1134" w:type="dxa"/>
            <w:noWrap/>
            <w:vAlign w:val="center"/>
            <w:hideMark/>
            <w:tcPrChange w:id="2819" w:author="WANG" w:date="2014-01-07T07:28:00Z">
              <w:tcPr>
                <w:tcW w:w="1134" w:type="dxa"/>
                <w:noWrap/>
                <w:hideMark/>
              </w:tcPr>
            </w:tcPrChange>
          </w:tcPr>
          <w:p w:rsidR="001C680C" w:rsidRDefault="00643542">
            <w:pPr>
              <w:widowControl/>
              <w:jc w:val="right"/>
              <w:cnfStyle w:val="100000000000"/>
              <w:rPr>
                <w:del w:id="2820" w:author="WANG" w:date="2014-01-15T07:59:00Z"/>
                <w:rFonts w:ascii="Times New Roman" w:eastAsia="Times New Roman" w:hAnsi="Times New Roman" w:cs="Times New Roman"/>
                <w:b w:val="0"/>
                <w:bCs w:val="0"/>
                <w:color w:val="000000"/>
                <w:kern w:val="0"/>
                <w:sz w:val="18"/>
                <w:szCs w:val="18"/>
                <w:lang w:eastAsia="en-US"/>
              </w:rPr>
              <w:pPrChange w:id="2821" w:author="WANG" w:date="2014-01-07T07:28:00Z">
                <w:pPr>
                  <w:keepNext/>
                  <w:keepLines/>
                  <w:widowControl/>
                  <w:numPr>
                    <w:numId w:val="1"/>
                  </w:numPr>
                  <w:spacing w:before="340" w:after="330" w:line="578" w:lineRule="auto"/>
                  <w:ind w:left="432" w:hanging="432"/>
                  <w:jc w:val="left"/>
                  <w:outlineLvl w:val="0"/>
                  <w:cnfStyle w:val="100000000000"/>
                </w:pPr>
              </w:pPrChange>
            </w:pPr>
            <w:del w:id="2822" w:author="WANG" w:date="2014-01-15T07:59:00Z">
              <w:r w:rsidRPr="00DF564E" w:rsidDel="004541FF">
                <w:rPr>
                  <w:rFonts w:ascii="Times New Roman" w:eastAsia="Times New Roman" w:hAnsi="Times New Roman" w:cs="Times New Roman"/>
                  <w:color w:val="000000"/>
                  <w:kern w:val="0"/>
                  <w:sz w:val="18"/>
                  <w:szCs w:val="18"/>
                  <w:lang w:eastAsia="en-US"/>
                </w:rPr>
                <w:delText>Side impact</w:delText>
              </w:r>
            </w:del>
          </w:p>
        </w:tc>
        <w:tc>
          <w:tcPr>
            <w:tcW w:w="992" w:type="dxa"/>
            <w:noWrap/>
            <w:vAlign w:val="center"/>
            <w:hideMark/>
            <w:tcPrChange w:id="2823" w:author="WANG" w:date="2014-01-07T07:28:00Z">
              <w:tcPr>
                <w:tcW w:w="992" w:type="dxa"/>
                <w:noWrap/>
                <w:hideMark/>
              </w:tcPr>
            </w:tcPrChange>
          </w:tcPr>
          <w:p w:rsidR="001C680C" w:rsidRDefault="00643542">
            <w:pPr>
              <w:widowControl/>
              <w:jc w:val="right"/>
              <w:cnfStyle w:val="100000000000"/>
              <w:rPr>
                <w:del w:id="2824" w:author="WANG" w:date="2014-01-15T07:59:00Z"/>
                <w:rFonts w:ascii="Times New Roman" w:eastAsia="Times New Roman" w:hAnsi="Times New Roman" w:cs="Times New Roman"/>
                <w:b w:val="0"/>
                <w:bCs w:val="0"/>
                <w:color w:val="000000"/>
                <w:kern w:val="0"/>
                <w:sz w:val="18"/>
                <w:szCs w:val="18"/>
                <w:lang w:eastAsia="en-US"/>
              </w:rPr>
              <w:pPrChange w:id="2825" w:author="WANG" w:date="2014-01-07T07:28:00Z">
                <w:pPr>
                  <w:keepNext/>
                  <w:keepLines/>
                  <w:widowControl/>
                  <w:numPr>
                    <w:numId w:val="1"/>
                  </w:numPr>
                  <w:spacing w:before="340" w:after="330" w:line="578" w:lineRule="auto"/>
                  <w:ind w:left="432" w:hanging="432"/>
                  <w:jc w:val="left"/>
                  <w:outlineLvl w:val="0"/>
                  <w:cnfStyle w:val="100000000000"/>
                </w:pPr>
              </w:pPrChange>
            </w:pPr>
            <w:del w:id="2826" w:author="WANG" w:date="2014-01-15T07:59:00Z">
              <w:r w:rsidRPr="00DF564E" w:rsidDel="004541FF">
                <w:rPr>
                  <w:rFonts w:ascii="Times New Roman" w:eastAsia="Times New Roman" w:hAnsi="Times New Roman" w:cs="Times New Roman"/>
                  <w:color w:val="000000"/>
                  <w:kern w:val="0"/>
                  <w:sz w:val="18"/>
                  <w:szCs w:val="18"/>
                  <w:lang w:eastAsia="en-US"/>
                </w:rPr>
                <w:delText>Rear-end</w:delText>
              </w:r>
            </w:del>
          </w:p>
        </w:tc>
      </w:tr>
      <w:tr w:rsidR="00A376CC" w:rsidRPr="00DF564E" w:rsidDel="004541FF" w:rsidTr="00F158CA">
        <w:trPr>
          <w:trHeight w:val="300"/>
          <w:jc w:val="center"/>
          <w:del w:id="2827" w:author="WANG" w:date="2014-01-15T07:59:00Z"/>
          <w:trPrChange w:id="2828" w:author="WANG" w:date="2014-01-07T07:28:00Z">
            <w:trPr>
              <w:trHeight w:val="300"/>
            </w:trPr>
          </w:trPrChange>
        </w:trPr>
        <w:tc>
          <w:tcPr>
            <w:cnfStyle w:val="001000000000"/>
            <w:tcW w:w="1340" w:type="dxa"/>
            <w:noWrap/>
            <w:vAlign w:val="center"/>
            <w:hideMark/>
            <w:tcPrChange w:id="2829" w:author="WANG" w:date="2014-01-07T07:28:00Z">
              <w:tcPr>
                <w:tcW w:w="1340" w:type="dxa"/>
                <w:noWrap/>
                <w:hideMark/>
              </w:tcPr>
            </w:tcPrChange>
          </w:tcPr>
          <w:p w:rsidR="001C680C" w:rsidRDefault="00643542">
            <w:pPr>
              <w:widowControl/>
              <w:rPr>
                <w:del w:id="2830" w:author="WANG" w:date="2014-01-15T07:59:00Z"/>
                <w:rFonts w:ascii="Times New Roman" w:eastAsia="Times New Roman" w:hAnsi="Times New Roman" w:cs="Times New Roman"/>
                <w:b w:val="0"/>
                <w:bCs w:val="0"/>
                <w:color w:val="000000"/>
                <w:kern w:val="0"/>
                <w:sz w:val="18"/>
                <w:szCs w:val="18"/>
                <w:lang w:eastAsia="en-US"/>
              </w:rPr>
              <w:pPrChange w:id="2831" w:author="WANG" w:date="2014-01-07T07:28:00Z">
                <w:pPr>
                  <w:widowControl/>
                  <w:jc w:val="left"/>
                </w:pPr>
              </w:pPrChange>
            </w:pPr>
            <w:del w:id="2832" w:author="WANG" w:date="2014-01-15T07:59:00Z">
              <w:r w:rsidRPr="00DF564E" w:rsidDel="004541FF">
                <w:rPr>
                  <w:rFonts w:ascii="Times New Roman" w:eastAsia="Times New Roman" w:hAnsi="Times New Roman" w:cs="Times New Roman"/>
                  <w:color w:val="000000"/>
                  <w:kern w:val="0"/>
                  <w:sz w:val="18"/>
                  <w:szCs w:val="18"/>
                  <w:lang w:eastAsia="en-US"/>
                </w:rPr>
                <w:delText>Head-on</w:delText>
              </w:r>
            </w:del>
          </w:p>
        </w:tc>
        <w:tc>
          <w:tcPr>
            <w:tcW w:w="1036" w:type="dxa"/>
            <w:noWrap/>
            <w:vAlign w:val="center"/>
            <w:hideMark/>
            <w:tcPrChange w:id="2833" w:author="WANG" w:date="2014-01-07T07:28:00Z">
              <w:tcPr>
                <w:tcW w:w="1036" w:type="dxa"/>
                <w:noWrap/>
                <w:hideMark/>
              </w:tcPr>
            </w:tcPrChange>
          </w:tcPr>
          <w:p w:rsidR="00314B7D" w:rsidDel="004541FF" w:rsidRDefault="00643542">
            <w:pPr>
              <w:widowControl/>
              <w:jc w:val="right"/>
              <w:cnfStyle w:val="000000000000"/>
              <w:rPr>
                <w:del w:id="2834" w:author="WANG" w:date="2014-01-15T07:59:00Z"/>
                <w:rFonts w:ascii="Times New Roman" w:eastAsia="Times New Roman" w:hAnsi="Times New Roman" w:cs="Times New Roman"/>
                <w:color w:val="000000"/>
                <w:kern w:val="0"/>
                <w:sz w:val="18"/>
                <w:szCs w:val="18"/>
                <w:lang w:eastAsia="en-US"/>
              </w:rPr>
            </w:pPr>
            <w:del w:id="2835" w:author="WANG" w:date="2014-01-15T07:59:00Z">
              <w:r w:rsidRPr="00DF564E" w:rsidDel="004541FF">
                <w:rPr>
                  <w:rFonts w:ascii="Times New Roman" w:eastAsia="Times New Roman" w:hAnsi="Times New Roman" w:cs="Times New Roman"/>
                  <w:color w:val="000000"/>
                  <w:kern w:val="0"/>
                  <w:sz w:val="18"/>
                  <w:szCs w:val="18"/>
                  <w:lang w:eastAsia="en-US"/>
                </w:rPr>
                <w:delText>1</w:delText>
              </w:r>
            </w:del>
          </w:p>
        </w:tc>
        <w:tc>
          <w:tcPr>
            <w:tcW w:w="1134" w:type="dxa"/>
            <w:noWrap/>
            <w:vAlign w:val="center"/>
            <w:hideMark/>
            <w:tcPrChange w:id="2836" w:author="WANG" w:date="2014-01-07T07:28:00Z">
              <w:tcPr>
                <w:tcW w:w="1134" w:type="dxa"/>
                <w:noWrap/>
                <w:hideMark/>
              </w:tcPr>
            </w:tcPrChange>
          </w:tcPr>
          <w:p w:rsidR="001C680C" w:rsidRDefault="001C680C">
            <w:pPr>
              <w:widowControl/>
              <w:jc w:val="right"/>
              <w:cnfStyle w:val="000000000000"/>
              <w:rPr>
                <w:del w:id="2837" w:author="WANG" w:date="2014-01-15T07:59:00Z"/>
                <w:rFonts w:ascii="Times New Roman" w:eastAsia="Times New Roman" w:hAnsi="Times New Roman" w:cs="Times New Roman"/>
                <w:b/>
                <w:bCs/>
                <w:color w:val="000000"/>
                <w:kern w:val="0"/>
                <w:sz w:val="18"/>
                <w:szCs w:val="18"/>
                <w:lang w:eastAsia="en-US"/>
              </w:rPr>
              <w:pPrChange w:id="2838" w:author="WANG" w:date="2014-01-07T07:28:00Z">
                <w:pPr>
                  <w:keepNext/>
                  <w:keepLines/>
                  <w:widowControl/>
                  <w:numPr>
                    <w:ilvl w:val="1"/>
                    <w:numId w:val="1"/>
                  </w:numPr>
                  <w:spacing w:before="260" w:after="260" w:line="416" w:lineRule="auto"/>
                  <w:ind w:left="576" w:hanging="576"/>
                  <w:jc w:val="left"/>
                  <w:outlineLvl w:val="1"/>
                  <w:cnfStyle w:val="000000000000"/>
                </w:pPr>
              </w:pPrChange>
            </w:pPr>
          </w:p>
        </w:tc>
        <w:tc>
          <w:tcPr>
            <w:tcW w:w="992" w:type="dxa"/>
            <w:noWrap/>
            <w:vAlign w:val="center"/>
            <w:hideMark/>
            <w:tcPrChange w:id="2839" w:author="WANG" w:date="2014-01-07T07:28:00Z">
              <w:tcPr>
                <w:tcW w:w="992" w:type="dxa"/>
                <w:noWrap/>
                <w:hideMark/>
              </w:tcPr>
            </w:tcPrChange>
          </w:tcPr>
          <w:p w:rsidR="001C680C" w:rsidRDefault="001C680C">
            <w:pPr>
              <w:widowControl/>
              <w:jc w:val="right"/>
              <w:cnfStyle w:val="000000000000"/>
              <w:rPr>
                <w:del w:id="2840" w:author="WANG" w:date="2014-01-15T07:59:00Z"/>
                <w:rFonts w:ascii="Times New Roman" w:eastAsia="Times New Roman" w:hAnsi="Times New Roman" w:cs="Times New Roman"/>
                <w:b/>
                <w:bCs/>
                <w:color w:val="000000"/>
                <w:kern w:val="0"/>
                <w:sz w:val="18"/>
                <w:szCs w:val="18"/>
                <w:lang w:eastAsia="en-US"/>
              </w:rPr>
              <w:pPrChange w:id="2841" w:author="WANG" w:date="2014-01-07T07:28:00Z">
                <w:pPr>
                  <w:keepNext/>
                  <w:keepLines/>
                  <w:widowControl/>
                  <w:numPr>
                    <w:ilvl w:val="1"/>
                    <w:numId w:val="1"/>
                  </w:numPr>
                  <w:spacing w:before="260" w:after="260" w:line="416" w:lineRule="auto"/>
                  <w:ind w:left="576" w:hanging="576"/>
                  <w:jc w:val="left"/>
                  <w:outlineLvl w:val="1"/>
                  <w:cnfStyle w:val="000000000000"/>
                </w:pPr>
              </w:pPrChange>
            </w:pPr>
          </w:p>
        </w:tc>
      </w:tr>
      <w:tr w:rsidR="00A376CC" w:rsidRPr="00DF564E" w:rsidDel="004541FF" w:rsidTr="00F158CA">
        <w:trPr>
          <w:trHeight w:val="300"/>
          <w:jc w:val="center"/>
          <w:del w:id="2842" w:author="WANG" w:date="2014-01-15T07:59:00Z"/>
          <w:trPrChange w:id="2843" w:author="WANG" w:date="2014-01-07T07:28:00Z">
            <w:trPr>
              <w:trHeight w:val="300"/>
            </w:trPr>
          </w:trPrChange>
        </w:trPr>
        <w:tc>
          <w:tcPr>
            <w:cnfStyle w:val="001000000000"/>
            <w:tcW w:w="1340" w:type="dxa"/>
            <w:noWrap/>
            <w:vAlign w:val="center"/>
            <w:hideMark/>
            <w:tcPrChange w:id="2844" w:author="WANG" w:date="2014-01-07T07:28:00Z">
              <w:tcPr>
                <w:tcW w:w="1340" w:type="dxa"/>
                <w:noWrap/>
                <w:hideMark/>
              </w:tcPr>
            </w:tcPrChange>
          </w:tcPr>
          <w:p w:rsidR="001C680C" w:rsidRDefault="00643542">
            <w:pPr>
              <w:widowControl/>
              <w:rPr>
                <w:del w:id="2845" w:author="WANG" w:date="2014-01-15T07:59:00Z"/>
                <w:rFonts w:ascii="Times New Roman" w:eastAsia="Times New Roman" w:hAnsi="Times New Roman" w:cs="Times New Roman"/>
                <w:b w:val="0"/>
                <w:bCs w:val="0"/>
                <w:color w:val="000000"/>
                <w:kern w:val="0"/>
                <w:sz w:val="18"/>
                <w:szCs w:val="18"/>
                <w:lang w:eastAsia="en-US"/>
              </w:rPr>
              <w:pPrChange w:id="2846" w:author="WANG" w:date="2014-01-07T07:28:00Z">
                <w:pPr>
                  <w:widowControl/>
                  <w:jc w:val="left"/>
                </w:pPr>
              </w:pPrChange>
            </w:pPr>
            <w:del w:id="2847" w:author="WANG" w:date="2014-01-15T07:59:00Z">
              <w:r w:rsidRPr="00DF564E" w:rsidDel="004541FF">
                <w:rPr>
                  <w:rFonts w:ascii="Times New Roman" w:eastAsia="Times New Roman" w:hAnsi="Times New Roman" w:cs="Times New Roman"/>
                  <w:color w:val="000000"/>
                  <w:kern w:val="0"/>
                  <w:sz w:val="18"/>
                  <w:szCs w:val="18"/>
                  <w:lang w:eastAsia="en-US"/>
                </w:rPr>
                <w:delText>Side impact</w:delText>
              </w:r>
            </w:del>
          </w:p>
        </w:tc>
        <w:tc>
          <w:tcPr>
            <w:tcW w:w="1036" w:type="dxa"/>
            <w:noWrap/>
            <w:vAlign w:val="center"/>
            <w:hideMark/>
            <w:tcPrChange w:id="2848" w:author="WANG" w:date="2014-01-07T07:28:00Z">
              <w:tcPr>
                <w:tcW w:w="1036" w:type="dxa"/>
                <w:noWrap/>
                <w:hideMark/>
              </w:tcPr>
            </w:tcPrChange>
          </w:tcPr>
          <w:p w:rsidR="00314B7D" w:rsidDel="004541FF" w:rsidRDefault="00643542">
            <w:pPr>
              <w:widowControl/>
              <w:jc w:val="right"/>
              <w:cnfStyle w:val="000000000000"/>
              <w:rPr>
                <w:del w:id="2849" w:author="WANG" w:date="2014-01-15T07:59:00Z"/>
                <w:rFonts w:ascii="Times New Roman" w:eastAsia="Times New Roman" w:hAnsi="Times New Roman" w:cs="Times New Roman"/>
                <w:color w:val="000000"/>
                <w:kern w:val="0"/>
                <w:sz w:val="18"/>
                <w:szCs w:val="18"/>
                <w:lang w:eastAsia="en-US"/>
              </w:rPr>
            </w:pPr>
            <w:del w:id="2850" w:author="WANG" w:date="2014-01-15T07:59:00Z">
              <w:r w:rsidRPr="00DF564E" w:rsidDel="004541FF">
                <w:rPr>
                  <w:rFonts w:ascii="Times New Roman" w:eastAsia="Times New Roman" w:hAnsi="Times New Roman" w:cs="Times New Roman"/>
                  <w:color w:val="000000"/>
                  <w:kern w:val="0"/>
                  <w:sz w:val="18"/>
                  <w:szCs w:val="18"/>
                  <w:lang w:eastAsia="en-US"/>
                </w:rPr>
                <w:delText>0.57</w:delText>
              </w:r>
            </w:del>
          </w:p>
        </w:tc>
        <w:tc>
          <w:tcPr>
            <w:tcW w:w="1134" w:type="dxa"/>
            <w:noWrap/>
            <w:vAlign w:val="center"/>
            <w:hideMark/>
            <w:tcPrChange w:id="2851" w:author="WANG" w:date="2014-01-07T07:28:00Z">
              <w:tcPr>
                <w:tcW w:w="1134" w:type="dxa"/>
                <w:noWrap/>
                <w:hideMark/>
              </w:tcPr>
            </w:tcPrChange>
          </w:tcPr>
          <w:p w:rsidR="00314B7D" w:rsidDel="004541FF" w:rsidRDefault="00643542">
            <w:pPr>
              <w:widowControl/>
              <w:jc w:val="right"/>
              <w:cnfStyle w:val="000000000000"/>
              <w:rPr>
                <w:del w:id="2852" w:author="WANG" w:date="2014-01-15T07:59:00Z"/>
                <w:rFonts w:ascii="Times New Roman" w:eastAsia="Times New Roman" w:hAnsi="Times New Roman" w:cs="Times New Roman"/>
                <w:color w:val="000000"/>
                <w:kern w:val="0"/>
                <w:sz w:val="18"/>
                <w:szCs w:val="18"/>
                <w:lang w:eastAsia="en-US"/>
              </w:rPr>
            </w:pPr>
            <w:del w:id="2853" w:author="WANG" w:date="2014-01-15T07:59:00Z">
              <w:r w:rsidRPr="00DF564E" w:rsidDel="004541FF">
                <w:rPr>
                  <w:rFonts w:ascii="Times New Roman" w:eastAsia="Times New Roman" w:hAnsi="Times New Roman" w:cs="Times New Roman"/>
                  <w:color w:val="000000"/>
                  <w:kern w:val="0"/>
                  <w:sz w:val="18"/>
                  <w:szCs w:val="18"/>
                  <w:lang w:eastAsia="en-US"/>
                </w:rPr>
                <w:delText>1</w:delText>
              </w:r>
            </w:del>
          </w:p>
        </w:tc>
        <w:tc>
          <w:tcPr>
            <w:tcW w:w="992" w:type="dxa"/>
            <w:noWrap/>
            <w:vAlign w:val="center"/>
            <w:hideMark/>
            <w:tcPrChange w:id="2854" w:author="WANG" w:date="2014-01-07T07:28:00Z">
              <w:tcPr>
                <w:tcW w:w="992" w:type="dxa"/>
                <w:noWrap/>
                <w:hideMark/>
              </w:tcPr>
            </w:tcPrChange>
          </w:tcPr>
          <w:p w:rsidR="001C680C" w:rsidRDefault="001C680C">
            <w:pPr>
              <w:widowControl/>
              <w:jc w:val="right"/>
              <w:cnfStyle w:val="000000000000"/>
              <w:rPr>
                <w:del w:id="2855" w:author="WANG" w:date="2014-01-15T07:59:00Z"/>
                <w:rFonts w:ascii="Times New Roman" w:eastAsia="Times New Roman" w:hAnsi="Times New Roman" w:cs="Times New Roman"/>
                <w:b/>
                <w:bCs/>
                <w:color w:val="000000"/>
                <w:kern w:val="0"/>
                <w:sz w:val="18"/>
                <w:szCs w:val="18"/>
                <w:lang w:eastAsia="en-US"/>
              </w:rPr>
              <w:pPrChange w:id="2856" w:author="WANG" w:date="2014-01-07T07:28:00Z">
                <w:pPr>
                  <w:keepNext/>
                  <w:keepLines/>
                  <w:widowControl/>
                  <w:numPr>
                    <w:ilvl w:val="1"/>
                    <w:numId w:val="1"/>
                  </w:numPr>
                  <w:spacing w:before="260" w:after="260" w:line="416" w:lineRule="auto"/>
                  <w:ind w:left="576" w:hanging="576"/>
                  <w:jc w:val="left"/>
                  <w:outlineLvl w:val="1"/>
                  <w:cnfStyle w:val="000000000000"/>
                </w:pPr>
              </w:pPrChange>
            </w:pPr>
          </w:p>
        </w:tc>
      </w:tr>
      <w:tr w:rsidR="00A376CC" w:rsidRPr="00DF564E" w:rsidDel="004541FF" w:rsidTr="00F158CA">
        <w:trPr>
          <w:trHeight w:val="300"/>
          <w:jc w:val="center"/>
          <w:del w:id="2857" w:author="WANG" w:date="2014-01-15T07:59:00Z"/>
          <w:trPrChange w:id="2858" w:author="WANG" w:date="2014-01-07T07:28:00Z">
            <w:trPr>
              <w:trHeight w:val="300"/>
            </w:trPr>
          </w:trPrChange>
        </w:trPr>
        <w:tc>
          <w:tcPr>
            <w:cnfStyle w:val="001000000000"/>
            <w:tcW w:w="1340" w:type="dxa"/>
            <w:tcBorders>
              <w:bottom w:val="single" w:sz="4" w:space="0" w:color="auto"/>
            </w:tcBorders>
            <w:noWrap/>
            <w:vAlign w:val="center"/>
            <w:hideMark/>
            <w:tcPrChange w:id="2859" w:author="WANG" w:date="2014-01-07T07:28:00Z">
              <w:tcPr>
                <w:tcW w:w="1340" w:type="dxa"/>
                <w:noWrap/>
                <w:hideMark/>
              </w:tcPr>
            </w:tcPrChange>
          </w:tcPr>
          <w:p w:rsidR="001C680C" w:rsidRDefault="00643542">
            <w:pPr>
              <w:widowControl/>
              <w:rPr>
                <w:del w:id="2860" w:author="WANG" w:date="2014-01-15T07:59:00Z"/>
                <w:rFonts w:ascii="Times New Roman" w:eastAsia="Times New Roman" w:hAnsi="Times New Roman" w:cs="Times New Roman"/>
                <w:b w:val="0"/>
                <w:bCs w:val="0"/>
                <w:color w:val="000000"/>
                <w:kern w:val="0"/>
                <w:sz w:val="18"/>
                <w:szCs w:val="18"/>
                <w:lang w:eastAsia="en-US"/>
              </w:rPr>
              <w:pPrChange w:id="2861" w:author="WANG" w:date="2014-01-07T07:28:00Z">
                <w:pPr>
                  <w:widowControl/>
                  <w:jc w:val="left"/>
                </w:pPr>
              </w:pPrChange>
            </w:pPr>
            <w:del w:id="2862" w:author="WANG" w:date="2014-01-15T07:59:00Z">
              <w:r w:rsidRPr="00DF564E" w:rsidDel="004541FF">
                <w:rPr>
                  <w:rFonts w:ascii="Times New Roman" w:eastAsia="Times New Roman" w:hAnsi="Times New Roman" w:cs="Times New Roman"/>
                  <w:color w:val="000000"/>
                  <w:kern w:val="0"/>
                  <w:sz w:val="18"/>
                  <w:szCs w:val="18"/>
                  <w:lang w:eastAsia="en-US"/>
                </w:rPr>
                <w:delText>Rear-end</w:delText>
              </w:r>
            </w:del>
          </w:p>
        </w:tc>
        <w:tc>
          <w:tcPr>
            <w:tcW w:w="1036" w:type="dxa"/>
            <w:tcBorders>
              <w:bottom w:val="single" w:sz="4" w:space="0" w:color="auto"/>
            </w:tcBorders>
            <w:noWrap/>
            <w:vAlign w:val="center"/>
            <w:hideMark/>
            <w:tcPrChange w:id="2863" w:author="WANG" w:date="2014-01-07T07:28:00Z">
              <w:tcPr>
                <w:tcW w:w="1036" w:type="dxa"/>
                <w:noWrap/>
                <w:hideMark/>
              </w:tcPr>
            </w:tcPrChange>
          </w:tcPr>
          <w:p w:rsidR="00314B7D" w:rsidDel="004541FF" w:rsidRDefault="00643542">
            <w:pPr>
              <w:widowControl/>
              <w:jc w:val="right"/>
              <w:cnfStyle w:val="000000000000"/>
              <w:rPr>
                <w:del w:id="2864" w:author="WANG" w:date="2014-01-15T07:59:00Z"/>
                <w:rFonts w:ascii="Times New Roman" w:eastAsia="Times New Roman" w:hAnsi="Times New Roman" w:cs="Times New Roman"/>
                <w:color w:val="000000"/>
                <w:kern w:val="0"/>
                <w:sz w:val="18"/>
                <w:szCs w:val="18"/>
                <w:lang w:eastAsia="en-US"/>
              </w:rPr>
            </w:pPr>
            <w:del w:id="2865" w:author="WANG" w:date="2014-01-15T07:59:00Z">
              <w:r w:rsidRPr="00DF564E" w:rsidDel="004541FF">
                <w:rPr>
                  <w:rFonts w:ascii="Times New Roman" w:eastAsia="Times New Roman" w:hAnsi="Times New Roman" w:cs="Times New Roman"/>
                  <w:color w:val="000000"/>
                  <w:kern w:val="0"/>
                  <w:sz w:val="18"/>
                  <w:szCs w:val="18"/>
                  <w:lang w:eastAsia="en-US"/>
                </w:rPr>
                <w:delText>0.53</w:delText>
              </w:r>
            </w:del>
          </w:p>
        </w:tc>
        <w:tc>
          <w:tcPr>
            <w:tcW w:w="1134" w:type="dxa"/>
            <w:tcBorders>
              <w:bottom w:val="single" w:sz="4" w:space="0" w:color="auto"/>
            </w:tcBorders>
            <w:noWrap/>
            <w:vAlign w:val="center"/>
            <w:hideMark/>
            <w:tcPrChange w:id="2866" w:author="WANG" w:date="2014-01-07T07:28:00Z">
              <w:tcPr>
                <w:tcW w:w="1134" w:type="dxa"/>
                <w:noWrap/>
                <w:hideMark/>
              </w:tcPr>
            </w:tcPrChange>
          </w:tcPr>
          <w:p w:rsidR="00314B7D" w:rsidDel="004541FF" w:rsidRDefault="00643542">
            <w:pPr>
              <w:widowControl/>
              <w:jc w:val="right"/>
              <w:cnfStyle w:val="000000000000"/>
              <w:rPr>
                <w:del w:id="2867" w:author="WANG" w:date="2014-01-15T07:59:00Z"/>
                <w:rFonts w:ascii="Times New Roman" w:eastAsia="Times New Roman" w:hAnsi="Times New Roman" w:cs="Times New Roman"/>
                <w:color w:val="000000"/>
                <w:kern w:val="0"/>
                <w:sz w:val="18"/>
                <w:szCs w:val="18"/>
                <w:lang w:eastAsia="en-US"/>
              </w:rPr>
            </w:pPr>
            <w:del w:id="2868" w:author="WANG" w:date="2014-01-15T07:59:00Z">
              <w:r w:rsidRPr="00DF564E" w:rsidDel="004541FF">
                <w:rPr>
                  <w:rFonts w:ascii="Times New Roman" w:eastAsia="Times New Roman" w:hAnsi="Times New Roman" w:cs="Times New Roman"/>
                  <w:color w:val="000000"/>
                  <w:kern w:val="0"/>
                  <w:sz w:val="18"/>
                  <w:szCs w:val="18"/>
                  <w:lang w:eastAsia="en-US"/>
                </w:rPr>
                <w:delText>0.83</w:delText>
              </w:r>
            </w:del>
          </w:p>
        </w:tc>
        <w:tc>
          <w:tcPr>
            <w:tcW w:w="992" w:type="dxa"/>
            <w:tcBorders>
              <w:bottom w:val="single" w:sz="4" w:space="0" w:color="auto"/>
            </w:tcBorders>
            <w:noWrap/>
            <w:vAlign w:val="center"/>
            <w:hideMark/>
            <w:tcPrChange w:id="2869" w:author="WANG" w:date="2014-01-07T07:28:00Z">
              <w:tcPr>
                <w:tcW w:w="992" w:type="dxa"/>
                <w:noWrap/>
                <w:hideMark/>
              </w:tcPr>
            </w:tcPrChange>
          </w:tcPr>
          <w:p w:rsidR="00314B7D" w:rsidDel="004541FF" w:rsidRDefault="00643542">
            <w:pPr>
              <w:widowControl/>
              <w:jc w:val="right"/>
              <w:cnfStyle w:val="000000000000"/>
              <w:rPr>
                <w:del w:id="2870" w:author="WANG" w:date="2014-01-15T07:59:00Z"/>
                <w:rFonts w:ascii="Times New Roman" w:eastAsia="Times New Roman" w:hAnsi="Times New Roman" w:cs="Times New Roman"/>
                <w:color w:val="000000"/>
                <w:kern w:val="0"/>
                <w:sz w:val="18"/>
                <w:szCs w:val="18"/>
                <w:lang w:eastAsia="en-US"/>
              </w:rPr>
            </w:pPr>
            <w:del w:id="2871" w:author="WANG" w:date="2014-01-15T07:59:00Z">
              <w:r w:rsidRPr="00DF564E" w:rsidDel="004541FF">
                <w:rPr>
                  <w:rFonts w:ascii="Times New Roman" w:eastAsia="Times New Roman" w:hAnsi="Times New Roman" w:cs="Times New Roman"/>
                  <w:color w:val="000000"/>
                  <w:kern w:val="0"/>
                  <w:sz w:val="18"/>
                  <w:szCs w:val="18"/>
                  <w:lang w:eastAsia="en-US"/>
                </w:rPr>
                <w:delText>1</w:delText>
              </w:r>
            </w:del>
          </w:p>
        </w:tc>
      </w:tr>
    </w:tbl>
    <w:p w:rsidR="00EE2659" w:rsidRPr="00DF564E" w:rsidDel="00450AC1" w:rsidRDefault="00A376CC" w:rsidP="00A376CC">
      <w:pPr>
        <w:pStyle w:val="a9"/>
        <w:rPr>
          <w:del w:id="2872" w:author="WANG" w:date="2014-01-07T07:27:00Z"/>
          <w:rFonts w:ascii="Times New Roman" w:hAnsi="Times New Roman" w:cs="Times New Roman"/>
          <w:sz w:val="18"/>
        </w:rPr>
      </w:pPr>
      <w:bookmarkStart w:id="2873" w:name="_Ref243494957"/>
      <w:del w:id="2874" w:author="WANG" w:date="2014-01-07T07:27:00Z">
        <w:r w:rsidRPr="00DF564E" w:rsidDel="00450AC1">
          <w:rPr>
            <w:rFonts w:ascii="Times New Roman" w:hAnsi="Times New Roman" w:cs="Times New Roman"/>
            <w:sz w:val="18"/>
          </w:rPr>
          <w:delText>(b)</w:delText>
        </w:r>
        <w:bookmarkEnd w:id="2873"/>
      </w:del>
    </w:p>
    <w:tbl>
      <w:tblPr>
        <w:tblStyle w:val="10"/>
        <w:tblW w:w="4503" w:type="dxa"/>
        <w:tblLayout w:type="fixed"/>
        <w:tblLook w:val="06A0"/>
      </w:tblPr>
      <w:tblGrid>
        <w:gridCol w:w="1361"/>
        <w:gridCol w:w="1015"/>
        <w:gridCol w:w="1134"/>
        <w:gridCol w:w="993"/>
      </w:tblGrid>
      <w:tr w:rsidR="00A376CC" w:rsidRPr="00DF564E" w:rsidDel="00450AC1" w:rsidTr="00A376CC">
        <w:trPr>
          <w:cnfStyle w:val="100000000000"/>
          <w:trHeight w:val="300"/>
          <w:del w:id="2875" w:author="WANG" w:date="2014-01-07T07:28:00Z"/>
        </w:trPr>
        <w:tc>
          <w:tcPr>
            <w:cnfStyle w:val="001000000000"/>
            <w:tcW w:w="1361" w:type="dxa"/>
            <w:noWrap/>
            <w:hideMark/>
          </w:tcPr>
          <w:p w:rsidR="003F66FB" w:rsidRPr="00DF564E" w:rsidDel="00450AC1" w:rsidRDefault="00A47D6F" w:rsidP="002A4430">
            <w:pPr>
              <w:widowControl/>
              <w:jc w:val="left"/>
              <w:rPr>
                <w:del w:id="2876" w:author="WANG" w:date="2014-01-07T07:28:00Z"/>
                <w:rFonts w:ascii="Times New Roman" w:eastAsia="Times New Roman" w:hAnsi="Times New Roman" w:cs="Times New Roman"/>
                <w:color w:val="000000"/>
                <w:kern w:val="0"/>
                <w:sz w:val="18"/>
                <w:szCs w:val="18"/>
                <w:lang w:eastAsia="en-US"/>
              </w:rPr>
            </w:pPr>
            <w:del w:id="2877" w:author="WANG" w:date="2014-01-07T07:28:00Z">
              <w:r w:rsidRPr="00DF564E" w:rsidDel="00450AC1">
                <w:rPr>
                  <w:rFonts w:ascii="Times New Roman" w:eastAsia="Times New Roman" w:hAnsi="Times New Roman" w:cs="Times New Roman"/>
                  <w:color w:val="000000"/>
                  <w:kern w:val="0"/>
                  <w:sz w:val="18"/>
                  <w:szCs w:val="18"/>
                  <w:lang w:eastAsia="en-US"/>
                </w:rPr>
                <w:lastRenderedPageBreak/>
                <w:delText>F/(F+I)</w:delText>
              </w:r>
            </w:del>
          </w:p>
        </w:tc>
        <w:tc>
          <w:tcPr>
            <w:tcW w:w="1015" w:type="dxa"/>
            <w:noWrap/>
            <w:hideMark/>
          </w:tcPr>
          <w:p w:rsidR="003F66FB" w:rsidRPr="00DF564E" w:rsidDel="00450AC1" w:rsidRDefault="003F66FB" w:rsidP="002A4430">
            <w:pPr>
              <w:widowControl/>
              <w:jc w:val="left"/>
              <w:cnfStyle w:val="100000000000"/>
              <w:rPr>
                <w:del w:id="2878" w:author="WANG" w:date="2014-01-07T07:28:00Z"/>
                <w:rFonts w:ascii="Times New Roman" w:eastAsia="Times New Roman" w:hAnsi="Times New Roman" w:cs="Times New Roman"/>
                <w:color w:val="000000"/>
                <w:kern w:val="0"/>
                <w:sz w:val="18"/>
                <w:szCs w:val="18"/>
                <w:lang w:eastAsia="en-US"/>
              </w:rPr>
            </w:pPr>
            <w:del w:id="2879" w:author="WANG" w:date="2014-01-07T07:28:00Z">
              <w:r w:rsidRPr="00DF564E" w:rsidDel="00450AC1">
                <w:rPr>
                  <w:rFonts w:ascii="Times New Roman" w:eastAsia="Times New Roman" w:hAnsi="Times New Roman" w:cs="Times New Roman"/>
                  <w:color w:val="000000"/>
                  <w:kern w:val="0"/>
                  <w:sz w:val="18"/>
                  <w:szCs w:val="18"/>
                  <w:lang w:eastAsia="en-US"/>
                </w:rPr>
                <w:delText>Head-on</w:delText>
              </w:r>
            </w:del>
          </w:p>
        </w:tc>
        <w:tc>
          <w:tcPr>
            <w:tcW w:w="1134" w:type="dxa"/>
            <w:noWrap/>
            <w:hideMark/>
          </w:tcPr>
          <w:p w:rsidR="003F66FB" w:rsidRPr="00DF564E" w:rsidDel="00450AC1" w:rsidRDefault="003F66FB" w:rsidP="002A4430">
            <w:pPr>
              <w:widowControl/>
              <w:jc w:val="left"/>
              <w:cnfStyle w:val="100000000000"/>
              <w:rPr>
                <w:del w:id="2880" w:author="WANG" w:date="2014-01-07T07:28:00Z"/>
                <w:rFonts w:ascii="Times New Roman" w:eastAsia="Times New Roman" w:hAnsi="Times New Roman" w:cs="Times New Roman"/>
                <w:color w:val="000000"/>
                <w:kern w:val="0"/>
                <w:sz w:val="18"/>
                <w:szCs w:val="18"/>
                <w:lang w:eastAsia="en-US"/>
              </w:rPr>
            </w:pPr>
            <w:del w:id="2881" w:author="WANG" w:date="2014-01-07T07:28:00Z">
              <w:r w:rsidRPr="00DF564E" w:rsidDel="00450AC1">
                <w:rPr>
                  <w:rFonts w:ascii="Times New Roman" w:eastAsia="Times New Roman" w:hAnsi="Times New Roman" w:cs="Times New Roman"/>
                  <w:color w:val="000000"/>
                  <w:kern w:val="0"/>
                  <w:sz w:val="18"/>
                  <w:szCs w:val="18"/>
                  <w:lang w:eastAsia="en-US"/>
                </w:rPr>
                <w:delText>Side impact</w:delText>
              </w:r>
            </w:del>
          </w:p>
        </w:tc>
        <w:tc>
          <w:tcPr>
            <w:tcW w:w="993" w:type="dxa"/>
            <w:noWrap/>
            <w:hideMark/>
          </w:tcPr>
          <w:p w:rsidR="003F66FB" w:rsidRPr="00DF564E" w:rsidDel="00450AC1" w:rsidRDefault="003F66FB" w:rsidP="002A4430">
            <w:pPr>
              <w:widowControl/>
              <w:jc w:val="left"/>
              <w:cnfStyle w:val="100000000000"/>
              <w:rPr>
                <w:del w:id="2882" w:author="WANG" w:date="2014-01-07T07:28:00Z"/>
                <w:rFonts w:ascii="Times New Roman" w:eastAsia="Times New Roman" w:hAnsi="Times New Roman" w:cs="Times New Roman"/>
                <w:color w:val="000000"/>
                <w:kern w:val="0"/>
                <w:sz w:val="18"/>
                <w:szCs w:val="18"/>
                <w:lang w:eastAsia="en-US"/>
              </w:rPr>
            </w:pPr>
            <w:del w:id="2883" w:author="WANG" w:date="2014-01-07T07:28:00Z">
              <w:r w:rsidRPr="00DF564E" w:rsidDel="00450AC1">
                <w:rPr>
                  <w:rFonts w:ascii="Times New Roman" w:eastAsia="Times New Roman" w:hAnsi="Times New Roman" w:cs="Times New Roman"/>
                  <w:color w:val="000000"/>
                  <w:kern w:val="0"/>
                  <w:sz w:val="18"/>
                  <w:szCs w:val="18"/>
                  <w:lang w:eastAsia="en-US"/>
                </w:rPr>
                <w:delText>Rear-end</w:delText>
              </w:r>
            </w:del>
          </w:p>
        </w:tc>
      </w:tr>
      <w:tr w:rsidR="00A376CC" w:rsidRPr="00DF564E" w:rsidDel="00450AC1" w:rsidTr="00A376CC">
        <w:trPr>
          <w:trHeight w:val="300"/>
          <w:del w:id="2884" w:author="WANG" w:date="2014-01-07T07:28:00Z"/>
        </w:trPr>
        <w:tc>
          <w:tcPr>
            <w:cnfStyle w:val="001000000000"/>
            <w:tcW w:w="1361" w:type="dxa"/>
            <w:noWrap/>
            <w:hideMark/>
          </w:tcPr>
          <w:p w:rsidR="003F66FB" w:rsidRPr="00DF564E" w:rsidDel="00450AC1" w:rsidRDefault="003F66FB" w:rsidP="002A4430">
            <w:pPr>
              <w:widowControl/>
              <w:jc w:val="left"/>
              <w:rPr>
                <w:del w:id="2885" w:author="WANG" w:date="2014-01-07T07:28:00Z"/>
                <w:rFonts w:ascii="Times New Roman" w:eastAsia="Times New Roman" w:hAnsi="Times New Roman" w:cs="Times New Roman"/>
                <w:color w:val="000000"/>
                <w:kern w:val="0"/>
                <w:sz w:val="18"/>
                <w:szCs w:val="18"/>
                <w:lang w:eastAsia="en-US"/>
              </w:rPr>
            </w:pPr>
            <w:del w:id="2886" w:author="WANG" w:date="2014-01-07T07:28:00Z">
              <w:r w:rsidRPr="00DF564E" w:rsidDel="00450AC1">
                <w:rPr>
                  <w:rFonts w:ascii="Times New Roman" w:eastAsia="Times New Roman" w:hAnsi="Times New Roman" w:cs="Times New Roman"/>
                  <w:color w:val="000000"/>
                  <w:kern w:val="0"/>
                  <w:sz w:val="18"/>
                  <w:szCs w:val="18"/>
                  <w:lang w:eastAsia="en-US"/>
                </w:rPr>
                <w:delText>Head-on</w:delText>
              </w:r>
            </w:del>
          </w:p>
        </w:tc>
        <w:tc>
          <w:tcPr>
            <w:tcW w:w="1015" w:type="dxa"/>
            <w:noWrap/>
            <w:hideMark/>
          </w:tcPr>
          <w:p w:rsidR="003F66FB" w:rsidRPr="00DF564E" w:rsidDel="00450AC1" w:rsidRDefault="003F66FB" w:rsidP="002A4430">
            <w:pPr>
              <w:widowControl/>
              <w:jc w:val="right"/>
              <w:cnfStyle w:val="000000000000"/>
              <w:rPr>
                <w:del w:id="2887" w:author="WANG" w:date="2014-01-07T07:28:00Z"/>
                <w:rFonts w:ascii="Times New Roman" w:eastAsia="Times New Roman" w:hAnsi="Times New Roman" w:cs="Times New Roman"/>
                <w:color w:val="000000"/>
                <w:kern w:val="0"/>
                <w:sz w:val="18"/>
                <w:szCs w:val="18"/>
                <w:lang w:eastAsia="en-US"/>
              </w:rPr>
            </w:pPr>
            <w:del w:id="2888" w:author="WANG" w:date="2014-01-07T07:28:00Z">
              <w:r w:rsidRPr="00DF564E" w:rsidDel="00450AC1">
                <w:rPr>
                  <w:rFonts w:ascii="Times New Roman" w:eastAsia="Times New Roman" w:hAnsi="Times New Roman" w:cs="Times New Roman"/>
                  <w:color w:val="000000"/>
                  <w:kern w:val="0"/>
                  <w:sz w:val="18"/>
                  <w:szCs w:val="18"/>
                  <w:lang w:eastAsia="en-US"/>
                </w:rPr>
                <w:delText>1</w:delText>
              </w:r>
            </w:del>
          </w:p>
        </w:tc>
        <w:tc>
          <w:tcPr>
            <w:tcW w:w="1134" w:type="dxa"/>
            <w:noWrap/>
            <w:hideMark/>
          </w:tcPr>
          <w:p w:rsidR="003F66FB" w:rsidRPr="00DF564E" w:rsidDel="00450AC1" w:rsidRDefault="003F66FB" w:rsidP="002A4430">
            <w:pPr>
              <w:widowControl/>
              <w:jc w:val="left"/>
              <w:cnfStyle w:val="000000000000"/>
              <w:rPr>
                <w:del w:id="2889" w:author="WANG" w:date="2014-01-07T07:28:00Z"/>
                <w:rFonts w:ascii="Times New Roman" w:eastAsia="Times New Roman" w:hAnsi="Times New Roman" w:cs="Times New Roman"/>
                <w:color w:val="000000"/>
                <w:kern w:val="0"/>
                <w:sz w:val="18"/>
                <w:szCs w:val="18"/>
                <w:lang w:eastAsia="en-US"/>
              </w:rPr>
            </w:pPr>
          </w:p>
        </w:tc>
        <w:tc>
          <w:tcPr>
            <w:tcW w:w="993" w:type="dxa"/>
            <w:noWrap/>
            <w:hideMark/>
          </w:tcPr>
          <w:p w:rsidR="003F66FB" w:rsidRPr="00DF564E" w:rsidDel="00450AC1" w:rsidRDefault="003F66FB" w:rsidP="002A4430">
            <w:pPr>
              <w:widowControl/>
              <w:jc w:val="left"/>
              <w:cnfStyle w:val="000000000000"/>
              <w:rPr>
                <w:del w:id="2890" w:author="WANG" w:date="2014-01-07T07:28:00Z"/>
                <w:rFonts w:ascii="Times New Roman" w:eastAsia="Times New Roman" w:hAnsi="Times New Roman" w:cs="Times New Roman"/>
                <w:color w:val="000000"/>
                <w:kern w:val="0"/>
                <w:sz w:val="18"/>
                <w:szCs w:val="18"/>
                <w:lang w:eastAsia="en-US"/>
              </w:rPr>
            </w:pPr>
          </w:p>
        </w:tc>
      </w:tr>
      <w:tr w:rsidR="00A376CC" w:rsidRPr="00DF564E" w:rsidDel="00450AC1" w:rsidTr="00A376CC">
        <w:trPr>
          <w:trHeight w:val="300"/>
          <w:del w:id="2891" w:author="WANG" w:date="2014-01-07T07:28:00Z"/>
        </w:trPr>
        <w:tc>
          <w:tcPr>
            <w:cnfStyle w:val="001000000000"/>
            <w:tcW w:w="1361" w:type="dxa"/>
            <w:noWrap/>
            <w:hideMark/>
          </w:tcPr>
          <w:p w:rsidR="003F66FB" w:rsidRPr="00DF564E" w:rsidDel="00450AC1" w:rsidRDefault="003F66FB" w:rsidP="002A4430">
            <w:pPr>
              <w:widowControl/>
              <w:jc w:val="left"/>
              <w:rPr>
                <w:del w:id="2892" w:author="WANG" w:date="2014-01-07T07:28:00Z"/>
                <w:rFonts w:ascii="Times New Roman" w:eastAsia="Times New Roman" w:hAnsi="Times New Roman" w:cs="Times New Roman"/>
                <w:color w:val="000000"/>
                <w:kern w:val="0"/>
                <w:sz w:val="18"/>
                <w:szCs w:val="18"/>
                <w:lang w:eastAsia="en-US"/>
              </w:rPr>
            </w:pPr>
            <w:del w:id="2893" w:author="WANG" w:date="2014-01-07T07:28:00Z">
              <w:r w:rsidRPr="00DF564E" w:rsidDel="00450AC1">
                <w:rPr>
                  <w:rFonts w:ascii="Times New Roman" w:eastAsia="Times New Roman" w:hAnsi="Times New Roman" w:cs="Times New Roman"/>
                  <w:color w:val="000000"/>
                  <w:kern w:val="0"/>
                  <w:sz w:val="18"/>
                  <w:szCs w:val="18"/>
                  <w:lang w:eastAsia="en-US"/>
                </w:rPr>
                <w:delText>Side impact</w:delText>
              </w:r>
            </w:del>
          </w:p>
        </w:tc>
        <w:tc>
          <w:tcPr>
            <w:tcW w:w="1015" w:type="dxa"/>
            <w:noWrap/>
            <w:hideMark/>
          </w:tcPr>
          <w:p w:rsidR="003F66FB" w:rsidRPr="00DF564E" w:rsidDel="00450AC1" w:rsidRDefault="003F66FB" w:rsidP="00FC22F2">
            <w:pPr>
              <w:widowControl/>
              <w:jc w:val="right"/>
              <w:cnfStyle w:val="000000000000"/>
              <w:rPr>
                <w:del w:id="2894" w:author="WANG" w:date="2014-01-07T07:28:00Z"/>
                <w:rFonts w:ascii="Times New Roman" w:eastAsia="Times New Roman" w:hAnsi="Times New Roman" w:cs="Times New Roman"/>
                <w:color w:val="000000"/>
                <w:kern w:val="0"/>
                <w:sz w:val="18"/>
                <w:szCs w:val="18"/>
                <w:lang w:eastAsia="en-US"/>
              </w:rPr>
            </w:pPr>
            <w:del w:id="2895" w:author="WANG" w:date="2014-01-07T07:28:00Z">
              <w:r w:rsidRPr="00DF564E" w:rsidDel="00450AC1">
                <w:rPr>
                  <w:rFonts w:ascii="Times New Roman" w:eastAsia="Times New Roman" w:hAnsi="Times New Roman" w:cs="Times New Roman"/>
                  <w:color w:val="000000"/>
                  <w:kern w:val="0"/>
                  <w:sz w:val="18"/>
                  <w:szCs w:val="18"/>
                  <w:lang w:eastAsia="en-US"/>
                </w:rPr>
                <w:delText>-0.79</w:delText>
              </w:r>
            </w:del>
          </w:p>
        </w:tc>
        <w:tc>
          <w:tcPr>
            <w:tcW w:w="1134" w:type="dxa"/>
            <w:noWrap/>
            <w:hideMark/>
          </w:tcPr>
          <w:p w:rsidR="003F66FB" w:rsidRPr="00DF564E" w:rsidDel="00450AC1" w:rsidRDefault="003F66FB" w:rsidP="002A4430">
            <w:pPr>
              <w:widowControl/>
              <w:jc w:val="right"/>
              <w:cnfStyle w:val="000000000000"/>
              <w:rPr>
                <w:del w:id="2896" w:author="WANG" w:date="2014-01-07T07:28:00Z"/>
                <w:rFonts w:ascii="Times New Roman" w:eastAsia="Times New Roman" w:hAnsi="Times New Roman" w:cs="Times New Roman"/>
                <w:color w:val="000000"/>
                <w:kern w:val="0"/>
                <w:sz w:val="18"/>
                <w:szCs w:val="18"/>
                <w:lang w:eastAsia="en-US"/>
              </w:rPr>
            </w:pPr>
            <w:del w:id="2897" w:author="WANG" w:date="2014-01-07T07:28:00Z">
              <w:r w:rsidRPr="00DF564E" w:rsidDel="00450AC1">
                <w:rPr>
                  <w:rFonts w:ascii="Times New Roman" w:eastAsia="Times New Roman" w:hAnsi="Times New Roman" w:cs="Times New Roman"/>
                  <w:color w:val="000000"/>
                  <w:kern w:val="0"/>
                  <w:sz w:val="18"/>
                  <w:szCs w:val="18"/>
                  <w:lang w:eastAsia="en-US"/>
                </w:rPr>
                <w:delText>1</w:delText>
              </w:r>
            </w:del>
          </w:p>
        </w:tc>
        <w:tc>
          <w:tcPr>
            <w:tcW w:w="993" w:type="dxa"/>
            <w:noWrap/>
            <w:hideMark/>
          </w:tcPr>
          <w:p w:rsidR="003F66FB" w:rsidRPr="00DF564E" w:rsidDel="00450AC1" w:rsidRDefault="003F66FB" w:rsidP="002A4430">
            <w:pPr>
              <w:widowControl/>
              <w:jc w:val="left"/>
              <w:cnfStyle w:val="000000000000"/>
              <w:rPr>
                <w:del w:id="2898" w:author="WANG" w:date="2014-01-07T07:28:00Z"/>
                <w:rFonts w:ascii="Times New Roman" w:eastAsia="Times New Roman" w:hAnsi="Times New Roman" w:cs="Times New Roman"/>
                <w:color w:val="000000"/>
                <w:kern w:val="0"/>
                <w:sz w:val="18"/>
                <w:szCs w:val="18"/>
                <w:lang w:eastAsia="en-US"/>
              </w:rPr>
            </w:pPr>
          </w:p>
        </w:tc>
      </w:tr>
      <w:tr w:rsidR="00A376CC" w:rsidRPr="00DF564E" w:rsidDel="00450AC1" w:rsidTr="00A376CC">
        <w:trPr>
          <w:trHeight w:val="300"/>
          <w:del w:id="2899" w:author="WANG" w:date="2014-01-07T07:28:00Z"/>
        </w:trPr>
        <w:tc>
          <w:tcPr>
            <w:cnfStyle w:val="001000000000"/>
            <w:tcW w:w="1361" w:type="dxa"/>
            <w:noWrap/>
            <w:hideMark/>
          </w:tcPr>
          <w:p w:rsidR="003F66FB" w:rsidRPr="00DF564E" w:rsidDel="00450AC1" w:rsidRDefault="003F66FB" w:rsidP="002A4430">
            <w:pPr>
              <w:widowControl/>
              <w:jc w:val="left"/>
              <w:rPr>
                <w:del w:id="2900" w:author="WANG" w:date="2014-01-07T07:28:00Z"/>
                <w:rFonts w:ascii="Times New Roman" w:eastAsia="Times New Roman" w:hAnsi="Times New Roman" w:cs="Times New Roman"/>
                <w:color w:val="000000"/>
                <w:kern w:val="0"/>
                <w:sz w:val="18"/>
                <w:szCs w:val="18"/>
                <w:lang w:eastAsia="en-US"/>
              </w:rPr>
            </w:pPr>
            <w:del w:id="2901" w:author="WANG" w:date="2014-01-07T07:28:00Z">
              <w:r w:rsidRPr="00DF564E" w:rsidDel="00450AC1">
                <w:rPr>
                  <w:rFonts w:ascii="Times New Roman" w:eastAsia="Times New Roman" w:hAnsi="Times New Roman" w:cs="Times New Roman"/>
                  <w:color w:val="000000"/>
                  <w:kern w:val="0"/>
                  <w:sz w:val="18"/>
                  <w:szCs w:val="18"/>
                  <w:lang w:eastAsia="en-US"/>
                </w:rPr>
                <w:delText>Rear-end</w:delText>
              </w:r>
            </w:del>
          </w:p>
        </w:tc>
        <w:tc>
          <w:tcPr>
            <w:tcW w:w="1015" w:type="dxa"/>
            <w:noWrap/>
            <w:hideMark/>
          </w:tcPr>
          <w:p w:rsidR="003F66FB" w:rsidRPr="00DF564E" w:rsidDel="00450AC1" w:rsidRDefault="002D63FD" w:rsidP="00FC22F2">
            <w:pPr>
              <w:widowControl/>
              <w:jc w:val="right"/>
              <w:cnfStyle w:val="000000000000"/>
              <w:rPr>
                <w:del w:id="2902" w:author="WANG" w:date="2014-01-07T07:28:00Z"/>
                <w:rFonts w:ascii="Times New Roman" w:eastAsia="Times New Roman" w:hAnsi="Times New Roman" w:cs="Times New Roman"/>
                <w:color w:val="000000"/>
                <w:kern w:val="0"/>
                <w:sz w:val="18"/>
                <w:szCs w:val="18"/>
                <w:lang w:eastAsia="en-US"/>
              </w:rPr>
            </w:pPr>
            <w:del w:id="2903" w:author="WANG" w:date="2014-01-07T07:28:00Z">
              <w:r w:rsidRPr="00DF564E" w:rsidDel="00450AC1">
                <w:rPr>
                  <w:rFonts w:ascii="Times New Roman" w:eastAsia="Times New Roman" w:hAnsi="Times New Roman" w:cs="Times New Roman"/>
                  <w:color w:val="000000"/>
                  <w:kern w:val="0"/>
                  <w:sz w:val="18"/>
                  <w:szCs w:val="18"/>
                  <w:lang w:eastAsia="en-US"/>
                </w:rPr>
                <w:delText>0.21</w:delText>
              </w:r>
            </w:del>
          </w:p>
        </w:tc>
        <w:tc>
          <w:tcPr>
            <w:tcW w:w="1134" w:type="dxa"/>
            <w:noWrap/>
            <w:hideMark/>
          </w:tcPr>
          <w:p w:rsidR="003F66FB" w:rsidRPr="00DF564E" w:rsidDel="00450AC1" w:rsidRDefault="002D63FD" w:rsidP="00FC22F2">
            <w:pPr>
              <w:widowControl/>
              <w:jc w:val="right"/>
              <w:cnfStyle w:val="000000000000"/>
              <w:rPr>
                <w:del w:id="2904" w:author="WANG" w:date="2014-01-07T07:28:00Z"/>
                <w:rFonts w:ascii="Times New Roman" w:eastAsia="Times New Roman" w:hAnsi="Times New Roman" w:cs="Times New Roman"/>
                <w:color w:val="000000"/>
                <w:kern w:val="0"/>
                <w:sz w:val="18"/>
                <w:szCs w:val="18"/>
                <w:lang w:eastAsia="en-US"/>
              </w:rPr>
            </w:pPr>
            <w:del w:id="2905" w:author="WANG" w:date="2014-01-07T07:28:00Z">
              <w:r w:rsidRPr="00DF564E" w:rsidDel="00450AC1">
                <w:rPr>
                  <w:rFonts w:ascii="Times New Roman" w:eastAsia="Times New Roman" w:hAnsi="Times New Roman" w:cs="Times New Roman"/>
                  <w:color w:val="000000"/>
                  <w:kern w:val="0"/>
                  <w:sz w:val="18"/>
                  <w:szCs w:val="18"/>
                  <w:lang w:eastAsia="en-US"/>
                </w:rPr>
                <w:delText>-0.66</w:delText>
              </w:r>
            </w:del>
          </w:p>
        </w:tc>
        <w:tc>
          <w:tcPr>
            <w:tcW w:w="993" w:type="dxa"/>
            <w:noWrap/>
            <w:hideMark/>
          </w:tcPr>
          <w:p w:rsidR="003F66FB" w:rsidRPr="00DF564E" w:rsidDel="00450AC1" w:rsidRDefault="003F66FB" w:rsidP="002A4430">
            <w:pPr>
              <w:widowControl/>
              <w:jc w:val="right"/>
              <w:cnfStyle w:val="000000000000"/>
              <w:rPr>
                <w:del w:id="2906" w:author="WANG" w:date="2014-01-07T07:28:00Z"/>
                <w:rFonts w:ascii="Times New Roman" w:eastAsia="Times New Roman" w:hAnsi="Times New Roman" w:cs="Times New Roman"/>
                <w:color w:val="000000"/>
                <w:kern w:val="0"/>
                <w:sz w:val="18"/>
                <w:szCs w:val="18"/>
                <w:lang w:eastAsia="en-US"/>
              </w:rPr>
            </w:pPr>
            <w:del w:id="2907" w:author="WANG" w:date="2014-01-07T07:28:00Z">
              <w:r w:rsidRPr="00DF564E" w:rsidDel="00450AC1">
                <w:rPr>
                  <w:rFonts w:ascii="Times New Roman" w:eastAsia="Times New Roman" w:hAnsi="Times New Roman" w:cs="Times New Roman"/>
                  <w:color w:val="000000"/>
                  <w:kern w:val="0"/>
                  <w:sz w:val="18"/>
                  <w:szCs w:val="18"/>
                  <w:lang w:eastAsia="en-US"/>
                </w:rPr>
                <w:delText>1</w:delText>
              </w:r>
            </w:del>
          </w:p>
        </w:tc>
      </w:tr>
    </w:tbl>
    <w:p w:rsidR="00CC1F22" w:rsidRPr="00DF564E" w:rsidDel="004541FF" w:rsidRDefault="00CC1F22" w:rsidP="00EE2659">
      <w:pPr>
        <w:rPr>
          <w:del w:id="2908" w:author="WANG" w:date="2014-01-15T07:59:00Z"/>
          <w:rFonts w:ascii="Times New Roman" w:hAnsi="Times New Roman" w:cs="Times New Roman"/>
        </w:rPr>
      </w:pPr>
    </w:p>
    <w:p w:rsidR="00CA5CB1" w:rsidRPr="00DF564E" w:rsidRDefault="00CA5CB1" w:rsidP="001C680C">
      <w:pPr>
        <w:spacing w:afterLines="50"/>
        <w:rPr>
          <w:rFonts w:ascii="Times New Roman" w:hAnsi="Times New Roman" w:cs="Times New Roman"/>
          <w:i/>
        </w:rPr>
      </w:pPr>
      <w:r w:rsidRPr="00DF564E">
        <w:rPr>
          <w:rFonts w:ascii="Times New Roman" w:hAnsi="Times New Roman" w:cs="Times New Roman"/>
          <w:i/>
        </w:rPr>
        <w:t>Traffic separation</w:t>
      </w:r>
    </w:p>
    <w:p w:rsidR="00D63749" w:rsidRDefault="00CA5CB1" w:rsidP="00922A0E">
      <w:pPr>
        <w:spacing w:afterLines="50"/>
        <w:rPr>
          <w:rFonts w:ascii="Times New Roman" w:hAnsi="Times New Roman" w:cs="Times New Roman"/>
        </w:rPr>
        <w:pPrChange w:id="2909" w:author="WANG" w:date="2014-10-03T11:44:00Z">
          <w:pPr>
            <w:spacing w:afterLines="50"/>
          </w:pPr>
        </w:pPrChange>
      </w:pPr>
      <w:r w:rsidRPr="00DF564E">
        <w:rPr>
          <w:rFonts w:ascii="Times New Roman" w:hAnsi="Times New Roman" w:cs="Times New Roman"/>
        </w:rPr>
        <w:t>Roads of different classes have different configurations. Roads that are most sufficiently equipped separate the traffic flow according to the types of the vehicle and their direction. Roads are also built with median to only separate traffic with different traveling directions, or with buffer zones only to separate motor vehicles from bicycles and pedestrians. Roads of the lowest grade have no structures to separate different traffic participants from each other.</w:t>
      </w:r>
    </w:p>
    <w:p w:rsidR="001C680C" w:rsidRDefault="00CA5CB1" w:rsidP="004C241F">
      <w:pPr>
        <w:keepNext/>
        <w:spacing w:afterLines="50"/>
        <w:rPr>
          <w:rPrChange w:id="2910" w:author="WANG" w:date="2014-01-10T09:31:00Z">
            <w:rPr>
              <w:rFonts w:ascii="Times New Roman" w:hAnsi="Times New Roman" w:cs="Times New Roman"/>
            </w:rPr>
          </w:rPrChange>
        </w:rPr>
        <w:pPrChange w:id="2911" w:author="WANG" w:date="2014-10-03T11:56:00Z">
          <w:pPr>
            <w:spacing w:afterLines="50"/>
          </w:pPr>
        </w:pPrChange>
      </w:pPr>
      <w:r w:rsidRPr="00DF564E">
        <w:rPr>
          <w:rFonts w:ascii="Times New Roman" w:hAnsi="Times New Roman" w:cs="Times New Roman"/>
        </w:rPr>
        <w:t xml:space="preserve">Among four types of road configurations, separated direction roads have the highest fatalities rate of 0.232. This index is also the fastest growing among the four. Second to </w:t>
      </w:r>
      <w:proofErr w:type="gramStart"/>
      <w:r w:rsidRPr="00DF564E">
        <w:rPr>
          <w:rFonts w:ascii="Times New Roman" w:hAnsi="Times New Roman" w:cs="Times New Roman"/>
        </w:rPr>
        <w:t>separated</w:t>
      </w:r>
      <w:proofErr w:type="gramEnd"/>
      <w:r w:rsidRPr="00DF564E">
        <w:rPr>
          <w:rFonts w:ascii="Times New Roman" w:hAnsi="Times New Roman" w:cs="Times New Roman"/>
        </w:rPr>
        <w:t xml:space="preserve"> direction is the mixed road configuration, with an HD of 1.452 and a FR of 0.2</w:t>
      </w:r>
      <w:r w:rsidR="005512E9" w:rsidRPr="005512E9">
        <w:rPr>
          <w:rFonts w:ascii="Times New Roman" w:hAnsi="Times New Roman" w:cs="Times New Roman"/>
          <w:szCs w:val="21"/>
        </w:rPr>
        <w:t>03. Noticeably, only separated direction configuration has an HD and a FR high</w:t>
      </w:r>
      <w:r w:rsidR="00830716" w:rsidRPr="00830716">
        <w:rPr>
          <w:rFonts w:ascii="Times New Roman" w:hAnsi="Times New Roman" w:cs="Times New Roman"/>
          <w:szCs w:val="21"/>
        </w:rPr>
        <w:t xml:space="preserve">er than average (see Figure </w:t>
      </w:r>
      <w:del w:id="2912" w:author="Liang Ma" w:date="2014-01-05T14:23:00Z">
        <w:r w:rsidR="002B51C8" w:rsidRPr="002B51C8">
          <w:rPr>
            <w:rFonts w:ascii="Times New Roman" w:hAnsi="Times New Roman" w:cs="Times New Roman"/>
            <w:szCs w:val="21"/>
          </w:rPr>
          <w:delText>11</w:delText>
        </w:r>
      </w:del>
      <w:ins w:id="2913" w:author="Liang Ma" w:date="2014-01-05T14:23:00Z">
        <w:r w:rsidR="00485C8B" w:rsidRPr="00485C8B">
          <w:rPr>
            <w:rFonts w:ascii="Times New Roman" w:hAnsi="Times New Roman" w:cs="Times New Roman"/>
            <w:szCs w:val="21"/>
          </w:rPr>
          <w:t>10</w:t>
        </w:r>
      </w:ins>
      <w:r w:rsidR="00C50388" w:rsidRPr="00C50388">
        <w:rPr>
          <w:rFonts w:ascii="Times New Roman" w:hAnsi="Times New Roman" w:cs="Times New Roman"/>
          <w:szCs w:val="21"/>
        </w:rPr>
        <w:t>).</w:t>
      </w:r>
      <w:del w:id="2914" w:author="WANG" w:date="2014-01-15T07:59:00Z">
        <w:r w:rsidR="00C50388" w:rsidRPr="00E0431F">
          <w:rPr>
            <w:rFonts w:ascii="Times New Roman" w:hAnsi="Times New Roman" w:cs="Times New Roman"/>
            <w:szCs w:val="21"/>
          </w:rPr>
          <w:delText xml:space="preserve"> The intraclass correlation coefficients between </w:delText>
        </w:r>
        <w:r w:rsidR="00C50388" w:rsidRPr="00E57E18">
          <w:rPr>
            <w:rFonts w:ascii="Times New Roman" w:hAnsi="Times New Roman" w:cs="Times New Roman"/>
            <w:i/>
            <w:szCs w:val="21"/>
          </w:rPr>
          <w:delText>f</w:delText>
        </w:r>
        <w:r w:rsidR="00C50388" w:rsidRPr="00E57E18">
          <w:rPr>
            <w:rFonts w:ascii="Times New Roman" w:hAnsi="Times New Roman" w:cs="Times New Roman"/>
            <w:szCs w:val="21"/>
            <w:vertAlign w:val="subscript"/>
          </w:rPr>
          <w:delText>HD</w:delText>
        </w:r>
        <w:r w:rsidR="00C50388" w:rsidRPr="00E57E18">
          <w:rPr>
            <w:rFonts w:ascii="Times New Roman" w:hAnsi="Times New Roman" w:cs="Times New Roman"/>
            <w:szCs w:val="21"/>
          </w:rPr>
          <w:delText xml:space="preserve">and </w:delText>
        </w:r>
        <w:r w:rsidR="00C50388" w:rsidRPr="005523EF">
          <w:rPr>
            <w:rFonts w:ascii="Times New Roman" w:hAnsi="Times New Roman" w:cs="Times New Roman"/>
            <w:i/>
            <w:szCs w:val="21"/>
          </w:rPr>
          <w:delText>f</w:delText>
        </w:r>
        <w:r w:rsidR="00015E4B" w:rsidRPr="00015E4B">
          <w:rPr>
            <w:rFonts w:ascii="Times New Roman" w:hAnsi="Times New Roman" w:cs="Times New Roman"/>
            <w:szCs w:val="21"/>
            <w:vertAlign w:val="subscript"/>
          </w:rPr>
          <w:delText>FR</w:delText>
        </w:r>
        <w:r w:rsidR="00015E4B" w:rsidRPr="00015E4B">
          <w:rPr>
            <w:rFonts w:ascii="Times New Roman" w:hAnsi="Times New Roman" w:cs="Times New Roman"/>
            <w:szCs w:val="21"/>
            <w:rPrChange w:id="2915" w:author="WANG" w:date="2014-01-09T20:52:00Z">
              <w:rPr>
                <w:rFonts w:ascii="Times New Roman" w:hAnsi="Times New Roman" w:cs="Times New Roman"/>
              </w:rPr>
            </w:rPrChange>
          </w:rPr>
          <w:delText>of different categories are shown in</w:delText>
        </w:r>
      </w:del>
      <w:del w:id="2916" w:author="WANG" w:date="2014-01-10T09:24:00Z">
        <w:r w:rsidR="00015E4B" w:rsidRPr="00015E4B">
          <w:rPr>
            <w:rFonts w:ascii="Times New Roman" w:hAnsi="Times New Roman" w:cs="Times New Roman"/>
            <w:szCs w:val="21"/>
            <w:rPrChange w:id="2917" w:author="WANG" w:date="2014-01-09T20:52:00Z">
              <w:rPr>
                <w:rFonts w:ascii="Times New Roman" w:hAnsi="Times New Roman" w:cs="Times New Roman"/>
              </w:rPr>
            </w:rPrChange>
          </w:rPr>
          <w:delText xml:space="preserve"> </w:delText>
        </w:r>
        <w:r w:rsidR="00015E4B" w:rsidRPr="00830716" w:rsidDel="00CC1F22">
          <w:rPr>
            <w:rFonts w:ascii="Times New Roman" w:hAnsi="Times New Roman" w:cs="Times New Roman"/>
            <w:szCs w:val="21"/>
          </w:rPr>
          <w:fldChar w:fldCharType="begin"/>
        </w:r>
        <w:r w:rsidR="00015E4B" w:rsidRPr="00015E4B">
          <w:rPr>
            <w:rFonts w:ascii="Times New Roman" w:hAnsi="Times New Roman" w:cs="Times New Roman"/>
            <w:szCs w:val="21"/>
            <w:rPrChange w:id="2918" w:author="WANG" w:date="2014-01-09T20:52:00Z">
              <w:rPr>
                <w:rFonts w:ascii="Times New Roman" w:hAnsi="Times New Roman" w:cs="Times New Roman"/>
              </w:rPr>
            </w:rPrChange>
          </w:rPr>
          <w:delInstrText xml:space="preserve"> REF _Ref243494994 \h </w:delInstrText>
        </w:r>
        <w:r w:rsidR="00FA32CD" w:rsidDel="00CC1F22">
          <w:rPr>
            <w:rFonts w:ascii="Times New Roman" w:hAnsi="Times New Roman" w:cs="Times New Roman"/>
            <w:szCs w:val="21"/>
          </w:rPr>
          <w:delInstrText xml:space="preserve"> \* MERGEFORMAT </w:delInstrText>
        </w:r>
        <w:r w:rsidR="00015E4B" w:rsidRPr="00830716" w:rsidDel="00CC1F22">
          <w:rPr>
            <w:rFonts w:ascii="Times New Roman" w:hAnsi="Times New Roman" w:cs="Times New Roman"/>
            <w:szCs w:val="21"/>
          </w:rPr>
        </w:r>
        <w:r w:rsidR="00015E4B" w:rsidRPr="00830716" w:rsidDel="00CC1F22">
          <w:rPr>
            <w:rFonts w:ascii="Times New Roman" w:hAnsi="Times New Roman" w:cs="Times New Roman"/>
            <w:szCs w:val="21"/>
            <w:rPrChange w:id="2919" w:author="WANG" w:date="2014-01-09T20:52:00Z">
              <w:rPr>
                <w:rFonts w:ascii="Times New Roman" w:hAnsi="Times New Roman" w:cs="Times New Roman"/>
                <w:szCs w:val="21"/>
              </w:rPr>
            </w:rPrChange>
          </w:rPr>
          <w:fldChar w:fldCharType="separate"/>
        </w:r>
        <w:r w:rsidR="00015E4B" w:rsidRPr="00015E4B">
          <w:rPr>
            <w:rFonts w:ascii="Times New Roman" w:hAnsi="Times New Roman" w:cs="Times New Roman"/>
            <w:szCs w:val="21"/>
            <w:rPrChange w:id="2920" w:author="WANG" w:date="2014-01-09T20:52:00Z">
              <w:rPr>
                <w:rFonts w:ascii="Times New Roman" w:hAnsi="Times New Roman" w:cs="Times New Roman"/>
                <w:sz w:val="18"/>
              </w:rPr>
            </w:rPrChange>
          </w:rPr>
          <w:delText xml:space="preserve">Table </w:delText>
        </w:r>
        <w:r w:rsidR="00015E4B" w:rsidRPr="00015E4B">
          <w:rPr>
            <w:rFonts w:ascii="Times New Roman" w:hAnsi="Times New Roman" w:cs="Times New Roman"/>
            <w:noProof/>
            <w:szCs w:val="21"/>
            <w:rPrChange w:id="2921" w:author="WANG" w:date="2014-01-09T20:52:00Z">
              <w:rPr>
                <w:rFonts w:ascii="Times New Roman" w:hAnsi="Times New Roman" w:cs="Times New Roman"/>
                <w:noProof/>
                <w:sz w:val="18"/>
              </w:rPr>
            </w:rPrChange>
          </w:rPr>
          <w:delText>5</w:delText>
        </w:r>
        <w:r w:rsidR="00015E4B" w:rsidRPr="00830716" w:rsidDel="00CC1F22">
          <w:rPr>
            <w:rFonts w:ascii="Times New Roman" w:hAnsi="Times New Roman" w:cs="Times New Roman"/>
            <w:szCs w:val="21"/>
          </w:rPr>
          <w:fldChar w:fldCharType="end"/>
        </w:r>
      </w:del>
      <w:del w:id="2922" w:author="WANG" w:date="2014-01-15T07:59:00Z">
        <w:r w:rsidR="005512E9" w:rsidRPr="005512E9" w:rsidDel="009033F3">
          <w:rPr>
            <w:rFonts w:ascii="Times New Roman" w:hAnsi="Times New Roman" w:cs="Times New Roman"/>
            <w:szCs w:val="21"/>
          </w:rPr>
          <w:delText>.</w:delText>
        </w:r>
      </w:del>
    </w:p>
    <w:p w:rsidR="001C680C" w:rsidRDefault="00D1719F" w:rsidP="004C241F">
      <w:pPr>
        <w:spacing w:afterLines="50"/>
        <w:jc w:val="center"/>
        <w:rPr>
          <w:rFonts w:ascii="Times New Roman" w:hAnsi="Times New Roman" w:cs="Times New Roman"/>
        </w:rPr>
        <w:pPrChange w:id="2923" w:author="WANG" w:date="2014-10-03T11:57:00Z">
          <w:pPr>
            <w:spacing w:afterLines="50"/>
          </w:pPr>
        </w:pPrChange>
      </w:pPr>
      <w:ins w:id="2924" w:author="WANG" w:date="2014-10-03T11:49:00Z">
        <w:r>
          <w:rPr>
            <w:rFonts w:ascii="Times New Roman" w:hAnsi="Times New Roman" w:cs="Times New Roman"/>
            <w:noProof/>
          </w:rPr>
          <w:drawing>
            <wp:inline distT="0" distB="0" distL="0" distR="0">
              <wp:extent cx="5021053" cy="1800000"/>
              <wp:effectExtent l="0" t="0" r="0" b="0"/>
              <wp:docPr id="9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srcRect/>
                      <a:stretch>
                        <a:fillRect/>
                      </a:stretch>
                    </pic:blipFill>
                    <pic:spPr bwMode="auto">
                      <a:xfrm>
                        <a:off x="0" y="0"/>
                        <a:ext cx="5021053" cy="1800000"/>
                      </a:xfrm>
                      <a:prstGeom prst="rect">
                        <a:avLst/>
                      </a:prstGeom>
                      <a:noFill/>
                    </pic:spPr>
                  </pic:pic>
                </a:graphicData>
              </a:graphic>
            </wp:inline>
          </w:drawing>
        </w:r>
      </w:ins>
      <w:del w:id="2925" w:author="WANG" w:date="2014-01-09T20:52:00Z">
        <w:r w:rsidR="001C680C">
          <w:rPr>
            <w:rFonts w:ascii="Times New Roman" w:hAnsi="Times New Roman" w:cs="Times New Roman"/>
            <w:noProof/>
            <w:rPrChange w:id="2926" w:author="Unknown">
              <w:rPr>
                <w:noProof/>
              </w:rPr>
            </w:rPrChange>
          </w:rPr>
          <w:drawing>
            <wp:inline distT="0" distB="0" distL="0" distR="0">
              <wp:extent cx="5274310" cy="1898507"/>
              <wp:effectExtent l="19050" t="0" r="21590" b="6493"/>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del>
    </w:p>
    <w:p w:rsidR="000D1F65" w:rsidRDefault="00CA5CB1" w:rsidP="001C680C">
      <w:pPr>
        <w:spacing w:afterLines="50"/>
        <w:jc w:val="center"/>
        <w:rPr>
          <w:rFonts w:ascii="Times New Roman" w:hAnsi="Times New Roman" w:cs="Times New Roman"/>
        </w:rPr>
      </w:pPr>
      <w:r w:rsidRPr="00DF564E">
        <w:rPr>
          <w:rFonts w:ascii="Times New Roman" w:hAnsi="Times New Roman" w:cs="Times New Roman"/>
        </w:rPr>
        <w:t>(a)</w:t>
      </w:r>
    </w:p>
    <w:p w:rsidR="00D63749" w:rsidRDefault="00D1719F" w:rsidP="004C241F">
      <w:pPr>
        <w:spacing w:afterLines="50"/>
        <w:jc w:val="center"/>
        <w:rPr>
          <w:rFonts w:ascii="Times New Roman" w:hAnsi="Times New Roman" w:cs="Times New Roman"/>
        </w:rPr>
        <w:pPrChange w:id="2927" w:author="WANG" w:date="2014-10-03T11:57:00Z">
          <w:pPr>
            <w:spacing w:afterLines="50"/>
            <w:jc w:val="center"/>
          </w:pPr>
        </w:pPrChange>
      </w:pPr>
      <w:ins w:id="2928" w:author="WANG" w:date="2014-10-03T11:50:00Z">
        <w:r>
          <w:rPr>
            <w:rFonts w:ascii="Times New Roman" w:hAnsi="Times New Roman" w:cs="Times New Roman"/>
            <w:noProof/>
          </w:rPr>
          <w:lastRenderedPageBreak/>
          <w:drawing>
            <wp:inline distT="0" distB="0" distL="0" distR="0">
              <wp:extent cx="5021053" cy="1800000"/>
              <wp:effectExtent l="0" t="0" r="0" b="0"/>
              <wp:docPr id="9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srcRect/>
                      <a:stretch>
                        <a:fillRect/>
                      </a:stretch>
                    </pic:blipFill>
                    <pic:spPr bwMode="auto">
                      <a:xfrm>
                        <a:off x="0" y="0"/>
                        <a:ext cx="5021053" cy="1800000"/>
                      </a:xfrm>
                      <a:prstGeom prst="rect">
                        <a:avLst/>
                      </a:prstGeom>
                      <a:noFill/>
                    </pic:spPr>
                  </pic:pic>
                </a:graphicData>
              </a:graphic>
            </wp:inline>
          </w:drawing>
        </w:r>
      </w:ins>
      <w:ins w:id="2929" w:author="WANG" w:date="2014-01-09T20:52:00Z">
        <w:r w:rsidR="00703A55" w:rsidRPr="00703A55" w:rsidDel="00703A55">
          <w:rPr>
            <w:rFonts w:ascii="Times New Roman" w:hAnsi="Times New Roman" w:cs="Times New Roman"/>
          </w:rPr>
          <w:t xml:space="preserve"> </w:t>
        </w:r>
      </w:ins>
      <w:del w:id="2930" w:author="WANG" w:date="2014-01-09T20:52:00Z">
        <w:r w:rsidR="001C680C">
          <w:rPr>
            <w:rFonts w:ascii="Times New Roman" w:hAnsi="Times New Roman" w:cs="Times New Roman"/>
            <w:noProof/>
            <w:rPrChange w:id="2931" w:author="Unknown">
              <w:rPr>
                <w:noProof/>
              </w:rPr>
            </w:rPrChange>
          </w:rPr>
          <w:drawing>
            <wp:inline distT="0" distB="0" distL="0" distR="0">
              <wp:extent cx="5274310" cy="1898507"/>
              <wp:effectExtent l="19050" t="0" r="21590" b="6493"/>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del>
    </w:p>
    <w:p w:rsidR="00D63749" w:rsidRDefault="00CA5CB1" w:rsidP="00922A0E">
      <w:pPr>
        <w:spacing w:afterLines="50"/>
        <w:jc w:val="center"/>
        <w:rPr>
          <w:rFonts w:ascii="Times New Roman" w:hAnsi="Times New Roman" w:cs="Times New Roman"/>
        </w:rPr>
        <w:pPrChange w:id="2932" w:author="WANG" w:date="2014-10-03T11:44:00Z">
          <w:pPr>
            <w:spacing w:afterLines="50"/>
            <w:jc w:val="center"/>
          </w:pPr>
        </w:pPrChange>
      </w:pPr>
      <w:r w:rsidRPr="00DF564E">
        <w:rPr>
          <w:rFonts w:ascii="Times New Roman" w:hAnsi="Times New Roman" w:cs="Times New Roman"/>
        </w:rPr>
        <w:t>(b)</w:t>
      </w:r>
    </w:p>
    <w:p w:rsidR="00D63749" w:rsidRDefault="00CA5CB1" w:rsidP="00922A0E">
      <w:pPr>
        <w:spacing w:afterLines="50"/>
        <w:jc w:val="center"/>
        <w:rPr>
          <w:ins w:id="2933" w:author="WANG" w:date="2014-01-10T09:24:00Z"/>
          <w:rFonts w:ascii="Times New Roman" w:hAnsi="Times New Roman" w:cs="Times New Roman"/>
        </w:rPr>
        <w:pPrChange w:id="2934" w:author="WANG" w:date="2014-10-03T11:44:00Z">
          <w:pPr>
            <w:spacing w:afterLines="50"/>
            <w:jc w:val="center"/>
          </w:pPr>
        </w:pPrChange>
      </w:pPr>
      <w:proofErr w:type="gramStart"/>
      <w:r w:rsidRPr="00DF564E">
        <w:rPr>
          <w:rFonts w:ascii="Times New Roman" w:hAnsi="Times New Roman" w:cs="Times New Roman"/>
        </w:rPr>
        <w:t>Figure</w:t>
      </w:r>
      <w:ins w:id="2935" w:author="WANG" w:date="2014-01-09T20:02:00Z">
        <w:r w:rsidR="001759FA">
          <w:rPr>
            <w:rFonts w:ascii="Times New Roman" w:hAnsi="Times New Roman" w:cs="Times New Roman" w:hint="eastAsia"/>
          </w:rPr>
          <w:t xml:space="preserve"> </w:t>
        </w:r>
      </w:ins>
      <w:r w:rsidRPr="00DF564E">
        <w:rPr>
          <w:rFonts w:ascii="Times New Roman" w:hAnsi="Times New Roman" w:cs="Times New Roman"/>
        </w:rPr>
        <w:t>1</w:t>
      </w:r>
      <w:ins w:id="2936" w:author="Liang Ma" w:date="2014-01-05T14:20:00Z">
        <w:r w:rsidR="00782369">
          <w:rPr>
            <w:rFonts w:ascii="Times New Roman" w:hAnsi="Times New Roman" w:cs="Times New Roman" w:hint="eastAsia"/>
          </w:rPr>
          <w:t>0</w:t>
        </w:r>
      </w:ins>
      <w:del w:id="2937" w:author="Liang Ma" w:date="2014-01-05T14:20:00Z">
        <w:r w:rsidRPr="00DF564E" w:rsidDel="00782369">
          <w:rPr>
            <w:rFonts w:ascii="Times New Roman" w:hAnsi="Times New Roman" w:cs="Times New Roman"/>
          </w:rPr>
          <w:delText>1</w:delText>
        </w:r>
      </w:del>
      <w:r w:rsidRPr="00DF564E">
        <w:rPr>
          <w:rFonts w:ascii="Times New Roman" w:hAnsi="Times New Roman" w:cs="Times New Roman"/>
        </w:rPr>
        <w:t>.</w:t>
      </w:r>
      <w:proofErr w:type="gramEnd"/>
      <w:r w:rsidRPr="00DF564E">
        <w:rPr>
          <w:rFonts w:ascii="Times New Roman" w:hAnsi="Times New Roman" w:cs="Times New Roman"/>
        </w:rPr>
        <w:t xml:space="preserve"> (a) </w:t>
      </w:r>
      <w:proofErr w:type="gramStart"/>
      <w:r w:rsidRPr="00DF564E">
        <w:rPr>
          <w:rFonts w:ascii="Times New Roman" w:hAnsi="Times New Roman" w:cs="Times New Roman"/>
        </w:rPr>
        <w:t>human</w:t>
      </w:r>
      <w:proofErr w:type="gramEnd"/>
      <w:r w:rsidRPr="00DF564E">
        <w:rPr>
          <w:rFonts w:ascii="Times New Roman" w:hAnsi="Times New Roman" w:cs="Times New Roman"/>
        </w:rPr>
        <w:t xml:space="preserve"> damage level in China grouped by traffic separation, (b) accidents fatality rate of China grouped by traffic separation</w:t>
      </w:r>
    </w:p>
    <w:p w:rsidR="001C680C" w:rsidRDefault="001C680C" w:rsidP="00922A0E">
      <w:pPr>
        <w:spacing w:afterLines="50"/>
        <w:rPr>
          <w:del w:id="2938" w:author="WANG" w:date="2014-01-15T07:59:00Z"/>
          <w:rFonts w:ascii="Times New Roman" w:hAnsi="Times New Roman" w:cs="Times New Roman"/>
        </w:rPr>
        <w:pPrChange w:id="2939" w:author="WANG" w:date="2014-10-03T11:44:00Z">
          <w:pPr>
            <w:spacing w:afterLines="50"/>
            <w:jc w:val="center"/>
          </w:pPr>
        </w:pPrChange>
      </w:pPr>
    </w:p>
    <w:p w:rsidR="00A376CC" w:rsidRPr="00DF564E" w:rsidDel="009033F3" w:rsidRDefault="00EE2659" w:rsidP="00EE2659">
      <w:pPr>
        <w:pStyle w:val="a9"/>
        <w:rPr>
          <w:del w:id="2940" w:author="WANG" w:date="2014-01-15T07:59:00Z"/>
          <w:rFonts w:ascii="Times New Roman" w:hAnsi="Times New Roman" w:cs="Times New Roman"/>
          <w:sz w:val="18"/>
        </w:rPr>
      </w:pPr>
      <w:bookmarkStart w:id="2941" w:name="_Ref243494994"/>
      <w:del w:id="2942" w:author="WANG" w:date="2014-01-15T07:59:00Z">
        <w:r w:rsidRPr="00DF564E" w:rsidDel="009033F3">
          <w:rPr>
            <w:rFonts w:ascii="Times New Roman" w:hAnsi="Times New Roman" w:cs="Times New Roman"/>
            <w:sz w:val="18"/>
          </w:rPr>
          <w:delText>Tabl</w:delText>
        </w:r>
      </w:del>
      <w:del w:id="2943" w:author="WANG" w:date="2014-01-10T09:24:00Z">
        <w:r w:rsidRPr="00DF564E" w:rsidDel="00CC1F22">
          <w:rPr>
            <w:rFonts w:ascii="Times New Roman" w:hAnsi="Times New Roman" w:cs="Times New Roman"/>
            <w:sz w:val="18"/>
          </w:rPr>
          <w:delText xml:space="preserve">e </w:delText>
        </w:r>
        <w:r w:rsidR="00015E4B" w:rsidRPr="00DF564E" w:rsidDel="00CC1F22">
          <w:rPr>
            <w:rFonts w:ascii="Times New Roman" w:hAnsi="Times New Roman" w:cs="Times New Roman"/>
            <w:sz w:val="18"/>
          </w:rPr>
          <w:fldChar w:fldCharType="begin"/>
        </w:r>
        <w:r w:rsidRPr="00DF564E" w:rsidDel="00CC1F22">
          <w:rPr>
            <w:rFonts w:ascii="Times New Roman" w:hAnsi="Times New Roman" w:cs="Times New Roman"/>
            <w:sz w:val="18"/>
          </w:rPr>
          <w:delInstrText xml:space="preserve"> SEQ Table \* ARABIC </w:delInstrText>
        </w:r>
        <w:r w:rsidR="00015E4B" w:rsidRPr="00DF564E" w:rsidDel="00CC1F22">
          <w:rPr>
            <w:rFonts w:ascii="Times New Roman" w:hAnsi="Times New Roman" w:cs="Times New Roman"/>
            <w:sz w:val="18"/>
          </w:rPr>
          <w:fldChar w:fldCharType="separate"/>
        </w:r>
        <w:r w:rsidR="00096410" w:rsidRPr="00DF564E" w:rsidDel="00CC1F22">
          <w:rPr>
            <w:rFonts w:ascii="Times New Roman" w:hAnsi="Times New Roman" w:cs="Times New Roman"/>
            <w:noProof/>
            <w:sz w:val="18"/>
          </w:rPr>
          <w:delText>5</w:delText>
        </w:r>
        <w:r w:rsidR="00015E4B" w:rsidRPr="00DF564E" w:rsidDel="00CC1F22">
          <w:rPr>
            <w:rFonts w:ascii="Times New Roman" w:hAnsi="Times New Roman" w:cs="Times New Roman"/>
            <w:sz w:val="18"/>
          </w:rPr>
          <w:fldChar w:fldCharType="end"/>
        </w:r>
        <w:bookmarkEnd w:id="2941"/>
        <w:r w:rsidRPr="00DF564E" w:rsidDel="00CC1F22">
          <w:rPr>
            <w:rFonts w:ascii="Times New Roman" w:hAnsi="Times New Roman" w:cs="Times New Roman"/>
            <w:sz w:val="18"/>
          </w:rPr>
          <w:delText xml:space="preserve"> </w:delText>
        </w:r>
      </w:del>
      <w:del w:id="2944" w:author="WANG" w:date="2014-01-15T07:59:00Z">
        <w:r w:rsidRPr="00DF564E" w:rsidDel="009033F3">
          <w:rPr>
            <w:rFonts w:ascii="Times New Roman" w:hAnsi="Times New Roman" w:cs="Times New Roman"/>
            <w:sz w:val="18"/>
          </w:rPr>
          <w:delText>Correlation coefficients between human damage data</w:delText>
        </w:r>
      </w:del>
      <w:del w:id="2945" w:author="WANG" w:date="2014-01-07T07:30:00Z">
        <w:r w:rsidR="00AC0B32" w:rsidRPr="00DF564E" w:rsidDel="00286493">
          <w:rPr>
            <w:rFonts w:ascii="Times New Roman" w:hAnsi="Times New Roman" w:cs="Times New Roman"/>
            <w:sz w:val="18"/>
          </w:rPr>
          <w:delText xml:space="preserve"> (a)</w:delText>
        </w:r>
      </w:del>
      <w:del w:id="2946" w:author="WANG" w:date="2014-01-15T07:59:00Z">
        <w:r w:rsidR="00AC0B32" w:rsidRPr="00DF564E" w:rsidDel="009033F3">
          <w:rPr>
            <w:rFonts w:ascii="Times New Roman" w:hAnsi="Times New Roman" w:cs="Times New Roman"/>
            <w:sz w:val="18"/>
          </w:rPr>
          <w:delText xml:space="preserve"> and fatality rates</w:delText>
        </w:r>
      </w:del>
      <w:del w:id="2947" w:author="WANG" w:date="2014-01-07T07:30:00Z">
        <w:r w:rsidR="00AC0B32" w:rsidRPr="00DF564E" w:rsidDel="00286493">
          <w:rPr>
            <w:rFonts w:ascii="Times New Roman" w:hAnsi="Times New Roman" w:cs="Times New Roman"/>
            <w:sz w:val="18"/>
          </w:rPr>
          <w:delText xml:space="preserve"> (b)</w:delText>
        </w:r>
      </w:del>
      <w:del w:id="2948" w:author="WANG" w:date="2014-01-15T07:59:00Z">
        <w:r w:rsidR="00AC0B32" w:rsidRPr="00DF564E" w:rsidDel="009033F3">
          <w:rPr>
            <w:rFonts w:ascii="Times New Roman" w:hAnsi="Times New Roman" w:cs="Times New Roman"/>
            <w:sz w:val="18"/>
          </w:rPr>
          <w:delText>,</w:delText>
        </w:r>
        <w:r w:rsidRPr="00DF564E" w:rsidDel="009033F3">
          <w:rPr>
            <w:rFonts w:ascii="Times New Roman" w:hAnsi="Times New Roman" w:cs="Times New Roman"/>
            <w:sz w:val="18"/>
          </w:rPr>
          <w:delText xml:space="preserve"> categorized in various </w:delText>
        </w:r>
        <w:r w:rsidR="00707D4F" w:rsidRPr="00DF564E" w:rsidDel="009033F3">
          <w:rPr>
            <w:rFonts w:ascii="Times New Roman" w:hAnsi="Times New Roman" w:cs="Times New Roman"/>
            <w:sz w:val="18"/>
          </w:rPr>
          <w:delText>ways of separation</w:delText>
        </w:r>
      </w:del>
    </w:p>
    <w:p w:rsidR="00EE2659" w:rsidRPr="00DF564E" w:rsidDel="00286493" w:rsidRDefault="00A376CC" w:rsidP="00EE2659">
      <w:pPr>
        <w:pStyle w:val="a9"/>
        <w:rPr>
          <w:del w:id="2949" w:author="WANG" w:date="2014-01-07T07:30:00Z"/>
          <w:rFonts w:ascii="Times New Roman" w:hAnsi="Times New Roman" w:cs="Times New Roman"/>
          <w:sz w:val="18"/>
        </w:rPr>
      </w:pPr>
      <w:del w:id="2950" w:author="WANG" w:date="2014-01-07T07:30:00Z">
        <w:r w:rsidRPr="00DF564E" w:rsidDel="00286493">
          <w:rPr>
            <w:rFonts w:ascii="Times New Roman" w:hAnsi="Times New Roman" w:cs="Times New Roman"/>
            <w:sz w:val="18"/>
          </w:rPr>
          <w:delText>(a)</w:delText>
        </w:r>
      </w:del>
    </w:p>
    <w:tbl>
      <w:tblPr>
        <w:tblStyle w:val="10"/>
        <w:tblW w:w="7211" w:type="dxa"/>
        <w:jc w:val="center"/>
        <w:tblLayout w:type="fixed"/>
        <w:tblLook w:val="06A0"/>
        <w:tblPrChange w:id="2951" w:author="WANG" w:date="2014-01-07T07:30:00Z">
          <w:tblPr>
            <w:tblStyle w:val="10"/>
            <w:tblW w:w="7211" w:type="dxa"/>
            <w:tblLayout w:type="fixed"/>
            <w:tblLook w:val="06A0"/>
          </w:tblPr>
        </w:tblPrChange>
      </w:tblPr>
      <w:tblGrid>
        <w:gridCol w:w="2802"/>
        <w:gridCol w:w="866"/>
        <w:gridCol w:w="1134"/>
        <w:gridCol w:w="1134"/>
        <w:gridCol w:w="1275"/>
        <w:tblGridChange w:id="2952">
          <w:tblGrid>
            <w:gridCol w:w="2802"/>
            <w:gridCol w:w="866"/>
            <w:gridCol w:w="1134"/>
            <w:gridCol w:w="1134"/>
            <w:gridCol w:w="1275"/>
          </w:tblGrid>
        </w:tblGridChange>
      </w:tblGrid>
      <w:tr w:rsidR="00A376CC" w:rsidRPr="00DF564E" w:rsidDel="009033F3" w:rsidTr="00286493">
        <w:trPr>
          <w:cnfStyle w:val="100000000000"/>
          <w:trHeight w:val="300"/>
          <w:jc w:val="center"/>
          <w:del w:id="2953" w:author="WANG" w:date="2014-01-15T07:59:00Z"/>
          <w:trPrChange w:id="2954" w:author="WANG" w:date="2014-01-07T07:30:00Z">
            <w:trPr>
              <w:trHeight w:val="300"/>
            </w:trPr>
          </w:trPrChange>
        </w:trPr>
        <w:tc>
          <w:tcPr>
            <w:cnfStyle w:val="001000000000"/>
            <w:tcW w:w="2802" w:type="dxa"/>
            <w:noWrap/>
            <w:vAlign w:val="bottom"/>
            <w:hideMark/>
            <w:tcPrChange w:id="2955" w:author="WANG" w:date="2014-01-07T07:30:00Z">
              <w:tcPr>
                <w:tcW w:w="2802" w:type="dxa"/>
                <w:noWrap/>
                <w:hideMark/>
              </w:tcPr>
            </w:tcPrChange>
          </w:tcPr>
          <w:p w:rsidR="001C680C" w:rsidRDefault="003C25D5">
            <w:pPr>
              <w:widowControl/>
              <w:cnfStyle w:val="101000000000"/>
              <w:rPr>
                <w:del w:id="2956" w:author="WANG" w:date="2014-01-15T07:59:00Z"/>
                <w:rFonts w:ascii="Times New Roman" w:eastAsia="Times New Roman" w:hAnsi="Times New Roman" w:cs="Times New Roman"/>
                <w:b w:val="0"/>
                <w:bCs w:val="0"/>
                <w:color w:val="000000"/>
                <w:kern w:val="0"/>
                <w:sz w:val="18"/>
                <w:szCs w:val="18"/>
                <w:lang w:eastAsia="en-US"/>
              </w:rPr>
              <w:pPrChange w:id="2957" w:author="WANG" w:date="2014-01-07T07:30:00Z">
                <w:pPr>
                  <w:keepNext/>
                  <w:keepLines/>
                  <w:widowControl/>
                  <w:numPr>
                    <w:numId w:val="1"/>
                  </w:numPr>
                  <w:spacing w:before="340" w:after="330" w:line="578" w:lineRule="auto"/>
                  <w:ind w:left="432" w:hanging="432"/>
                  <w:jc w:val="left"/>
                  <w:outlineLvl w:val="0"/>
                  <w:cnfStyle w:val="101000000000"/>
                </w:pPr>
              </w:pPrChange>
            </w:pPr>
            <w:del w:id="2958" w:author="WANG" w:date="2014-01-15T07:59:00Z">
              <w:r w:rsidRPr="00DF564E" w:rsidDel="009033F3">
                <w:rPr>
                  <w:rFonts w:ascii="Times New Roman" w:eastAsia="Times New Roman" w:hAnsi="Times New Roman" w:cs="Times New Roman"/>
                  <w:color w:val="000000"/>
                  <w:kern w:val="0"/>
                  <w:sz w:val="18"/>
                  <w:szCs w:val="18"/>
                  <w:lang w:eastAsia="en-US"/>
                </w:rPr>
                <w:delText>(F+I)/A</w:delText>
              </w:r>
            </w:del>
          </w:p>
        </w:tc>
        <w:tc>
          <w:tcPr>
            <w:tcW w:w="866" w:type="dxa"/>
            <w:noWrap/>
            <w:vAlign w:val="bottom"/>
            <w:hideMark/>
            <w:tcPrChange w:id="2959" w:author="WANG" w:date="2014-01-07T07:30:00Z">
              <w:tcPr>
                <w:tcW w:w="866" w:type="dxa"/>
                <w:noWrap/>
                <w:hideMark/>
              </w:tcPr>
            </w:tcPrChange>
          </w:tcPr>
          <w:p w:rsidR="001C680C" w:rsidRDefault="003C25D5">
            <w:pPr>
              <w:widowControl/>
              <w:jc w:val="right"/>
              <w:cnfStyle w:val="100000000000"/>
              <w:rPr>
                <w:del w:id="2960" w:author="WANG" w:date="2014-01-15T07:59:00Z"/>
                <w:rFonts w:ascii="Times New Roman" w:eastAsia="Times New Roman" w:hAnsi="Times New Roman" w:cs="Times New Roman"/>
                <w:b w:val="0"/>
                <w:bCs w:val="0"/>
                <w:color w:val="000000"/>
                <w:kern w:val="0"/>
                <w:sz w:val="18"/>
                <w:szCs w:val="18"/>
                <w:lang w:eastAsia="en-US"/>
              </w:rPr>
              <w:pPrChange w:id="2961" w:author="WANG" w:date="2014-01-07T07:30:00Z">
                <w:pPr>
                  <w:keepNext/>
                  <w:keepLines/>
                  <w:widowControl/>
                  <w:numPr>
                    <w:numId w:val="1"/>
                  </w:numPr>
                  <w:spacing w:before="340" w:after="330" w:line="578" w:lineRule="auto"/>
                  <w:ind w:left="432" w:hanging="432"/>
                  <w:jc w:val="left"/>
                  <w:outlineLvl w:val="0"/>
                  <w:cnfStyle w:val="100000000000"/>
                </w:pPr>
              </w:pPrChange>
            </w:pPr>
            <w:del w:id="2962" w:author="WANG" w:date="2014-01-15T07:59:00Z">
              <w:r w:rsidRPr="00DF564E" w:rsidDel="009033F3">
                <w:rPr>
                  <w:rFonts w:ascii="Times New Roman" w:eastAsia="Times New Roman" w:hAnsi="Times New Roman" w:cs="Times New Roman"/>
                  <w:color w:val="000000"/>
                  <w:kern w:val="0"/>
                  <w:sz w:val="18"/>
                  <w:szCs w:val="18"/>
                  <w:lang w:eastAsia="en-US"/>
                </w:rPr>
                <w:delText>Mixed</w:delText>
              </w:r>
            </w:del>
          </w:p>
        </w:tc>
        <w:tc>
          <w:tcPr>
            <w:tcW w:w="1134" w:type="dxa"/>
            <w:noWrap/>
            <w:vAlign w:val="bottom"/>
            <w:hideMark/>
            <w:tcPrChange w:id="2963" w:author="WANG" w:date="2014-01-07T07:30:00Z">
              <w:tcPr>
                <w:tcW w:w="1134" w:type="dxa"/>
                <w:noWrap/>
                <w:hideMark/>
              </w:tcPr>
            </w:tcPrChange>
          </w:tcPr>
          <w:p w:rsidR="001C680C" w:rsidRDefault="003C25D5">
            <w:pPr>
              <w:widowControl/>
              <w:jc w:val="right"/>
              <w:cnfStyle w:val="100000000000"/>
              <w:rPr>
                <w:del w:id="2964" w:author="WANG" w:date="2014-01-15T07:59:00Z"/>
                <w:rFonts w:ascii="Times New Roman" w:eastAsia="Times New Roman" w:hAnsi="Times New Roman" w:cs="Times New Roman"/>
                <w:b w:val="0"/>
                <w:bCs w:val="0"/>
                <w:color w:val="000000"/>
                <w:kern w:val="0"/>
                <w:sz w:val="18"/>
                <w:szCs w:val="18"/>
                <w:lang w:eastAsia="en-US"/>
              </w:rPr>
              <w:pPrChange w:id="2965" w:author="WANG" w:date="2014-01-07T07:30:00Z">
                <w:pPr>
                  <w:keepNext/>
                  <w:keepLines/>
                  <w:widowControl/>
                  <w:numPr>
                    <w:numId w:val="1"/>
                  </w:numPr>
                  <w:spacing w:before="340" w:after="330" w:line="578" w:lineRule="auto"/>
                  <w:ind w:left="432" w:hanging="432"/>
                  <w:jc w:val="left"/>
                  <w:outlineLvl w:val="0"/>
                  <w:cnfStyle w:val="100000000000"/>
                </w:pPr>
              </w:pPrChange>
            </w:pPr>
            <w:del w:id="2966" w:author="WANG" w:date="2014-01-15T07:59:00Z">
              <w:r w:rsidRPr="00DF564E" w:rsidDel="009033F3">
                <w:rPr>
                  <w:rFonts w:ascii="Times New Roman" w:eastAsia="Times New Roman" w:hAnsi="Times New Roman" w:cs="Times New Roman"/>
                  <w:color w:val="000000"/>
                  <w:kern w:val="0"/>
                  <w:sz w:val="18"/>
                  <w:szCs w:val="18"/>
                  <w:lang w:eastAsia="en-US"/>
                </w:rPr>
                <w:delText>Separated directions</w:delText>
              </w:r>
            </w:del>
          </w:p>
        </w:tc>
        <w:tc>
          <w:tcPr>
            <w:tcW w:w="1134" w:type="dxa"/>
            <w:noWrap/>
            <w:vAlign w:val="bottom"/>
            <w:hideMark/>
            <w:tcPrChange w:id="2967" w:author="WANG" w:date="2014-01-07T07:30:00Z">
              <w:tcPr>
                <w:tcW w:w="1134" w:type="dxa"/>
                <w:noWrap/>
                <w:hideMark/>
              </w:tcPr>
            </w:tcPrChange>
          </w:tcPr>
          <w:p w:rsidR="001C680C" w:rsidRDefault="003C25D5">
            <w:pPr>
              <w:widowControl/>
              <w:jc w:val="right"/>
              <w:cnfStyle w:val="100000000000"/>
              <w:rPr>
                <w:del w:id="2968" w:author="WANG" w:date="2014-01-15T07:59:00Z"/>
                <w:rFonts w:ascii="Times New Roman" w:eastAsia="Times New Roman" w:hAnsi="Times New Roman" w:cs="Times New Roman"/>
                <w:b w:val="0"/>
                <w:bCs w:val="0"/>
                <w:color w:val="000000"/>
                <w:kern w:val="0"/>
                <w:sz w:val="18"/>
                <w:szCs w:val="18"/>
                <w:lang w:eastAsia="en-US"/>
              </w:rPr>
              <w:pPrChange w:id="2969" w:author="WANG" w:date="2014-01-07T07:30:00Z">
                <w:pPr>
                  <w:keepNext/>
                  <w:keepLines/>
                  <w:widowControl/>
                  <w:numPr>
                    <w:numId w:val="1"/>
                  </w:numPr>
                  <w:spacing w:before="340" w:after="330" w:line="578" w:lineRule="auto"/>
                  <w:ind w:left="432" w:hanging="432"/>
                  <w:jc w:val="left"/>
                  <w:outlineLvl w:val="0"/>
                  <w:cnfStyle w:val="100000000000"/>
                </w:pPr>
              </w:pPrChange>
            </w:pPr>
            <w:del w:id="2970" w:author="WANG" w:date="2014-01-15T07:59:00Z">
              <w:r w:rsidRPr="00DF564E" w:rsidDel="009033F3">
                <w:rPr>
                  <w:rFonts w:ascii="Times New Roman" w:eastAsia="Times New Roman" w:hAnsi="Times New Roman" w:cs="Times New Roman"/>
                  <w:color w:val="000000"/>
                  <w:kern w:val="0"/>
                  <w:sz w:val="18"/>
                  <w:szCs w:val="18"/>
                  <w:lang w:eastAsia="en-US"/>
                </w:rPr>
                <w:delText>Separated vehicles</w:delText>
              </w:r>
            </w:del>
          </w:p>
        </w:tc>
        <w:tc>
          <w:tcPr>
            <w:tcW w:w="1275" w:type="dxa"/>
            <w:noWrap/>
            <w:vAlign w:val="bottom"/>
            <w:hideMark/>
            <w:tcPrChange w:id="2971" w:author="WANG" w:date="2014-01-07T07:30:00Z">
              <w:tcPr>
                <w:tcW w:w="1275" w:type="dxa"/>
                <w:noWrap/>
                <w:hideMark/>
              </w:tcPr>
            </w:tcPrChange>
          </w:tcPr>
          <w:p w:rsidR="001C680C" w:rsidRDefault="003C25D5">
            <w:pPr>
              <w:widowControl/>
              <w:jc w:val="right"/>
              <w:cnfStyle w:val="100000000000"/>
              <w:rPr>
                <w:del w:id="2972" w:author="WANG" w:date="2014-01-15T07:59:00Z"/>
                <w:rFonts w:ascii="Times New Roman" w:eastAsia="Times New Roman" w:hAnsi="Times New Roman" w:cs="Times New Roman"/>
                <w:b w:val="0"/>
                <w:bCs w:val="0"/>
                <w:color w:val="000000"/>
                <w:kern w:val="0"/>
                <w:sz w:val="18"/>
                <w:szCs w:val="18"/>
                <w:lang w:eastAsia="en-US"/>
              </w:rPr>
              <w:pPrChange w:id="2973" w:author="WANG" w:date="2014-01-07T07:30:00Z">
                <w:pPr>
                  <w:keepNext/>
                  <w:keepLines/>
                  <w:widowControl/>
                  <w:numPr>
                    <w:numId w:val="1"/>
                  </w:numPr>
                  <w:spacing w:before="340" w:after="330" w:line="578" w:lineRule="auto"/>
                  <w:ind w:left="432" w:hanging="432"/>
                  <w:jc w:val="left"/>
                  <w:outlineLvl w:val="0"/>
                  <w:cnfStyle w:val="100000000000"/>
                </w:pPr>
              </w:pPrChange>
            </w:pPr>
            <w:del w:id="2974" w:author="WANG" w:date="2014-01-15T07:59:00Z">
              <w:r w:rsidRPr="00DF564E" w:rsidDel="009033F3">
                <w:rPr>
                  <w:rFonts w:ascii="Times New Roman" w:eastAsia="Times New Roman" w:hAnsi="Times New Roman" w:cs="Times New Roman"/>
                  <w:color w:val="000000"/>
                  <w:kern w:val="0"/>
                  <w:sz w:val="18"/>
                  <w:szCs w:val="18"/>
                  <w:lang w:eastAsia="en-US"/>
                </w:rPr>
                <w:delText>Separated directions and vehicles</w:delText>
              </w:r>
            </w:del>
          </w:p>
        </w:tc>
      </w:tr>
      <w:tr w:rsidR="00A376CC" w:rsidRPr="00DF564E" w:rsidDel="009033F3" w:rsidTr="00286493">
        <w:trPr>
          <w:trHeight w:val="300"/>
          <w:jc w:val="center"/>
          <w:del w:id="2975" w:author="WANG" w:date="2014-01-15T07:59:00Z"/>
          <w:trPrChange w:id="2976" w:author="WANG" w:date="2014-01-07T07:30:00Z">
            <w:trPr>
              <w:trHeight w:val="300"/>
            </w:trPr>
          </w:trPrChange>
        </w:trPr>
        <w:tc>
          <w:tcPr>
            <w:cnfStyle w:val="001000000000"/>
            <w:tcW w:w="2802" w:type="dxa"/>
            <w:noWrap/>
            <w:vAlign w:val="center"/>
            <w:hideMark/>
            <w:tcPrChange w:id="2977" w:author="WANG" w:date="2014-01-07T07:30:00Z">
              <w:tcPr>
                <w:tcW w:w="2802" w:type="dxa"/>
                <w:noWrap/>
                <w:hideMark/>
              </w:tcPr>
            </w:tcPrChange>
          </w:tcPr>
          <w:p w:rsidR="001C680C" w:rsidRDefault="003C25D5">
            <w:pPr>
              <w:widowControl/>
              <w:rPr>
                <w:del w:id="2978" w:author="WANG" w:date="2014-01-15T07:59:00Z"/>
                <w:rFonts w:ascii="Times New Roman" w:eastAsia="Times New Roman" w:hAnsi="Times New Roman" w:cs="Times New Roman"/>
                <w:b w:val="0"/>
                <w:bCs w:val="0"/>
                <w:color w:val="000000"/>
                <w:kern w:val="0"/>
                <w:sz w:val="18"/>
                <w:szCs w:val="18"/>
                <w:lang w:eastAsia="en-US"/>
              </w:rPr>
              <w:pPrChange w:id="2979" w:author="WANG" w:date="2014-01-07T07:30:00Z">
                <w:pPr>
                  <w:widowControl/>
                  <w:jc w:val="left"/>
                </w:pPr>
              </w:pPrChange>
            </w:pPr>
            <w:del w:id="2980" w:author="WANG" w:date="2014-01-15T07:59:00Z">
              <w:r w:rsidRPr="00DF564E" w:rsidDel="009033F3">
                <w:rPr>
                  <w:rFonts w:ascii="Times New Roman" w:eastAsia="Times New Roman" w:hAnsi="Times New Roman" w:cs="Times New Roman"/>
                  <w:color w:val="000000"/>
                  <w:kern w:val="0"/>
                  <w:sz w:val="18"/>
                  <w:szCs w:val="18"/>
                  <w:lang w:eastAsia="en-US"/>
                </w:rPr>
                <w:delText>Mixed</w:delText>
              </w:r>
            </w:del>
          </w:p>
        </w:tc>
        <w:tc>
          <w:tcPr>
            <w:tcW w:w="866" w:type="dxa"/>
            <w:noWrap/>
            <w:vAlign w:val="center"/>
            <w:hideMark/>
            <w:tcPrChange w:id="2981" w:author="WANG" w:date="2014-01-07T07:30:00Z">
              <w:tcPr>
                <w:tcW w:w="866" w:type="dxa"/>
                <w:noWrap/>
                <w:hideMark/>
              </w:tcPr>
            </w:tcPrChange>
          </w:tcPr>
          <w:p w:rsidR="00314B7D" w:rsidDel="009033F3" w:rsidRDefault="003C25D5">
            <w:pPr>
              <w:widowControl/>
              <w:jc w:val="right"/>
              <w:cnfStyle w:val="000000000000"/>
              <w:rPr>
                <w:del w:id="2982" w:author="WANG" w:date="2014-01-15T07:59:00Z"/>
                <w:rFonts w:ascii="Times New Roman" w:eastAsia="Times New Roman" w:hAnsi="Times New Roman" w:cs="Times New Roman"/>
                <w:color w:val="000000"/>
                <w:kern w:val="0"/>
                <w:sz w:val="18"/>
                <w:szCs w:val="18"/>
                <w:lang w:eastAsia="en-US"/>
              </w:rPr>
            </w:pPr>
            <w:del w:id="2983" w:author="WANG" w:date="2014-01-15T07:59:00Z">
              <w:r w:rsidRPr="00DF564E" w:rsidDel="009033F3">
                <w:rPr>
                  <w:rFonts w:ascii="Times New Roman" w:eastAsia="Times New Roman" w:hAnsi="Times New Roman" w:cs="Times New Roman"/>
                  <w:color w:val="000000"/>
                  <w:kern w:val="0"/>
                  <w:sz w:val="18"/>
                  <w:szCs w:val="18"/>
                  <w:lang w:eastAsia="en-US"/>
                </w:rPr>
                <w:delText>1</w:delText>
              </w:r>
            </w:del>
          </w:p>
        </w:tc>
        <w:tc>
          <w:tcPr>
            <w:tcW w:w="1134" w:type="dxa"/>
            <w:noWrap/>
            <w:vAlign w:val="center"/>
            <w:hideMark/>
            <w:tcPrChange w:id="2984" w:author="WANG" w:date="2014-01-07T07:30:00Z">
              <w:tcPr>
                <w:tcW w:w="1134" w:type="dxa"/>
                <w:noWrap/>
                <w:hideMark/>
              </w:tcPr>
            </w:tcPrChange>
          </w:tcPr>
          <w:p w:rsidR="001C680C" w:rsidRDefault="001C680C">
            <w:pPr>
              <w:widowControl/>
              <w:jc w:val="right"/>
              <w:cnfStyle w:val="000000000000"/>
              <w:rPr>
                <w:del w:id="2985" w:author="WANG" w:date="2014-01-15T07:59:00Z"/>
                <w:rFonts w:ascii="Times New Roman" w:eastAsia="Times New Roman" w:hAnsi="Times New Roman" w:cs="Times New Roman"/>
                <w:b/>
                <w:bCs/>
                <w:color w:val="000000"/>
                <w:kern w:val="0"/>
                <w:sz w:val="18"/>
                <w:szCs w:val="18"/>
                <w:lang w:eastAsia="en-US"/>
              </w:rPr>
              <w:pPrChange w:id="2986" w:author="WANG" w:date="2014-01-07T07:30:00Z">
                <w:pPr>
                  <w:keepNext/>
                  <w:keepLines/>
                  <w:widowControl/>
                  <w:numPr>
                    <w:ilvl w:val="1"/>
                    <w:numId w:val="1"/>
                  </w:numPr>
                  <w:spacing w:before="260" w:after="260" w:line="416" w:lineRule="auto"/>
                  <w:ind w:left="576" w:hanging="576"/>
                  <w:jc w:val="left"/>
                  <w:outlineLvl w:val="1"/>
                  <w:cnfStyle w:val="000000000000"/>
                </w:pPr>
              </w:pPrChange>
            </w:pPr>
          </w:p>
        </w:tc>
        <w:tc>
          <w:tcPr>
            <w:tcW w:w="1134" w:type="dxa"/>
            <w:noWrap/>
            <w:vAlign w:val="center"/>
            <w:hideMark/>
            <w:tcPrChange w:id="2987" w:author="WANG" w:date="2014-01-07T07:30:00Z">
              <w:tcPr>
                <w:tcW w:w="1134" w:type="dxa"/>
                <w:noWrap/>
                <w:hideMark/>
              </w:tcPr>
            </w:tcPrChange>
          </w:tcPr>
          <w:p w:rsidR="001C680C" w:rsidRDefault="001C680C">
            <w:pPr>
              <w:widowControl/>
              <w:jc w:val="right"/>
              <w:cnfStyle w:val="000000000000"/>
              <w:rPr>
                <w:del w:id="2988" w:author="WANG" w:date="2014-01-15T07:59:00Z"/>
                <w:rFonts w:ascii="Times New Roman" w:eastAsia="Times New Roman" w:hAnsi="Times New Roman" w:cs="Times New Roman"/>
                <w:b/>
                <w:bCs/>
                <w:color w:val="000000"/>
                <w:kern w:val="0"/>
                <w:sz w:val="18"/>
                <w:szCs w:val="18"/>
                <w:lang w:eastAsia="en-US"/>
              </w:rPr>
              <w:pPrChange w:id="2989" w:author="WANG" w:date="2014-01-07T07:30:00Z">
                <w:pPr>
                  <w:keepNext/>
                  <w:keepLines/>
                  <w:widowControl/>
                  <w:numPr>
                    <w:ilvl w:val="1"/>
                    <w:numId w:val="1"/>
                  </w:numPr>
                  <w:spacing w:before="260" w:after="260" w:line="416" w:lineRule="auto"/>
                  <w:ind w:left="576" w:hanging="576"/>
                  <w:jc w:val="left"/>
                  <w:outlineLvl w:val="1"/>
                  <w:cnfStyle w:val="000000000000"/>
                </w:pPr>
              </w:pPrChange>
            </w:pPr>
          </w:p>
        </w:tc>
        <w:tc>
          <w:tcPr>
            <w:tcW w:w="1275" w:type="dxa"/>
            <w:noWrap/>
            <w:vAlign w:val="center"/>
            <w:hideMark/>
            <w:tcPrChange w:id="2990" w:author="WANG" w:date="2014-01-07T07:30:00Z">
              <w:tcPr>
                <w:tcW w:w="1275" w:type="dxa"/>
                <w:noWrap/>
                <w:hideMark/>
              </w:tcPr>
            </w:tcPrChange>
          </w:tcPr>
          <w:p w:rsidR="001C680C" w:rsidRDefault="001C680C">
            <w:pPr>
              <w:widowControl/>
              <w:jc w:val="right"/>
              <w:cnfStyle w:val="000000000000"/>
              <w:rPr>
                <w:del w:id="2991" w:author="WANG" w:date="2014-01-15T07:59:00Z"/>
                <w:rFonts w:ascii="Times New Roman" w:eastAsia="Times New Roman" w:hAnsi="Times New Roman" w:cs="Times New Roman"/>
                <w:b/>
                <w:bCs/>
                <w:color w:val="000000"/>
                <w:kern w:val="0"/>
                <w:sz w:val="18"/>
                <w:szCs w:val="18"/>
                <w:lang w:eastAsia="en-US"/>
              </w:rPr>
              <w:pPrChange w:id="2992" w:author="WANG" w:date="2014-01-07T07:30:00Z">
                <w:pPr>
                  <w:keepNext/>
                  <w:keepLines/>
                  <w:widowControl/>
                  <w:numPr>
                    <w:ilvl w:val="1"/>
                    <w:numId w:val="1"/>
                  </w:numPr>
                  <w:spacing w:before="260" w:after="260" w:line="416" w:lineRule="auto"/>
                  <w:ind w:left="576" w:hanging="576"/>
                  <w:jc w:val="left"/>
                  <w:outlineLvl w:val="1"/>
                  <w:cnfStyle w:val="000000000000"/>
                </w:pPr>
              </w:pPrChange>
            </w:pPr>
          </w:p>
        </w:tc>
      </w:tr>
      <w:tr w:rsidR="00A376CC" w:rsidRPr="00DF564E" w:rsidDel="009033F3" w:rsidTr="00286493">
        <w:trPr>
          <w:trHeight w:val="300"/>
          <w:jc w:val="center"/>
          <w:del w:id="2993" w:author="WANG" w:date="2014-01-15T07:59:00Z"/>
          <w:trPrChange w:id="2994" w:author="WANG" w:date="2014-01-07T07:30:00Z">
            <w:trPr>
              <w:trHeight w:val="300"/>
            </w:trPr>
          </w:trPrChange>
        </w:trPr>
        <w:tc>
          <w:tcPr>
            <w:cnfStyle w:val="001000000000"/>
            <w:tcW w:w="2802" w:type="dxa"/>
            <w:noWrap/>
            <w:vAlign w:val="center"/>
            <w:hideMark/>
            <w:tcPrChange w:id="2995" w:author="WANG" w:date="2014-01-07T07:30:00Z">
              <w:tcPr>
                <w:tcW w:w="2802" w:type="dxa"/>
                <w:noWrap/>
                <w:hideMark/>
              </w:tcPr>
            </w:tcPrChange>
          </w:tcPr>
          <w:p w:rsidR="001C680C" w:rsidRDefault="003C25D5">
            <w:pPr>
              <w:widowControl/>
              <w:rPr>
                <w:del w:id="2996" w:author="WANG" w:date="2014-01-15T07:59:00Z"/>
                <w:rFonts w:ascii="Times New Roman" w:eastAsia="Times New Roman" w:hAnsi="Times New Roman" w:cs="Times New Roman"/>
                <w:b w:val="0"/>
                <w:bCs w:val="0"/>
                <w:color w:val="000000"/>
                <w:kern w:val="0"/>
                <w:sz w:val="18"/>
                <w:szCs w:val="18"/>
                <w:lang w:eastAsia="en-US"/>
              </w:rPr>
              <w:pPrChange w:id="2997" w:author="WANG" w:date="2014-01-07T07:30:00Z">
                <w:pPr>
                  <w:widowControl/>
                  <w:jc w:val="left"/>
                </w:pPr>
              </w:pPrChange>
            </w:pPr>
            <w:del w:id="2998" w:author="WANG" w:date="2014-01-15T07:59:00Z">
              <w:r w:rsidRPr="00DF564E" w:rsidDel="009033F3">
                <w:rPr>
                  <w:rFonts w:ascii="Times New Roman" w:eastAsia="Times New Roman" w:hAnsi="Times New Roman" w:cs="Times New Roman"/>
                  <w:color w:val="000000"/>
                  <w:kern w:val="0"/>
                  <w:sz w:val="18"/>
                  <w:szCs w:val="18"/>
                  <w:lang w:eastAsia="en-US"/>
                </w:rPr>
                <w:delText>Separated directions</w:delText>
              </w:r>
            </w:del>
          </w:p>
        </w:tc>
        <w:tc>
          <w:tcPr>
            <w:tcW w:w="866" w:type="dxa"/>
            <w:noWrap/>
            <w:vAlign w:val="center"/>
            <w:hideMark/>
            <w:tcPrChange w:id="2999" w:author="WANG" w:date="2014-01-07T07:30:00Z">
              <w:tcPr>
                <w:tcW w:w="866" w:type="dxa"/>
                <w:noWrap/>
                <w:hideMark/>
              </w:tcPr>
            </w:tcPrChange>
          </w:tcPr>
          <w:p w:rsidR="00314B7D" w:rsidDel="009033F3" w:rsidRDefault="003C25D5">
            <w:pPr>
              <w:widowControl/>
              <w:jc w:val="right"/>
              <w:cnfStyle w:val="000000000000"/>
              <w:rPr>
                <w:del w:id="3000" w:author="WANG" w:date="2014-01-15T07:59:00Z"/>
                <w:rFonts w:ascii="Times New Roman" w:eastAsia="Times New Roman" w:hAnsi="Times New Roman" w:cs="Times New Roman"/>
                <w:color w:val="000000"/>
                <w:kern w:val="0"/>
                <w:sz w:val="18"/>
                <w:szCs w:val="18"/>
                <w:lang w:eastAsia="en-US"/>
              </w:rPr>
            </w:pPr>
            <w:del w:id="3001" w:author="WANG" w:date="2014-01-15T07:59:00Z">
              <w:r w:rsidRPr="00DF564E" w:rsidDel="009033F3">
                <w:rPr>
                  <w:rFonts w:ascii="Times New Roman" w:eastAsia="Times New Roman" w:hAnsi="Times New Roman" w:cs="Times New Roman"/>
                  <w:color w:val="000000"/>
                  <w:kern w:val="0"/>
                  <w:sz w:val="18"/>
                  <w:szCs w:val="18"/>
                  <w:lang w:eastAsia="en-US"/>
                </w:rPr>
                <w:delText>0.</w:delText>
              </w:r>
              <w:r w:rsidR="00433DE7" w:rsidRPr="00DF564E" w:rsidDel="009033F3">
                <w:rPr>
                  <w:rFonts w:ascii="Times New Roman" w:eastAsia="Times New Roman" w:hAnsi="Times New Roman" w:cs="Times New Roman"/>
                  <w:color w:val="000000"/>
                  <w:kern w:val="0"/>
                  <w:sz w:val="18"/>
                  <w:szCs w:val="18"/>
                  <w:lang w:eastAsia="en-US"/>
                </w:rPr>
                <w:delText>94</w:delText>
              </w:r>
            </w:del>
          </w:p>
        </w:tc>
        <w:tc>
          <w:tcPr>
            <w:tcW w:w="1134" w:type="dxa"/>
            <w:noWrap/>
            <w:vAlign w:val="center"/>
            <w:hideMark/>
            <w:tcPrChange w:id="3002" w:author="WANG" w:date="2014-01-07T07:30:00Z">
              <w:tcPr>
                <w:tcW w:w="1134" w:type="dxa"/>
                <w:noWrap/>
                <w:hideMark/>
              </w:tcPr>
            </w:tcPrChange>
          </w:tcPr>
          <w:p w:rsidR="00314B7D" w:rsidDel="009033F3" w:rsidRDefault="003C25D5">
            <w:pPr>
              <w:widowControl/>
              <w:jc w:val="right"/>
              <w:cnfStyle w:val="000000000000"/>
              <w:rPr>
                <w:del w:id="3003" w:author="WANG" w:date="2014-01-15T07:59:00Z"/>
                <w:rFonts w:ascii="Times New Roman" w:eastAsia="Times New Roman" w:hAnsi="Times New Roman" w:cs="Times New Roman"/>
                <w:color w:val="000000"/>
                <w:kern w:val="0"/>
                <w:sz w:val="18"/>
                <w:szCs w:val="18"/>
                <w:lang w:eastAsia="en-US"/>
              </w:rPr>
            </w:pPr>
            <w:del w:id="3004" w:author="WANG" w:date="2014-01-15T07:59:00Z">
              <w:r w:rsidRPr="00DF564E" w:rsidDel="009033F3">
                <w:rPr>
                  <w:rFonts w:ascii="Times New Roman" w:eastAsia="Times New Roman" w:hAnsi="Times New Roman" w:cs="Times New Roman"/>
                  <w:color w:val="000000"/>
                  <w:kern w:val="0"/>
                  <w:sz w:val="18"/>
                  <w:szCs w:val="18"/>
                  <w:lang w:eastAsia="en-US"/>
                </w:rPr>
                <w:delText>1</w:delText>
              </w:r>
            </w:del>
          </w:p>
        </w:tc>
        <w:tc>
          <w:tcPr>
            <w:tcW w:w="1134" w:type="dxa"/>
            <w:noWrap/>
            <w:vAlign w:val="center"/>
            <w:hideMark/>
            <w:tcPrChange w:id="3005" w:author="WANG" w:date="2014-01-07T07:30:00Z">
              <w:tcPr>
                <w:tcW w:w="1134" w:type="dxa"/>
                <w:noWrap/>
                <w:hideMark/>
              </w:tcPr>
            </w:tcPrChange>
          </w:tcPr>
          <w:p w:rsidR="001C680C" w:rsidRDefault="001C680C">
            <w:pPr>
              <w:widowControl/>
              <w:jc w:val="right"/>
              <w:cnfStyle w:val="000000000000"/>
              <w:rPr>
                <w:del w:id="3006" w:author="WANG" w:date="2014-01-15T07:59:00Z"/>
                <w:rFonts w:ascii="Times New Roman" w:eastAsia="Times New Roman" w:hAnsi="Times New Roman" w:cs="Times New Roman"/>
                <w:b/>
                <w:bCs/>
                <w:color w:val="000000"/>
                <w:kern w:val="0"/>
                <w:sz w:val="18"/>
                <w:szCs w:val="18"/>
                <w:lang w:eastAsia="en-US"/>
              </w:rPr>
              <w:pPrChange w:id="3007" w:author="WANG" w:date="2014-01-07T07:30:00Z">
                <w:pPr>
                  <w:keepNext/>
                  <w:keepLines/>
                  <w:widowControl/>
                  <w:numPr>
                    <w:ilvl w:val="1"/>
                    <w:numId w:val="1"/>
                  </w:numPr>
                  <w:spacing w:before="260" w:after="260" w:line="416" w:lineRule="auto"/>
                  <w:ind w:left="576" w:hanging="576"/>
                  <w:jc w:val="left"/>
                  <w:outlineLvl w:val="1"/>
                  <w:cnfStyle w:val="000000000000"/>
                </w:pPr>
              </w:pPrChange>
            </w:pPr>
          </w:p>
        </w:tc>
        <w:tc>
          <w:tcPr>
            <w:tcW w:w="1275" w:type="dxa"/>
            <w:noWrap/>
            <w:vAlign w:val="center"/>
            <w:hideMark/>
            <w:tcPrChange w:id="3008" w:author="WANG" w:date="2014-01-07T07:30:00Z">
              <w:tcPr>
                <w:tcW w:w="1275" w:type="dxa"/>
                <w:noWrap/>
                <w:hideMark/>
              </w:tcPr>
            </w:tcPrChange>
          </w:tcPr>
          <w:p w:rsidR="001C680C" w:rsidRDefault="001C680C">
            <w:pPr>
              <w:widowControl/>
              <w:jc w:val="right"/>
              <w:cnfStyle w:val="000000000000"/>
              <w:rPr>
                <w:del w:id="3009" w:author="WANG" w:date="2014-01-15T07:59:00Z"/>
                <w:rFonts w:ascii="Times New Roman" w:eastAsia="Times New Roman" w:hAnsi="Times New Roman" w:cs="Times New Roman"/>
                <w:b/>
                <w:bCs/>
                <w:color w:val="000000"/>
                <w:kern w:val="0"/>
                <w:sz w:val="18"/>
                <w:szCs w:val="18"/>
                <w:lang w:eastAsia="en-US"/>
              </w:rPr>
              <w:pPrChange w:id="3010" w:author="WANG" w:date="2014-01-07T07:30:00Z">
                <w:pPr>
                  <w:keepNext/>
                  <w:keepLines/>
                  <w:widowControl/>
                  <w:numPr>
                    <w:ilvl w:val="1"/>
                    <w:numId w:val="1"/>
                  </w:numPr>
                  <w:spacing w:before="260" w:after="260" w:line="416" w:lineRule="auto"/>
                  <w:ind w:left="576" w:hanging="576"/>
                  <w:jc w:val="left"/>
                  <w:outlineLvl w:val="1"/>
                  <w:cnfStyle w:val="000000000000"/>
                </w:pPr>
              </w:pPrChange>
            </w:pPr>
          </w:p>
        </w:tc>
      </w:tr>
      <w:tr w:rsidR="00A376CC" w:rsidRPr="00DF564E" w:rsidDel="009033F3" w:rsidTr="00286493">
        <w:trPr>
          <w:trHeight w:val="300"/>
          <w:jc w:val="center"/>
          <w:del w:id="3011" w:author="WANG" w:date="2014-01-15T07:59:00Z"/>
          <w:trPrChange w:id="3012" w:author="WANG" w:date="2014-01-07T07:30:00Z">
            <w:trPr>
              <w:trHeight w:val="300"/>
            </w:trPr>
          </w:trPrChange>
        </w:trPr>
        <w:tc>
          <w:tcPr>
            <w:cnfStyle w:val="001000000000"/>
            <w:tcW w:w="2802" w:type="dxa"/>
            <w:noWrap/>
            <w:vAlign w:val="center"/>
            <w:hideMark/>
            <w:tcPrChange w:id="3013" w:author="WANG" w:date="2014-01-07T07:30:00Z">
              <w:tcPr>
                <w:tcW w:w="2802" w:type="dxa"/>
                <w:noWrap/>
                <w:hideMark/>
              </w:tcPr>
            </w:tcPrChange>
          </w:tcPr>
          <w:p w:rsidR="001C680C" w:rsidRDefault="003C25D5">
            <w:pPr>
              <w:widowControl/>
              <w:rPr>
                <w:del w:id="3014" w:author="WANG" w:date="2014-01-15T07:59:00Z"/>
                <w:rFonts w:ascii="Times New Roman" w:eastAsia="Times New Roman" w:hAnsi="Times New Roman" w:cs="Times New Roman"/>
                <w:b w:val="0"/>
                <w:bCs w:val="0"/>
                <w:color w:val="000000"/>
                <w:kern w:val="0"/>
                <w:sz w:val="18"/>
                <w:szCs w:val="18"/>
                <w:lang w:eastAsia="en-US"/>
              </w:rPr>
              <w:pPrChange w:id="3015" w:author="WANG" w:date="2014-01-07T07:30:00Z">
                <w:pPr>
                  <w:widowControl/>
                  <w:jc w:val="left"/>
                </w:pPr>
              </w:pPrChange>
            </w:pPr>
            <w:del w:id="3016" w:author="WANG" w:date="2014-01-15T07:59:00Z">
              <w:r w:rsidRPr="00DF564E" w:rsidDel="009033F3">
                <w:rPr>
                  <w:rFonts w:ascii="Times New Roman" w:eastAsia="Times New Roman" w:hAnsi="Times New Roman" w:cs="Times New Roman"/>
                  <w:color w:val="000000"/>
                  <w:kern w:val="0"/>
                  <w:sz w:val="18"/>
                  <w:szCs w:val="18"/>
                  <w:lang w:eastAsia="en-US"/>
                </w:rPr>
                <w:delText>Separated vehicles</w:delText>
              </w:r>
            </w:del>
          </w:p>
        </w:tc>
        <w:tc>
          <w:tcPr>
            <w:tcW w:w="866" w:type="dxa"/>
            <w:noWrap/>
            <w:vAlign w:val="center"/>
            <w:hideMark/>
            <w:tcPrChange w:id="3017" w:author="WANG" w:date="2014-01-07T07:30:00Z">
              <w:tcPr>
                <w:tcW w:w="866" w:type="dxa"/>
                <w:noWrap/>
                <w:hideMark/>
              </w:tcPr>
            </w:tcPrChange>
          </w:tcPr>
          <w:p w:rsidR="00314B7D" w:rsidDel="009033F3" w:rsidRDefault="003C25D5">
            <w:pPr>
              <w:widowControl/>
              <w:jc w:val="right"/>
              <w:cnfStyle w:val="000000000000"/>
              <w:rPr>
                <w:del w:id="3018" w:author="WANG" w:date="2014-01-15T07:59:00Z"/>
                <w:rFonts w:ascii="Times New Roman" w:eastAsia="Times New Roman" w:hAnsi="Times New Roman" w:cs="Times New Roman"/>
                <w:color w:val="000000"/>
                <w:kern w:val="0"/>
                <w:sz w:val="18"/>
                <w:szCs w:val="18"/>
                <w:lang w:eastAsia="en-US"/>
              </w:rPr>
            </w:pPr>
            <w:del w:id="3019" w:author="WANG" w:date="2014-01-15T07:59:00Z">
              <w:r w:rsidRPr="00DF564E" w:rsidDel="009033F3">
                <w:rPr>
                  <w:rFonts w:ascii="Times New Roman" w:eastAsia="Times New Roman" w:hAnsi="Times New Roman" w:cs="Times New Roman"/>
                  <w:color w:val="000000"/>
                  <w:kern w:val="0"/>
                  <w:sz w:val="18"/>
                  <w:szCs w:val="18"/>
                  <w:lang w:eastAsia="en-US"/>
                </w:rPr>
                <w:delText>0.</w:delText>
              </w:r>
              <w:r w:rsidR="00433DE7" w:rsidRPr="00DF564E" w:rsidDel="009033F3">
                <w:rPr>
                  <w:rFonts w:ascii="Times New Roman" w:eastAsia="Times New Roman" w:hAnsi="Times New Roman" w:cs="Times New Roman"/>
                  <w:color w:val="000000"/>
                  <w:kern w:val="0"/>
                  <w:sz w:val="18"/>
                  <w:szCs w:val="18"/>
                  <w:lang w:eastAsia="en-US"/>
                </w:rPr>
                <w:delText>74</w:delText>
              </w:r>
            </w:del>
          </w:p>
        </w:tc>
        <w:tc>
          <w:tcPr>
            <w:tcW w:w="1134" w:type="dxa"/>
            <w:noWrap/>
            <w:vAlign w:val="center"/>
            <w:hideMark/>
            <w:tcPrChange w:id="3020" w:author="WANG" w:date="2014-01-07T07:30:00Z">
              <w:tcPr>
                <w:tcW w:w="1134" w:type="dxa"/>
                <w:noWrap/>
                <w:hideMark/>
              </w:tcPr>
            </w:tcPrChange>
          </w:tcPr>
          <w:p w:rsidR="00314B7D" w:rsidDel="009033F3" w:rsidRDefault="003C25D5">
            <w:pPr>
              <w:widowControl/>
              <w:jc w:val="right"/>
              <w:cnfStyle w:val="000000000000"/>
              <w:rPr>
                <w:del w:id="3021" w:author="WANG" w:date="2014-01-15T07:59:00Z"/>
                <w:rFonts w:ascii="Times New Roman" w:eastAsia="Times New Roman" w:hAnsi="Times New Roman" w:cs="Times New Roman"/>
                <w:color w:val="000000"/>
                <w:kern w:val="0"/>
                <w:sz w:val="18"/>
                <w:szCs w:val="18"/>
                <w:lang w:eastAsia="en-US"/>
              </w:rPr>
            </w:pPr>
            <w:del w:id="3022" w:author="WANG" w:date="2014-01-15T07:59:00Z">
              <w:r w:rsidRPr="00DF564E" w:rsidDel="009033F3">
                <w:rPr>
                  <w:rFonts w:ascii="Times New Roman" w:eastAsia="Times New Roman" w:hAnsi="Times New Roman" w:cs="Times New Roman"/>
                  <w:color w:val="000000"/>
                  <w:kern w:val="0"/>
                  <w:sz w:val="18"/>
                  <w:szCs w:val="18"/>
                  <w:lang w:eastAsia="en-US"/>
                </w:rPr>
                <w:delText>0.80</w:delText>
              </w:r>
            </w:del>
          </w:p>
        </w:tc>
        <w:tc>
          <w:tcPr>
            <w:tcW w:w="1134" w:type="dxa"/>
            <w:noWrap/>
            <w:vAlign w:val="center"/>
            <w:hideMark/>
            <w:tcPrChange w:id="3023" w:author="WANG" w:date="2014-01-07T07:30:00Z">
              <w:tcPr>
                <w:tcW w:w="1134" w:type="dxa"/>
                <w:noWrap/>
                <w:hideMark/>
              </w:tcPr>
            </w:tcPrChange>
          </w:tcPr>
          <w:p w:rsidR="00314B7D" w:rsidDel="009033F3" w:rsidRDefault="003C25D5">
            <w:pPr>
              <w:widowControl/>
              <w:jc w:val="right"/>
              <w:cnfStyle w:val="000000000000"/>
              <w:rPr>
                <w:del w:id="3024" w:author="WANG" w:date="2014-01-15T07:59:00Z"/>
                <w:rFonts w:ascii="Times New Roman" w:eastAsia="Times New Roman" w:hAnsi="Times New Roman" w:cs="Times New Roman"/>
                <w:color w:val="000000"/>
                <w:kern w:val="0"/>
                <w:sz w:val="18"/>
                <w:szCs w:val="18"/>
                <w:lang w:eastAsia="en-US"/>
              </w:rPr>
            </w:pPr>
            <w:del w:id="3025" w:author="WANG" w:date="2014-01-15T07:59:00Z">
              <w:r w:rsidRPr="00DF564E" w:rsidDel="009033F3">
                <w:rPr>
                  <w:rFonts w:ascii="Times New Roman" w:eastAsia="Times New Roman" w:hAnsi="Times New Roman" w:cs="Times New Roman"/>
                  <w:color w:val="000000"/>
                  <w:kern w:val="0"/>
                  <w:sz w:val="18"/>
                  <w:szCs w:val="18"/>
                  <w:lang w:eastAsia="en-US"/>
                </w:rPr>
                <w:delText>1</w:delText>
              </w:r>
            </w:del>
          </w:p>
        </w:tc>
        <w:tc>
          <w:tcPr>
            <w:tcW w:w="1275" w:type="dxa"/>
            <w:noWrap/>
            <w:vAlign w:val="center"/>
            <w:hideMark/>
            <w:tcPrChange w:id="3026" w:author="WANG" w:date="2014-01-07T07:30:00Z">
              <w:tcPr>
                <w:tcW w:w="1275" w:type="dxa"/>
                <w:noWrap/>
                <w:hideMark/>
              </w:tcPr>
            </w:tcPrChange>
          </w:tcPr>
          <w:p w:rsidR="001C680C" w:rsidRDefault="001C680C">
            <w:pPr>
              <w:widowControl/>
              <w:jc w:val="right"/>
              <w:cnfStyle w:val="000000000000"/>
              <w:rPr>
                <w:del w:id="3027" w:author="WANG" w:date="2014-01-15T07:59:00Z"/>
                <w:rFonts w:ascii="Times New Roman" w:eastAsia="Times New Roman" w:hAnsi="Times New Roman" w:cs="Times New Roman"/>
                <w:b/>
                <w:bCs/>
                <w:color w:val="000000"/>
                <w:kern w:val="0"/>
                <w:sz w:val="18"/>
                <w:szCs w:val="18"/>
                <w:lang w:eastAsia="en-US"/>
              </w:rPr>
              <w:pPrChange w:id="3028" w:author="WANG" w:date="2014-01-07T07:30:00Z">
                <w:pPr>
                  <w:keepNext/>
                  <w:keepLines/>
                  <w:widowControl/>
                  <w:numPr>
                    <w:ilvl w:val="1"/>
                    <w:numId w:val="1"/>
                  </w:numPr>
                  <w:spacing w:before="260" w:after="260" w:line="416" w:lineRule="auto"/>
                  <w:ind w:left="576" w:hanging="576"/>
                  <w:jc w:val="left"/>
                  <w:outlineLvl w:val="1"/>
                  <w:cnfStyle w:val="000000000000"/>
                </w:pPr>
              </w:pPrChange>
            </w:pPr>
          </w:p>
        </w:tc>
      </w:tr>
      <w:tr w:rsidR="00A376CC" w:rsidRPr="00DF564E" w:rsidDel="009033F3" w:rsidTr="00286493">
        <w:trPr>
          <w:trHeight w:val="300"/>
          <w:jc w:val="center"/>
          <w:del w:id="3029" w:author="WANG" w:date="2014-01-15T07:59:00Z"/>
          <w:trPrChange w:id="3030" w:author="WANG" w:date="2014-01-07T07:30:00Z">
            <w:trPr>
              <w:trHeight w:val="300"/>
            </w:trPr>
          </w:trPrChange>
        </w:trPr>
        <w:tc>
          <w:tcPr>
            <w:cnfStyle w:val="001000000000"/>
            <w:tcW w:w="2802" w:type="dxa"/>
            <w:tcBorders>
              <w:bottom w:val="single" w:sz="4" w:space="0" w:color="auto"/>
            </w:tcBorders>
            <w:noWrap/>
            <w:vAlign w:val="center"/>
            <w:hideMark/>
            <w:tcPrChange w:id="3031" w:author="WANG" w:date="2014-01-07T07:30:00Z">
              <w:tcPr>
                <w:tcW w:w="2802" w:type="dxa"/>
                <w:noWrap/>
                <w:hideMark/>
              </w:tcPr>
            </w:tcPrChange>
          </w:tcPr>
          <w:p w:rsidR="001C680C" w:rsidRDefault="003C25D5">
            <w:pPr>
              <w:widowControl/>
              <w:rPr>
                <w:del w:id="3032" w:author="WANG" w:date="2014-01-15T07:59:00Z"/>
                <w:rFonts w:ascii="Times New Roman" w:eastAsia="Times New Roman" w:hAnsi="Times New Roman" w:cs="Times New Roman"/>
                <w:b w:val="0"/>
                <w:bCs w:val="0"/>
                <w:color w:val="000000"/>
                <w:kern w:val="0"/>
                <w:sz w:val="18"/>
                <w:szCs w:val="18"/>
                <w:lang w:eastAsia="en-US"/>
              </w:rPr>
              <w:pPrChange w:id="3033" w:author="WANG" w:date="2014-01-07T07:30:00Z">
                <w:pPr>
                  <w:widowControl/>
                  <w:jc w:val="left"/>
                </w:pPr>
              </w:pPrChange>
            </w:pPr>
            <w:del w:id="3034" w:author="WANG" w:date="2014-01-15T07:59:00Z">
              <w:r w:rsidRPr="00DF564E" w:rsidDel="009033F3">
                <w:rPr>
                  <w:rFonts w:ascii="Times New Roman" w:eastAsia="Times New Roman" w:hAnsi="Times New Roman" w:cs="Times New Roman"/>
                  <w:color w:val="000000"/>
                  <w:kern w:val="0"/>
                  <w:sz w:val="18"/>
                  <w:szCs w:val="18"/>
                  <w:lang w:eastAsia="en-US"/>
                </w:rPr>
                <w:delText>Separated directions and vehicles</w:delText>
              </w:r>
            </w:del>
          </w:p>
        </w:tc>
        <w:tc>
          <w:tcPr>
            <w:tcW w:w="866" w:type="dxa"/>
            <w:tcBorders>
              <w:bottom w:val="single" w:sz="4" w:space="0" w:color="auto"/>
            </w:tcBorders>
            <w:noWrap/>
            <w:vAlign w:val="center"/>
            <w:hideMark/>
            <w:tcPrChange w:id="3035" w:author="WANG" w:date="2014-01-07T07:30:00Z">
              <w:tcPr>
                <w:tcW w:w="866" w:type="dxa"/>
                <w:noWrap/>
                <w:hideMark/>
              </w:tcPr>
            </w:tcPrChange>
          </w:tcPr>
          <w:p w:rsidR="00314B7D" w:rsidDel="009033F3" w:rsidRDefault="003C25D5">
            <w:pPr>
              <w:widowControl/>
              <w:jc w:val="right"/>
              <w:cnfStyle w:val="000000000000"/>
              <w:rPr>
                <w:del w:id="3036" w:author="WANG" w:date="2014-01-15T07:59:00Z"/>
                <w:rFonts w:ascii="Times New Roman" w:eastAsia="Times New Roman" w:hAnsi="Times New Roman" w:cs="Times New Roman"/>
                <w:color w:val="000000"/>
                <w:kern w:val="0"/>
                <w:sz w:val="18"/>
                <w:szCs w:val="18"/>
                <w:lang w:eastAsia="en-US"/>
              </w:rPr>
            </w:pPr>
            <w:del w:id="3037" w:author="WANG" w:date="2014-01-15T07:59:00Z">
              <w:r w:rsidRPr="00DF564E" w:rsidDel="009033F3">
                <w:rPr>
                  <w:rFonts w:ascii="Times New Roman" w:eastAsia="Times New Roman" w:hAnsi="Times New Roman" w:cs="Times New Roman"/>
                  <w:color w:val="000000"/>
                  <w:kern w:val="0"/>
                  <w:sz w:val="18"/>
                  <w:szCs w:val="18"/>
                  <w:lang w:eastAsia="en-US"/>
                </w:rPr>
                <w:delText>0.72</w:delText>
              </w:r>
            </w:del>
          </w:p>
        </w:tc>
        <w:tc>
          <w:tcPr>
            <w:tcW w:w="1134" w:type="dxa"/>
            <w:tcBorders>
              <w:bottom w:val="single" w:sz="4" w:space="0" w:color="auto"/>
            </w:tcBorders>
            <w:noWrap/>
            <w:vAlign w:val="center"/>
            <w:hideMark/>
            <w:tcPrChange w:id="3038" w:author="WANG" w:date="2014-01-07T07:30:00Z">
              <w:tcPr>
                <w:tcW w:w="1134" w:type="dxa"/>
                <w:noWrap/>
                <w:hideMark/>
              </w:tcPr>
            </w:tcPrChange>
          </w:tcPr>
          <w:p w:rsidR="00314B7D" w:rsidDel="009033F3" w:rsidRDefault="003C25D5">
            <w:pPr>
              <w:widowControl/>
              <w:jc w:val="right"/>
              <w:cnfStyle w:val="000000000000"/>
              <w:rPr>
                <w:del w:id="3039" w:author="WANG" w:date="2014-01-15T07:59:00Z"/>
                <w:rFonts w:ascii="Times New Roman" w:eastAsia="Times New Roman" w:hAnsi="Times New Roman" w:cs="Times New Roman"/>
                <w:color w:val="000000"/>
                <w:kern w:val="0"/>
                <w:sz w:val="18"/>
                <w:szCs w:val="18"/>
                <w:lang w:eastAsia="en-US"/>
              </w:rPr>
            </w:pPr>
            <w:del w:id="3040" w:author="WANG" w:date="2014-01-15T07:59:00Z">
              <w:r w:rsidRPr="00DF564E" w:rsidDel="009033F3">
                <w:rPr>
                  <w:rFonts w:ascii="Times New Roman" w:eastAsia="Times New Roman" w:hAnsi="Times New Roman" w:cs="Times New Roman"/>
                  <w:color w:val="000000"/>
                  <w:kern w:val="0"/>
                  <w:sz w:val="18"/>
                  <w:szCs w:val="18"/>
                  <w:lang w:eastAsia="en-US"/>
                </w:rPr>
                <w:delText>0.83</w:delText>
              </w:r>
            </w:del>
          </w:p>
        </w:tc>
        <w:tc>
          <w:tcPr>
            <w:tcW w:w="1134" w:type="dxa"/>
            <w:tcBorders>
              <w:bottom w:val="single" w:sz="4" w:space="0" w:color="auto"/>
            </w:tcBorders>
            <w:noWrap/>
            <w:vAlign w:val="center"/>
            <w:hideMark/>
            <w:tcPrChange w:id="3041" w:author="WANG" w:date="2014-01-07T07:30:00Z">
              <w:tcPr>
                <w:tcW w:w="1134" w:type="dxa"/>
                <w:noWrap/>
                <w:hideMark/>
              </w:tcPr>
            </w:tcPrChange>
          </w:tcPr>
          <w:p w:rsidR="00314B7D" w:rsidDel="009033F3" w:rsidRDefault="003C25D5">
            <w:pPr>
              <w:widowControl/>
              <w:jc w:val="right"/>
              <w:cnfStyle w:val="000000000000"/>
              <w:rPr>
                <w:del w:id="3042" w:author="WANG" w:date="2014-01-15T07:59:00Z"/>
                <w:rFonts w:ascii="Times New Roman" w:eastAsia="Times New Roman" w:hAnsi="Times New Roman" w:cs="Times New Roman"/>
                <w:color w:val="000000"/>
                <w:kern w:val="0"/>
                <w:sz w:val="18"/>
                <w:szCs w:val="18"/>
                <w:lang w:eastAsia="en-US"/>
              </w:rPr>
            </w:pPr>
            <w:del w:id="3043" w:author="WANG" w:date="2014-01-15T07:59:00Z">
              <w:r w:rsidRPr="00DF564E" w:rsidDel="009033F3">
                <w:rPr>
                  <w:rFonts w:ascii="Times New Roman" w:eastAsia="Times New Roman" w:hAnsi="Times New Roman" w:cs="Times New Roman"/>
                  <w:color w:val="000000"/>
                  <w:kern w:val="0"/>
                  <w:sz w:val="18"/>
                  <w:szCs w:val="18"/>
                  <w:lang w:eastAsia="en-US"/>
                </w:rPr>
                <w:delText>0.</w:delText>
              </w:r>
              <w:r w:rsidR="00433DE7" w:rsidRPr="00DF564E" w:rsidDel="009033F3">
                <w:rPr>
                  <w:rFonts w:ascii="Times New Roman" w:eastAsia="Times New Roman" w:hAnsi="Times New Roman" w:cs="Times New Roman"/>
                  <w:color w:val="000000"/>
                  <w:kern w:val="0"/>
                  <w:sz w:val="18"/>
                  <w:szCs w:val="18"/>
                  <w:lang w:eastAsia="en-US"/>
                </w:rPr>
                <w:delText>96</w:delText>
              </w:r>
            </w:del>
          </w:p>
        </w:tc>
        <w:tc>
          <w:tcPr>
            <w:tcW w:w="1275" w:type="dxa"/>
            <w:tcBorders>
              <w:bottom w:val="single" w:sz="4" w:space="0" w:color="auto"/>
            </w:tcBorders>
            <w:noWrap/>
            <w:vAlign w:val="center"/>
            <w:hideMark/>
            <w:tcPrChange w:id="3044" w:author="WANG" w:date="2014-01-07T07:30:00Z">
              <w:tcPr>
                <w:tcW w:w="1275" w:type="dxa"/>
                <w:noWrap/>
                <w:hideMark/>
              </w:tcPr>
            </w:tcPrChange>
          </w:tcPr>
          <w:p w:rsidR="00314B7D" w:rsidDel="009033F3" w:rsidRDefault="003C25D5">
            <w:pPr>
              <w:widowControl/>
              <w:jc w:val="right"/>
              <w:cnfStyle w:val="000000000000"/>
              <w:rPr>
                <w:del w:id="3045" w:author="WANG" w:date="2014-01-15T07:59:00Z"/>
                <w:rFonts w:ascii="Times New Roman" w:eastAsia="Times New Roman" w:hAnsi="Times New Roman" w:cs="Times New Roman"/>
                <w:color w:val="000000"/>
                <w:kern w:val="0"/>
                <w:sz w:val="18"/>
                <w:szCs w:val="18"/>
                <w:lang w:eastAsia="en-US"/>
              </w:rPr>
            </w:pPr>
            <w:del w:id="3046" w:author="WANG" w:date="2014-01-15T07:59:00Z">
              <w:r w:rsidRPr="00DF564E" w:rsidDel="009033F3">
                <w:rPr>
                  <w:rFonts w:ascii="Times New Roman" w:eastAsia="Times New Roman" w:hAnsi="Times New Roman" w:cs="Times New Roman"/>
                  <w:color w:val="000000"/>
                  <w:kern w:val="0"/>
                  <w:sz w:val="18"/>
                  <w:szCs w:val="18"/>
                  <w:lang w:eastAsia="en-US"/>
                </w:rPr>
                <w:delText>1</w:delText>
              </w:r>
            </w:del>
          </w:p>
        </w:tc>
      </w:tr>
    </w:tbl>
    <w:p w:rsidR="00EE2659" w:rsidRPr="00DF564E" w:rsidDel="00286493" w:rsidRDefault="00A376CC" w:rsidP="00EE2659">
      <w:pPr>
        <w:pStyle w:val="a9"/>
        <w:rPr>
          <w:del w:id="3047" w:author="WANG" w:date="2014-01-07T07:30:00Z"/>
          <w:rFonts w:ascii="Times New Roman" w:hAnsi="Times New Roman" w:cs="Times New Roman"/>
          <w:sz w:val="18"/>
        </w:rPr>
      </w:pPr>
      <w:del w:id="3048" w:author="WANG" w:date="2014-01-07T07:30:00Z">
        <w:r w:rsidRPr="00DF564E" w:rsidDel="00286493">
          <w:rPr>
            <w:rFonts w:ascii="Times New Roman" w:hAnsi="Times New Roman" w:cs="Times New Roman"/>
            <w:sz w:val="18"/>
          </w:rPr>
          <w:delText>(b)</w:delText>
        </w:r>
      </w:del>
    </w:p>
    <w:tbl>
      <w:tblPr>
        <w:tblStyle w:val="10"/>
        <w:tblW w:w="7204" w:type="dxa"/>
        <w:tblLayout w:type="fixed"/>
        <w:tblLook w:val="06A0"/>
      </w:tblPr>
      <w:tblGrid>
        <w:gridCol w:w="2943"/>
        <w:gridCol w:w="709"/>
        <w:gridCol w:w="1117"/>
        <w:gridCol w:w="1134"/>
        <w:gridCol w:w="1301"/>
      </w:tblGrid>
      <w:tr w:rsidR="00A376CC" w:rsidRPr="00DF564E" w:rsidDel="00286493" w:rsidTr="00096410">
        <w:trPr>
          <w:cnfStyle w:val="100000000000"/>
          <w:trHeight w:val="300"/>
          <w:del w:id="3049" w:author="WANG" w:date="2014-01-07T07:30:00Z"/>
        </w:trPr>
        <w:tc>
          <w:tcPr>
            <w:cnfStyle w:val="001000000000"/>
            <w:tcW w:w="2943" w:type="dxa"/>
            <w:noWrap/>
            <w:hideMark/>
          </w:tcPr>
          <w:p w:rsidR="003C25D5" w:rsidRPr="00DF564E" w:rsidDel="00286493" w:rsidRDefault="00433DE7">
            <w:pPr>
              <w:widowControl/>
              <w:jc w:val="left"/>
              <w:rPr>
                <w:del w:id="3050" w:author="WANG" w:date="2014-01-07T07:30:00Z"/>
                <w:rFonts w:ascii="Times New Roman" w:eastAsia="Times New Roman" w:hAnsi="Times New Roman" w:cs="Times New Roman"/>
                <w:b w:val="0"/>
                <w:bCs w:val="0"/>
                <w:color w:val="000000"/>
                <w:kern w:val="0"/>
                <w:sz w:val="18"/>
                <w:szCs w:val="18"/>
                <w:lang w:eastAsia="en-US"/>
              </w:rPr>
            </w:pPr>
            <w:del w:id="3051" w:author="WANG" w:date="2014-01-07T07:30:00Z">
              <w:r w:rsidRPr="00DF564E" w:rsidDel="00286493">
                <w:rPr>
                  <w:rFonts w:ascii="Times New Roman" w:eastAsia="Times New Roman" w:hAnsi="Times New Roman" w:cs="Times New Roman"/>
                  <w:color w:val="000000"/>
                  <w:kern w:val="0"/>
                  <w:sz w:val="18"/>
                  <w:szCs w:val="18"/>
                  <w:lang w:eastAsia="en-US"/>
                </w:rPr>
                <w:delText>F/(F+I)</w:delText>
              </w:r>
            </w:del>
          </w:p>
        </w:tc>
        <w:tc>
          <w:tcPr>
            <w:tcW w:w="709" w:type="dxa"/>
            <w:noWrap/>
            <w:hideMark/>
          </w:tcPr>
          <w:p w:rsidR="003C25D5" w:rsidRPr="00DF564E" w:rsidDel="00286493" w:rsidRDefault="003C25D5" w:rsidP="003C25D5">
            <w:pPr>
              <w:widowControl/>
              <w:jc w:val="left"/>
              <w:cnfStyle w:val="100000000000"/>
              <w:rPr>
                <w:del w:id="3052" w:author="WANG" w:date="2014-01-07T07:30:00Z"/>
                <w:rFonts w:ascii="Times New Roman" w:eastAsia="Times New Roman" w:hAnsi="Times New Roman" w:cs="Times New Roman"/>
                <w:color w:val="000000"/>
                <w:kern w:val="0"/>
                <w:sz w:val="18"/>
                <w:szCs w:val="18"/>
                <w:lang w:eastAsia="en-US"/>
              </w:rPr>
            </w:pPr>
            <w:del w:id="3053" w:author="WANG" w:date="2014-01-07T07:30:00Z">
              <w:r w:rsidRPr="00DF564E" w:rsidDel="00286493">
                <w:rPr>
                  <w:rFonts w:ascii="Times New Roman" w:eastAsia="Times New Roman" w:hAnsi="Times New Roman" w:cs="Times New Roman"/>
                  <w:color w:val="000000"/>
                  <w:kern w:val="0"/>
                  <w:sz w:val="18"/>
                  <w:szCs w:val="18"/>
                  <w:lang w:eastAsia="en-US"/>
                </w:rPr>
                <w:delText>Mixed</w:delText>
              </w:r>
            </w:del>
          </w:p>
        </w:tc>
        <w:tc>
          <w:tcPr>
            <w:tcW w:w="1117" w:type="dxa"/>
            <w:noWrap/>
            <w:hideMark/>
          </w:tcPr>
          <w:p w:rsidR="003C25D5" w:rsidRPr="00DF564E" w:rsidDel="00286493" w:rsidRDefault="003C25D5" w:rsidP="003C25D5">
            <w:pPr>
              <w:widowControl/>
              <w:jc w:val="left"/>
              <w:cnfStyle w:val="100000000000"/>
              <w:rPr>
                <w:del w:id="3054" w:author="WANG" w:date="2014-01-07T07:30:00Z"/>
                <w:rFonts w:ascii="Times New Roman" w:eastAsia="Times New Roman" w:hAnsi="Times New Roman" w:cs="Times New Roman"/>
                <w:color w:val="000000"/>
                <w:kern w:val="0"/>
                <w:sz w:val="18"/>
                <w:szCs w:val="18"/>
                <w:lang w:eastAsia="en-US"/>
              </w:rPr>
            </w:pPr>
            <w:del w:id="3055" w:author="WANG" w:date="2014-01-07T07:30:00Z">
              <w:r w:rsidRPr="00DF564E" w:rsidDel="00286493">
                <w:rPr>
                  <w:rFonts w:ascii="Times New Roman" w:eastAsia="Times New Roman" w:hAnsi="Times New Roman" w:cs="Times New Roman"/>
                  <w:color w:val="000000"/>
                  <w:kern w:val="0"/>
                  <w:sz w:val="18"/>
                  <w:szCs w:val="18"/>
                  <w:lang w:eastAsia="en-US"/>
                </w:rPr>
                <w:delText>Separated directions</w:delText>
              </w:r>
            </w:del>
          </w:p>
        </w:tc>
        <w:tc>
          <w:tcPr>
            <w:tcW w:w="1134" w:type="dxa"/>
            <w:noWrap/>
            <w:hideMark/>
          </w:tcPr>
          <w:p w:rsidR="003C25D5" w:rsidRPr="00DF564E" w:rsidDel="00286493" w:rsidRDefault="003C25D5" w:rsidP="003C25D5">
            <w:pPr>
              <w:widowControl/>
              <w:jc w:val="left"/>
              <w:cnfStyle w:val="100000000000"/>
              <w:rPr>
                <w:del w:id="3056" w:author="WANG" w:date="2014-01-07T07:30:00Z"/>
                <w:rFonts w:ascii="Times New Roman" w:eastAsia="Times New Roman" w:hAnsi="Times New Roman" w:cs="Times New Roman"/>
                <w:color w:val="000000"/>
                <w:kern w:val="0"/>
                <w:sz w:val="18"/>
                <w:szCs w:val="18"/>
                <w:lang w:eastAsia="en-US"/>
              </w:rPr>
            </w:pPr>
            <w:del w:id="3057" w:author="WANG" w:date="2014-01-07T07:30:00Z">
              <w:r w:rsidRPr="00DF564E" w:rsidDel="00286493">
                <w:rPr>
                  <w:rFonts w:ascii="Times New Roman" w:eastAsia="Times New Roman" w:hAnsi="Times New Roman" w:cs="Times New Roman"/>
                  <w:color w:val="000000"/>
                  <w:kern w:val="0"/>
                  <w:sz w:val="18"/>
                  <w:szCs w:val="18"/>
                  <w:lang w:eastAsia="en-US"/>
                </w:rPr>
                <w:delText>Separated vehicles</w:delText>
              </w:r>
            </w:del>
          </w:p>
        </w:tc>
        <w:tc>
          <w:tcPr>
            <w:tcW w:w="1301" w:type="dxa"/>
            <w:noWrap/>
            <w:hideMark/>
          </w:tcPr>
          <w:p w:rsidR="003C25D5" w:rsidRPr="00DF564E" w:rsidDel="00286493" w:rsidRDefault="003C25D5" w:rsidP="003C25D5">
            <w:pPr>
              <w:widowControl/>
              <w:jc w:val="left"/>
              <w:cnfStyle w:val="100000000000"/>
              <w:rPr>
                <w:del w:id="3058" w:author="WANG" w:date="2014-01-07T07:30:00Z"/>
                <w:rFonts w:ascii="Times New Roman" w:eastAsia="Times New Roman" w:hAnsi="Times New Roman" w:cs="Times New Roman"/>
                <w:color w:val="000000"/>
                <w:kern w:val="0"/>
                <w:sz w:val="18"/>
                <w:szCs w:val="18"/>
                <w:lang w:eastAsia="en-US"/>
              </w:rPr>
            </w:pPr>
            <w:del w:id="3059" w:author="WANG" w:date="2014-01-07T07:30:00Z">
              <w:r w:rsidRPr="00DF564E" w:rsidDel="00286493">
                <w:rPr>
                  <w:rFonts w:ascii="Times New Roman" w:eastAsia="Times New Roman" w:hAnsi="Times New Roman" w:cs="Times New Roman"/>
                  <w:color w:val="000000"/>
                  <w:kern w:val="0"/>
                  <w:sz w:val="18"/>
                  <w:szCs w:val="18"/>
                  <w:lang w:eastAsia="en-US"/>
                </w:rPr>
                <w:delText>Separated directions and vehicles</w:delText>
              </w:r>
            </w:del>
          </w:p>
        </w:tc>
      </w:tr>
      <w:tr w:rsidR="00A376CC" w:rsidRPr="00DF564E" w:rsidDel="00286493" w:rsidTr="00096410">
        <w:trPr>
          <w:trHeight w:val="300"/>
          <w:del w:id="3060" w:author="WANG" w:date="2014-01-07T07:30:00Z"/>
        </w:trPr>
        <w:tc>
          <w:tcPr>
            <w:cnfStyle w:val="001000000000"/>
            <w:tcW w:w="2943" w:type="dxa"/>
            <w:noWrap/>
            <w:hideMark/>
          </w:tcPr>
          <w:p w:rsidR="003C25D5" w:rsidRPr="00DF564E" w:rsidDel="00286493" w:rsidRDefault="003C25D5" w:rsidP="003C25D5">
            <w:pPr>
              <w:widowControl/>
              <w:jc w:val="left"/>
              <w:rPr>
                <w:del w:id="3061" w:author="WANG" w:date="2014-01-07T07:30:00Z"/>
                <w:rFonts w:ascii="Times New Roman" w:eastAsia="Times New Roman" w:hAnsi="Times New Roman" w:cs="Times New Roman"/>
                <w:color w:val="000000"/>
                <w:kern w:val="0"/>
                <w:sz w:val="18"/>
                <w:szCs w:val="18"/>
                <w:lang w:eastAsia="en-US"/>
              </w:rPr>
            </w:pPr>
            <w:del w:id="3062" w:author="WANG" w:date="2014-01-07T07:30:00Z">
              <w:r w:rsidRPr="00DF564E" w:rsidDel="00286493">
                <w:rPr>
                  <w:rFonts w:ascii="Times New Roman" w:eastAsia="Times New Roman" w:hAnsi="Times New Roman" w:cs="Times New Roman"/>
                  <w:color w:val="000000"/>
                  <w:kern w:val="0"/>
                  <w:sz w:val="18"/>
                  <w:szCs w:val="18"/>
                  <w:lang w:eastAsia="en-US"/>
                </w:rPr>
                <w:delText>Mixed</w:delText>
              </w:r>
            </w:del>
          </w:p>
        </w:tc>
        <w:tc>
          <w:tcPr>
            <w:tcW w:w="709" w:type="dxa"/>
            <w:noWrap/>
            <w:hideMark/>
          </w:tcPr>
          <w:p w:rsidR="003C25D5" w:rsidRPr="00DF564E" w:rsidDel="00286493" w:rsidRDefault="003C25D5" w:rsidP="003C25D5">
            <w:pPr>
              <w:widowControl/>
              <w:jc w:val="right"/>
              <w:cnfStyle w:val="000000000000"/>
              <w:rPr>
                <w:del w:id="3063" w:author="WANG" w:date="2014-01-07T07:30:00Z"/>
                <w:rFonts w:ascii="Times New Roman" w:eastAsia="Times New Roman" w:hAnsi="Times New Roman" w:cs="Times New Roman"/>
                <w:color w:val="000000"/>
                <w:kern w:val="0"/>
                <w:sz w:val="18"/>
                <w:szCs w:val="18"/>
                <w:lang w:eastAsia="en-US"/>
              </w:rPr>
            </w:pPr>
            <w:del w:id="3064" w:author="WANG" w:date="2014-01-07T07:30:00Z">
              <w:r w:rsidRPr="00DF564E" w:rsidDel="00286493">
                <w:rPr>
                  <w:rFonts w:ascii="Times New Roman" w:eastAsia="Times New Roman" w:hAnsi="Times New Roman" w:cs="Times New Roman"/>
                  <w:color w:val="000000"/>
                  <w:kern w:val="0"/>
                  <w:sz w:val="18"/>
                  <w:szCs w:val="18"/>
                  <w:lang w:eastAsia="en-US"/>
                </w:rPr>
                <w:delText>1</w:delText>
              </w:r>
            </w:del>
          </w:p>
        </w:tc>
        <w:tc>
          <w:tcPr>
            <w:tcW w:w="1117" w:type="dxa"/>
            <w:noWrap/>
            <w:hideMark/>
          </w:tcPr>
          <w:p w:rsidR="003C25D5" w:rsidRPr="00DF564E" w:rsidDel="00286493" w:rsidRDefault="003C25D5" w:rsidP="003C25D5">
            <w:pPr>
              <w:widowControl/>
              <w:jc w:val="left"/>
              <w:cnfStyle w:val="000000000000"/>
              <w:rPr>
                <w:del w:id="3065" w:author="WANG" w:date="2014-01-07T07:30:00Z"/>
                <w:rFonts w:ascii="Times New Roman" w:eastAsia="Times New Roman" w:hAnsi="Times New Roman" w:cs="Times New Roman"/>
                <w:color w:val="000000"/>
                <w:kern w:val="0"/>
                <w:sz w:val="18"/>
                <w:szCs w:val="18"/>
                <w:lang w:eastAsia="en-US"/>
              </w:rPr>
            </w:pPr>
          </w:p>
        </w:tc>
        <w:tc>
          <w:tcPr>
            <w:tcW w:w="1134" w:type="dxa"/>
            <w:noWrap/>
            <w:hideMark/>
          </w:tcPr>
          <w:p w:rsidR="003C25D5" w:rsidRPr="00DF564E" w:rsidDel="00286493" w:rsidRDefault="003C25D5" w:rsidP="003C25D5">
            <w:pPr>
              <w:widowControl/>
              <w:jc w:val="left"/>
              <w:cnfStyle w:val="000000000000"/>
              <w:rPr>
                <w:del w:id="3066" w:author="WANG" w:date="2014-01-07T07:30:00Z"/>
                <w:rFonts w:ascii="Times New Roman" w:eastAsia="Times New Roman" w:hAnsi="Times New Roman" w:cs="Times New Roman"/>
                <w:color w:val="000000"/>
                <w:kern w:val="0"/>
                <w:sz w:val="18"/>
                <w:szCs w:val="18"/>
                <w:lang w:eastAsia="en-US"/>
              </w:rPr>
            </w:pPr>
          </w:p>
        </w:tc>
        <w:tc>
          <w:tcPr>
            <w:tcW w:w="1301" w:type="dxa"/>
            <w:noWrap/>
            <w:hideMark/>
          </w:tcPr>
          <w:p w:rsidR="003C25D5" w:rsidRPr="00DF564E" w:rsidDel="00286493" w:rsidRDefault="003C25D5" w:rsidP="003C25D5">
            <w:pPr>
              <w:widowControl/>
              <w:jc w:val="left"/>
              <w:cnfStyle w:val="000000000000"/>
              <w:rPr>
                <w:del w:id="3067" w:author="WANG" w:date="2014-01-07T07:30:00Z"/>
                <w:rFonts w:ascii="Times New Roman" w:eastAsia="Times New Roman" w:hAnsi="Times New Roman" w:cs="Times New Roman"/>
                <w:color w:val="000000"/>
                <w:kern w:val="0"/>
                <w:sz w:val="18"/>
                <w:szCs w:val="18"/>
                <w:lang w:eastAsia="en-US"/>
              </w:rPr>
            </w:pPr>
          </w:p>
        </w:tc>
      </w:tr>
      <w:tr w:rsidR="00A376CC" w:rsidRPr="00DF564E" w:rsidDel="00286493" w:rsidTr="00096410">
        <w:trPr>
          <w:trHeight w:val="300"/>
          <w:del w:id="3068" w:author="WANG" w:date="2014-01-07T07:30:00Z"/>
        </w:trPr>
        <w:tc>
          <w:tcPr>
            <w:cnfStyle w:val="001000000000"/>
            <w:tcW w:w="2943" w:type="dxa"/>
            <w:noWrap/>
            <w:hideMark/>
          </w:tcPr>
          <w:p w:rsidR="003C25D5" w:rsidRPr="00DF564E" w:rsidDel="00286493" w:rsidRDefault="003C25D5" w:rsidP="003C25D5">
            <w:pPr>
              <w:widowControl/>
              <w:jc w:val="left"/>
              <w:rPr>
                <w:del w:id="3069" w:author="WANG" w:date="2014-01-07T07:30:00Z"/>
                <w:rFonts w:ascii="Times New Roman" w:eastAsia="Times New Roman" w:hAnsi="Times New Roman" w:cs="Times New Roman"/>
                <w:color w:val="000000"/>
                <w:kern w:val="0"/>
                <w:sz w:val="18"/>
                <w:szCs w:val="18"/>
                <w:lang w:eastAsia="en-US"/>
              </w:rPr>
            </w:pPr>
            <w:del w:id="3070" w:author="WANG" w:date="2014-01-07T07:30:00Z">
              <w:r w:rsidRPr="00DF564E" w:rsidDel="00286493">
                <w:rPr>
                  <w:rFonts w:ascii="Times New Roman" w:eastAsia="Times New Roman" w:hAnsi="Times New Roman" w:cs="Times New Roman"/>
                  <w:color w:val="000000"/>
                  <w:kern w:val="0"/>
                  <w:sz w:val="18"/>
                  <w:szCs w:val="18"/>
                  <w:lang w:eastAsia="en-US"/>
                </w:rPr>
                <w:delText>Separated directions</w:delText>
              </w:r>
            </w:del>
          </w:p>
        </w:tc>
        <w:tc>
          <w:tcPr>
            <w:tcW w:w="709" w:type="dxa"/>
            <w:noWrap/>
            <w:hideMark/>
          </w:tcPr>
          <w:p w:rsidR="003C25D5" w:rsidRPr="00DF564E" w:rsidDel="00286493" w:rsidRDefault="003C25D5" w:rsidP="00FC22F2">
            <w:pPr>
              <w:widowControl/>
              <w:jc w:val="right"/>
              <w:cnfStyle w:val="000000000000"/>
              <w:rPr>
                <w:del w:id="3071" w:author="WANG" w:date="2014-01-07T07:30:00Z"/>
                <w:rFonts w:ascii="Times New Roman" w:eastAsia="Times New Roman" w:hAnsi="Times New Roman" w:cs="Times New Roman"/>
                <w:color w:val="000000"/>
                <w:kern w:val="0"/>
                <w:sz w:val="18"/>
                <w:szCs w:val="18"/>
                <w:lang w:eastAsia="en-US"/>
              </w:rPr>
            </w:pPr>
            <w:del w:id="3072" w:author="WANG" w:date="2014-01-07T07:30:00Z">
              <w:r w:rsidRPr="00DF564E" w:rsidDel="00286493">
                <w:rPr>
                  <w:rFonts w:ascii="Times New Roman" w:eastAsia="Times New Roman" w:hAnsi="Times New Roman" w:cs="Times New Roman"/>
                  <w:color w:val="000000"/>
                  <w:kern w:val="0"/>
                  <w:sz w:val="18"/>
                  <w:szCs w:val="18"/>
                  <w:lang w:eastAsia="en-US"/>
                </w:rPr>
                <w:delText>0.47</w:delText>
              </w:r>
            </w:del>
          </w:p>
        </w:tc>
        <w:tc>
          <w:tcPr>
            <w:tcW w:w="1117" w:type="dxa"/>
            <w:noWrap/>
            <w:hideMark/>
          </w:tcPr>
          <w:p w:rsidR="003C25D5" w:rsidRPr="00DF564E" w:rsidDel="00286493" w:rsidRDefault="003C25D5" w:rsidP="003C25D5">
            <w:pPr>
              <w:widowControl/>
              <w:jc w:val="right"/>
              <w:cnfStyle w:val="000000000000"/>
              <w:rPr>
                <w:del w:id="3073" w:author="WANG" w:date="2014-01-07T07:30:00Z"/>
                <w:rFonts w:ascii="Times New Roman" w:eastAsia="Times New Roman" w:hAnsi="Times New Roman" w:cs="Times New Roman"/>
                <w:color w:val="000000"/>
                <w:kern w:val="0"/>
                <w:sz w:val="18"/>
                <w:szCs w:val="18"/>
                <w:lang w:eastAsia="en-US"/>
              </w:rPr>
            </w:pPr>
            <w:del w:id="3074" w:author="WANG" w:date="2014-01-07T07:30:00Z">
              <w:r w:rsidRPr="00DF564E" w:rsidDel="00286493">
                <w:rPr>
                  <w:rFonts w:ascii="Times New Roman" w:eastAsia="Times New Roman" w:hAnsi="Times New Roman" w:cs="Times New Roman"/>
                  <w:color w:val="000000"/>
                  <w:kern w:val="0"/>
                  <w:sz w:val="18"/>
                  <w:szCs w:val="18"/>
                  <w:lang w:eastAsia="en-US"/>
                </w:rPr>
                <w:delText>1</w:delText>
              </w:r>
            </w:del>
          </w:p>
        </w:tc>
        <w:tc>
          <w:tcPr>
            <w:tcW w:w="1134" w:type="dxa"/>
            <w:noWrap/>
            <w:hideMark/>
          </w:tcPr>
          <w:p w:rsidR="003C25D5" w:rsidRPr="00DF564E" w:rsidDel="00286493" w:rsidRDefault="003C25D5" w:rsidP="003C25D5">
            <w:pPr>
              <w:widowControl/>
              <w:jc w:val="left"/>
              <w:cnfStyle w:val="000000000000"/>
              <w:rPr>
                <w:del w:id="3075" w:author="WANG" w:date="2014-01-07T07:30:00Z"/>
                <w:rFonts w:ascii="Times New Roman" w:eastAsia="Times New Roman" w:hAnsi="Times New Roman" w:cs="Times New Roman"/>
                <w:color w:val="000000"/>
                <w:kern w:val="0"/>
                <w:sz w:val="18"/>
                <w:szCs w:val="18"/>
                <w:lang w:eastAsia="en-US"/>
              </w:rPr>
            </w:pPr>
          </w:p>
        </w:tc>
        <w:tc>
          <w:tcPr>
            <w:tcW w:w="1301" w:type="dxa"/>
            <w:noWrap/>
            <w:hideMark/>
          </w:tcPr>
          <w:p w:rsidR="003C25D5" w:rsidRPr="00DF564E" w:rsidDel="00286493" w:rsidRDefault="003C25D5" w:rsidP="003C25D5">
            <w:pPr>
              <w:widowControl/>
              <w:jc w:val="left"/>
              <w:cnfStyle w:val="000000000000"/>
              <w:rPr>
                <w:del w:id="3076" w:author="WANG" w:date="2014-01-07T07:30:00Z"/>
                <w:rFonts w:ascii="Times New Roman" w:eastAsia="Times New Roman" w:hAnsi="Times New Roman" w:cs="Times New Roman"/>
                <w:color w:val="000000"/>
                <w:kern w:val="0"/>
                <w:sz w:val="18"/>
                <w:szCs w:val="18"/>
                <w:lang w:eastAsia="en-US"/>
              </w:rPr>
            </w:pPr>
          </w:p>
        </w:tc>
      </w:tr>
      <w:tr w:rsidR="00A376CC" w:rsidRPr="00DF564E" w:rsidDel="00286493" w:rsidTr="00096410">
        <w:trPr>
          <w:trHeight w:val="300"/>
          <w:del w:id="3077" w:author="WANG" w:date="2014-01-07T07:30:00Z"/>
        </w:trPr>
        <w:tc>
          <w:tcPr>
            <w:cnfStyle w:val="001000000000"/>
            <w:tcW w:w="2943" w:type="dxa"/>
            <w:noWrap/>
            <w:hideMark/>
          </w:tcPr>
          <w:p w:rsidR="003C25D5" w:rsidRPr="00DF564E" w:rsidDel="00286493" w:rsidRDefault="003C25D5" w:rsidP="003C25D5">
            <w:pPr>
              <w:widowControl/>
              <w:jc w:val="left"/>
              <w:rPr>
                <w:del w:id="3078" w:author="WANG" w:date="2014-01-07T07:30:00Z"/>
                <w:rFonts w:ascii="Times New Roman" w:eastAsia="Times New Roman" w:hAnsi="Times New Roman" w:cs="Times New Roman"/>
                <w:color w:val="000000"/>
                <w:kern w:val="0"/>
                <w:sz w:val="18"/>
                <w:szCs w:val="18"/>
                <w:lang w:eastAsia="en-US"/>
              </w:rPr>
            </w:pPr>
            <w:del w:id="3079" w:author="WANG" w:date="2014-01-07T07:30:00Z">
              <w:r w:rsidRPr="00DF564E" w:rsidDel="00286493">
                <w:rPr>
                  <w:rFonts w:ascii="Times New Roman" w:eastAsia="Times New Roman" w:hAnsi="Times New Roman" w:cs="Times New Roman"/>
                  <w:color w:val="000000"/>
                  <w:kern w:val="0"/>
                  <w:sz w:val="18"/>
                  <w:szCs w:val="18"/>
                  <w:lang w:eastAsia="en-US"/>
                </w:rPr>
                <w:delText>Separated vehicles</w:delText>
              </w:r>
            </w:del>
          </w:p>
        </w:tc>
        <w:tc>
          <w:tcPr>
            <w:tcW w:w="709" w:type="dxa"/>
            <w:noWrap/>
            <w:hideMark/>
          </w:tcPr>
          <w:p w:rsidR="003C25D5" w:rsidRPr="00DF564E" w:rsidDel="00286493" w:rsidRDefault="003C25D5" w:rsidP="00FC22F2">
            <w:pPr>
              <w:widowControl/>
              <w:jc w:val="right"/>
              <w:cnfStyle w:val="000000000000"/>
              <w:rPr>
                <w:del w:id="3080" w:author="WANG" w:date="2014-01-07T07:30:00Z"/>
                <w:rFonts w:ascii="Times New Roman" w:eastAsia="Times New Roman" w:hAnsi="Times New Roman" w:cs="Times New Roman"/>
                <w:color w:val="000000"/>
                <w:kern w:val="0"/>
                <w:sz w:val="18"/>
                <w:szCs w:val="18"/>
                <w:lang w:eastAsia="en-US"/>
              </w:rPr>
            </w:pPr>
            <w:del w:id="3081" w:author="WANG" w:date="2014-01-07T07:30:00Z">
              <w:r w:rsidRPr="00DF564E" w:rsidDel="00286493">
                <w:rPr>
                  <w:rFonts w:ascii="Times New Roman" w:eastAsia="Times New Roman" w:hAnsi="Times New Roman" w:cs="Times New Roman"/>
                  <w:color w:val="000000"/>
                  <w:kern w:val="0"/>
                  <w:sz w:val="18"/>
                  <w:szCs w:val="18"/>
                  <w:lang w:eastAsia="en-US"/>
                </w:rPr>
                <w:delText>-0.60</w:delText>
              </w:r>
            </w:del>
          </w:p>
        </w:tc>
        <w:tc>
          <w:tcPr>
            <w:tcW w:w="1117" w:type="dxa"/>
            <w:noWrap/>
            <w:hideMark/>
          </w:tcPr>
          <w:p w:rsidR="003C25D5" w:rsidRPr="00DF564E" w:rsidDel="00286493" w:rsidRDefault="003C25D5" w:rsidP="00FC22F2">
            <w:pPr>
              <w:widowControl/>
              <w:jc w:val="right"/>
              <w:cnfStyle w:val="000000000000"/>
              <w:rPr>
                <w:del w:id="3082" w:author="WANG" w:date="2014-01-07T07:30:00Z"/>
                <w:rFonts w:ascii="Times New Roman" w:eastAsia="Times New Roman" w:hAnsi="Times New Roman" w:cs="Times New Roman"/>
                <w:color w:val="000000"/>
                <w:kern w:val="0"/>
                <w:sz w:val="18"/>
                <w:szCs w:val="18"/>
                <w:lang w:eastAsia="en-US"/>
              </w:rPr>
            </w:pPr>
            <w:del w:id="3083" w:author="WANG" w:date="2014-01-07T07:30:00Z">
              <w:r w:rsidRPr="00DF564E" w:rsidDel="00286493">
                <w:rPr>
                  <w:rFonts w:ascii="Times New Roman" w:eastAsia="Times New Roman" w:hAnsi="Times New Roman" w:cs="Times New Roman"/>
                  <w:color w:val="000000"/>
                  <w:kern w:val="0"/>
                  <w:sz w:val="18"/>
                  <w:szCs w:val="18"/>
                  <w:lang w:eastAsia="en-US"/>
                </w:rPr>
                <w:delText>-0.60</w:delText>
              </w:r>
            </w:del>
          </w:p>
        </w:tc>
        <w:tc>
          <w:tcPr>
            <w:tcW w:w="1134" w:type="dxa"/>
            <w:noWrap/>
            <w:hideMark/>
          </w:tcPr>
          <w:p w:rsidR="003C25D5" w:rsidRPr="00DF564E" w:rsidDel="00286493" w:rsidRDefault="003C25D5" w:rsidP="003C25D5">
            <w:pPr>
              <w:widowControl/>
              <w:jc w:val="right"/>
              <w:cnfStyle w:val="000000000000"/>
              <w:rPr>
                <w:del w:id="3084" w:author="WANG" w:date="2014-01-07T07:30:00Z"/>
                <w:rFonts w:ascii="Times New Roman" w:eastAsia="Times New Roman" w:hAnsi="Times New Roman" w:cs="Times New Roman"/>
                <w:color w:val="000000"/>
                <w:kern w:val="0"/>
                <w:sz w:val="18"/>
                <w:szCs w:val="18"/>
                <w:lang w:eastAsia="en-US"/>
              </w:rPr>
            </w:pPr>
            <w:del w:id="3085" w:author="WANG" w:date="2014-01-07T07:30:00Z">
              <w:r w:rsidRPr="00DF564E" w:rsidDel="00286493">
                <w:rPr>
                  <w:rFonts w:ascii="Times New Roman" w:eastAsia="Times New Roman" w:hAnsi="Times New Roman" w:cs="Times New Roman"/>
                  <w:color w:val="000000"/>
                  <w:kern w:val="0"/>
                  <w:sz w:val="18"/>
                  <w:szCs w:val="18"/>
                  <w:lang w:eastAsia="en-US"/>
                </w:rPr>
                <w:delText>1</w:delText>
              </w:r>
            </w:del>
          </w:p>
        </w:tc>
        <w:tc>
          <w:tcPr>
            <w:tcW w:w="1301" w:type="dxa"/>
            <w:noWrap/>
            <w:hideMark/>
          </w:tcPr>
          <w:p w:rsidR="003C25D5" w:rsidRPr="00DF564E" w:rsidDel="00286493" w:rsidRDefault="003C25D5" w:rsidP="003C25D5">
            <w:pPr>
              <w:widowControl/>
              <w:jc w:val="left"/>
              <w:cnfStyle w:val="000000000000"/>
              <w:rPr>
                <w:del w:id="3086" w:author="WANG" w:date="2014-01-07T07:30:00Z"/>
                <w:rFonts w:ascii="Times New Roman" w:eastAsia="Times New Roman" w:hAnsi="Times New Roman" w:cs="Times New Roman"/>
                <w:color w:val="000000"/>
                <w:kern w:val="0"/>
                <w:sz w:val="18"/>
                <w:szCs w:val="18"/>
                <w:lang w:eastAsia="en-US"/>
              </w:rPr>
            </w:pPr>
          </w:p>
        </w:tc>
      </w:tr>
      <w:tr w:rsidR="00A376CC" w:rsidRPr="00DF564E" w:rsidDel="00286493" w:rsidTr="00096410">
        <w:trPr>
          <w:trHeight w:val="300"/>
          <w:del w:id="3087" w:author="WANG" w:date="2014-01-07T07:30:00Z"/>
        </w:trPr>
        <w:tc>
          <w:tcPr>
            <w:cnfStyle w:val="001000000000"/>
            <w:tcW w:w="2943" w:type="dxa"/>
            <w:noWrap/>
            <w:hideMark/>
          </w:tcPr>
          <w:p w:rsidR="003C25D5" w:rsidRPr="00DF564E" w:rsidDel="00286493" w:rsidRDefault="003C25D5" w:rsidP="003C25D5">
            <w:pPr>
              <w:widowControl/>
              <w:jc w:val="left"/>
              <w:rPr>
                <w:del w:id="3088" w:author="WANG" w:date="2014-01-07T07:30:00Z"/>
                <w:rFonts w:ascii="Times New Roman" w:eastAsia="Times New Roman" w:hAnsi="Times New Roman" w:cs="Times New Roman"/>
                <w:color w:val="000000"/>
                <w:kern w:val="0"/>
                <w:sz w:val="18"/>
                <w:szCs w:val="18"/>
                <w:lang w:eastAsia="en-US"/>
              </w:rPr>
            </w:pPr>
            <w:del w:id="3089" w:author="WANG" w:date="2014-01-07T07:30:00Z">
              <w:r w:rsidRPr="00DF564E" w:rsidDel="00286493">
                <w:rPr>
                  <w:rFonts w:ascii="Times New Roman" w:eastAsia="Times New Roman" w:hAnsi="Times New Roman" w:cs="Times New Roman"/>
                  <w:color w:val="000000"/>
                  <w:kern w:val="0"/>
                  <w:sz w:val="18"/>
                  <w:szCs w:val="18"/>
                  <w:lang w:eastAsia="en-US"/>
                </w:rPr>
                <w:delText>Separated directions and vehicles</w:delText>
              </w:r>
            </w:del>
          </w:p>
        </w:tc>
        <w:tc>
          <w:tcPr>
            <w:tcW w:w="709" w:type="dxa"/>
            <w:noWrap/>
            <w:hideMark/>
          </w:tcPr>
          <w:p w:rsidR="003C25D5" w:rsidRPr="00DF564E" w:rsidDel="00286493" w:rsidRDefault="003C25D5" w:rsidP="00FC22F2">
            <w:pPr>
              <w:widowControl/>
              <w:jc w:val="right"/>
              <w:cnfStyle w:val="000000000000"/>
              <w:rPr>
                <w:del w:id="3090" w:author="WANG" w:date="2014-01-07T07:30:00Z"/>
                <w:rFonts w:ascii="Times New Roman" w:eastAsia="Times New Roman" w:hAnsi="Times New Roman" w:cs="Times New Roman"/>
                <w:color w:val="000000"/>
                <w:kern w:val="0"/>
                <w:sz w:val="18"/>
                <w:szCs w:val="18"/>
                <w:lang w:eastAsia="en-US"/>
              </w:rPr>
            </w:pPr>
            <w:del w:id="3091" w:author="WANG" w:date="2014-01-07T07:30:00Z">
              <w:r w:rsidRPr="00DF564E" w:rsidDel="00286493">
                <w:rPr>
                  <w:rFonts w:ascii="Times New Roman" w:eastAsia="Times New Roman" w:hAnsi="Times New Roman" w:cs="Times New Roman"/>
                  <w:color w:val="000000"/>
                  <w:kern w:val="0"/>
                  <w:sz w:val="18"/>
                  <w:szCs w:val="18"/>
                  <w:lang w:eastAsia="en-US"/>
                </w:rPr>
                <w:delText>0.10</w:delText>
              </w:r>
            </w:del>
          </w:p>
        </w:tc>
        <w:tc>
          <w:tcPr>
            <w:tcW w:w="1117" w:type="dxa"/>
            <w:noWrap/>
            <w:hideMark/>
          </w:tcPr>
          <w:p w:rsidR="003C25D5" w:rsidRPr="00DF564E" w:rsidDel="00286493" w:rsidRDefault="003C25D5" w:rsidP="00FC22F2">
            <w:pPr>
              <w:widowControl/>
              <w:jc w:val="right"/>
              <w:cnfStyle w:val="000000000000"/>
              <w:rPr>
                <w:del w:id="3092" w:author="WANG" w:date="2014-01-07T07:30:00Z"/>
                <w:rFonts w:ascii="Times New Roman" w:eastAsia="Times New Roman" w:hAnsi="Times New Roman" w:cs="Times New Roman"/>
                <w:color w:val="000000"/>
                <w:kern w:val="0"/>
                <w:sz w:val="18"/>
                <w:szCs w:val="18"/>
                <w:lang w:eastAsia="en-US"/>
              </w:rPr>
            </w:pPr>
            <w:del w:id="3093" w:author="WANG" w:date="2014-01-07T07:30:00Z">
              <w:r w:rsidRPr="00DF564E" w:rsidDel="00286493">
                <w:rPr>
                  <w:rFonts w:ascii="Times New Roman" w:eastAsia="Times New Roman" w:hAnsi="Times New Roman" w:cs="Times New Roman"/>
                  <w:color w:val="000000"/>
                  <w:kern w:val="0"/>
                  <w:sz w:val="18"/>
                  <w:szCs w:val="18"/>
                  <w:lang w:eastAsia="en-US"/>
                </w:rPr>
                <w:delText>-0.08</w:delText>
              </w:r>
            </w:del>
          </w:p>
        </w:tc>
        <w:tc>
          <w:tcPr>
            <w:tcW w:w="1134" w:type="dxa"/>
            <w:noWrap/>
            <w:hideMark/>
          </w:tcPr>
          <w:p w:rsidR="003C25D5" w:rsidRPr="00DF564E" w:rsidDel="00286493" w:rsidRDefault="003C25D5" w:rsidP="00FC22F2">
            <w:pPr>
              <w:widowControl/>
              <w:jc w:val="right"/>
              <w:cnfStyle w:val="000000000000"/>
              <w:rPr>
                <w:del w:id="3094" w:author="WANG" w:date="2014-01-07T07:30:00Z"/>
                <w:rFonts w:ascii="Times New Roman" w:eastAsia="Times New Roman" w:hAnsi="Times New Roman" w:cs="Times New Roman"/>
                <w:color w:val="000000"/>
                <w:kern w:val="0"/>
                <w:sz w:val="18"/>
                <w:szCs w:val="18"/>
                <w:lang w:eastAsia="en-US"/>
              </w:rPr>
            </w:pPr>
            <w:del w:id="3095" w:author="WANG" w:date="2014-01-07T07:30:00Z">
              <w:r w:rsidRPr="00DF564E" w:rsidDel="00286493">
                <w:rPr>
                  <w:rFonts w:ascii="Times New Roman" w:eastAsia="Times New Roman" w:hAnsi="Times New Roman" w:cs="Times New Roman"/>
                  <w:color w:val="000000"/>
                  <w:kern w:val="0"/>
                  <w:sz w:val="18"/>
                  <w:szCs w:val="18"/>
                  <w:lang w:eastAsia="en-US"/>
                </w:rPr>
                <w:delText>0.05</w:delText>
              </w:r>
            </w:del>
          </w:p>
        </w:tc>
        <w:tc>
          <w:tcPr>
            <w:tcW w:w="1301" w:type="dxa"/>
            <w:noWrap/>
            <w:hideMark/>
          </w:tcPr>
          <w:p w:rsidR="003C25D5" w:rsidRPr="00DF564E" w:rsidDel="00286493" w:rsidRDefault="003C25D5" w:rsidP="003C25D5">
            <w:pPr>
              <w:widowControl/>
              <w:jc w:val="right"/>
              <w:cnfStyle w:val="000000000000"/>
              <w:rPr>
                <w:del w:id="3096" w:author="WANG" w:date="2014-01-07T07:30:00Z"/>
                <w:rFonts w:ascii="Times New Roman" w:eastAsia="Times New Roman" w:hAnsi="Times New Roman" w:cs="Times New Roman"/>
                <w:color w:val="000000"/>
                <w:kern w:val="0"/>
                <w:sz w:val="18"/>
                <w:szCs w:val="18"/>
                <w:lang w:eastAsia="en-US"/>
              </w:rPr>
            </w:pPr>
            <w:del w:id="3097" w:author="WANG" w:date="2014-01-07T07:30:00Z">
              <w:r w:rsidRPr="00DF564E" w:rsidDel="00286493">
                <w:rPr>
                  <w:rFonts w:ascii="Times New Roman" w:eastAsia="Times New Roman" w:hAnsi="Times New Roman" w:cs="Times New Roman"/>
                  <w:color w:val="000000"/>
                  <w:kern w:val="0"/>
                  <w:sz w:val="18"/>
                  <w:szCs w:val="18"/>
                  <w:lang w:eastAsia="en-US"/>
                </w:rPr>
                <w:delText>1</w:delText>
              </w:r>
            </w:del>
          </w:p>
        </w:tc>
      </w:tr>
    </w:tbl>
    <w:p w:rsidR="003C25D5" w:rsidRPr="00DF564E" w:rsidDel="009033F3" w:rsidRDefault="003C25D5" w:rsidP="00EE2659">
      <w:pPr>
        <w:rPr>
          <w:del w:id="3098" w:author="WANG" w:date="2014-01-15T07:59:00Z"/>
          <w:rFonts w:ascii="Times New Roman" w:hAnsi="Times New Roman" w:cs="Times New Roman"/>
        </w:rPr>
      </w:pPr>
    </w:p>
    <w:p w:rsidR="00CA5CB1" w:rsidRPr="00DF564E" w:rsidRDefault="00CA5CB1" w:rsidP="001C680C">
      <w:pPr>
        <w:spacing w:afterLines="50"/>
        <w:rPr>
          <w:rFonts w:ascii="Times New Roman" w:hAnsi="Times New Roman" w:cs="Times New Roman"/>
          <w:i/>
        </w:rPr>
      </w:pPr>
      <w:r w:rsidRPr="00DF564E">
        <w:rPr>
          <w:rFonts w:ascii="Times New Roman" w:hAnsi="Times New Roman" w:cs="Times New Roman"/>
          <w:i/>
        </w:rPr>
        <w:t>Accident location</w:t>
      </w:r>
    </w:p>
    <w:p w:rsidR="00D63749" w:rsidRDefault="00CA5CB1" w:rsidP="001C680C">
      <w:pPr>
        <w:spacing w:afterLines="50"/>
        <w:rPr>
          <w:rFonts w:ascii="Times New Roman" w:hAnsi="Times New Roman" w:cs="Times New Roman"/>
          <w:szCs w:val="21"/>
        </w:rPr>
      </w:pPr>
      <w:r w:rsidRPr="00DF564E">
        <w:rPr>
          <w:rFonts w:ascii="Times New Roman" w:hAnsi="Times New Roman" w:cs="Times New Roman"/>
        </w:rPr>
        <w:lastRenderedPageBreak/>
        <w:t xml:space="preserve">Accidents incurred at different location of the road cause equivalent damage to victims and have similar rates of death. The indices of various categories show no significant differences between each other (see Figure </w:t>
      </w:r>
      <w:del w:id="3099" w:author="Liang Ma" w:date="2014-01-05T14:23:00Z">
        <w:r w:rsidRPr="00DF564E" w:rsidDel="00A91087">
          <w:rPr>
            <w:rFonts w:ascii="Times New Roman" w:hAnsi="Times New Roman" w:cs="Times New Roman"/>
          </w:rPr>
          <w:delText>12</w:delText>
        </w:r>
      </w:del>
      <w:ins w:id="3100" w:author="Liang Ma" w:date="2014-01-05T14:23:00Z">
        <w:r w:rsidR="00A91087">
          <w:rPr>
            <w:rFonts w:ascii="Times New Roman" w:hAnsi="Times New Roman" w:cs="Times New Roman" w:hint="eastAsia"/>
          </w:rPr>
          <w:t>11</w:t>
        </w:r>
      </w:ins>
      <w:r w:rsidRPr="00DF564E">
        <w:rPr>
          <w:rFonts w:ascii="Times New Roman" w:hAnsi="Times New Roman" w:cs="Times New Roman"/>
        </w:rPr>
        <w:t>).</w:t>
      </w:r>
      <w:del w:id="3101" w:author="WANG" w:date="2014-01-15T07:59:00Z">
        <w:r w:rsidR="009F57D4" w:rsidRPr="00DF564E" w:rsidDel="009033F3">
          <w:rPr>
            <w:rFonts w:ascii="Times New Roman" w:hAnsi="Times New Roman" w:cs="Times New Roman"/>
          </w:rPr>
          <w:delText xml:space="preserve"> The i</w:delText>
        </w:r>
        <w:r w:rsidR="009F57D4" w:rsidRPr="00F428DB" w:rsidDel="009033F3">
          <w:rPr>
            <w:rFonts w:ascii="Times New Roman" w:hAnsi="Times New Roman" w:cs="Times New Roman"/>
            <w:szCs w:val="21"/>
          </w:rPr>
          <w:delText xml:space="preserve">ntraclass correlation coefficients between </w:delText>
        </w:r>
        <w:r w:rsidR="009F57D4" w:rsidRPr="00F428DB" w:rsidDel="009033F3">
          <w:rPr>
            <w:rFonts w:ascii="Times New Roman" w:hAnsi="Times New Roman" w:cs="Times New Roman"/>
            <w:i/>
            <w:szCs w:val="21"/>
          </w:rPr>
          <w:delText>f</w:delText>
        </w:r>
        <w:r w:rsidR="009F57D4" w:rsidRPr="00F428DB" w:rsidDel="009033F3">
          <w:rPr>
            <w:rFonts w:ascii="Times New Roman" w:hAnsi="Times New Roman" w:cs="Times New Roman"/>
            <w:szCs w:val="21"/>
            <w:vertAlign w:val="subscript"/>
          </w:rPr>
          <w:delText>HD</w:delText>
        </w:r>
        <w:r w:rsidR="004660AA" w:rsidRPr="004660AA" w:rsidDel="009033F3">
          <w:rPr>
            <w:rFonts w:ascii="Times New Roman" w:hAnsi="Times New Roman" w:cs="Times New Roman"/>
            <w:szCs w:val="21"/>
          </w:rPr>
          <w:delText xml:space="preserve">and </w:delText>
        </w:r>
        <w:r w:rsidR="005512E9" w:rsidRPr="005512E9" w:rsidDel="009033F3">
          <w:rPr>
            <w:rFonts w:ascii="Times New Roman" w:hAnsi="Times New Roman" w:cs="Times New Roman"/>
            <w:i/>
            <w:szCs w:val="21"/>
          </w:rPr>
          <w:delText>f</w:delText>
        </w:r>
        <w:r w:rsidR="00830716" w:rsidRPr="00830716" w:rsidDel="009033F3">
          <w:rPr>
            <w:rFonts w:ascii="Times New Roman" w:hAnsi="Times New Roman" w:cs="Times New Roman"/>
            <w:szCs w:val="21"/>
            <w:vertAlign w:val="subscript"/>
          </w:rPr>
          <w:delText>FR</w:delText>
        </w:r>
        <w:r w:rsidR="00485C8B" w:rsidRPr="00485C8B">
          <w:rPr>
            <w:rFonts w:ascii="Times New Roman" w:hAnsi="Times New Roman" w:cs="Times New Roman"/>
            <w:szCs w:val="21"/>
          </w:rPr>
          <w:delText>of different categories are shown in</w:delText>
        </w:r>
      </w:del>
      <w:del w:id="3102" w:author="WANG" w:date="2014-01-10T09:25:00Z">
        <w:r w:rsidR="00C50388" w:rsidRPr="00C50388">
          <w:rPr>
            <w:rFonts w:ascii="Times New Roman" w:hAnsi="Times New Roman" w:cs="Times New Roman"/>
            <w:szCs w:val="21"/>
          </w:rPr>
          <w:delText xml:space="preserve"> </w:delText>
        </w:r>
        <w:r w:rsidR="00015E4B" w:rsidDel="00CC1F22">
          <w:fldChar w:fldCharType="begin"/>
        </w:r>
        <w:r w:rsidR="005512E9" w:rsidDel="00CC1F22">
          <w:delInstrText xml:space="preserve"> REF _Ref243495022 \h  \* MERGEFORMAT </w:delInstrText>
        </w:r>
        <w:r w:rsidR="00015E4B" w:rsidDel="00CC1F22">
          <w:fldChar w:fldCharType="separate"/>
        </w:r>
        <w:r w:rsidR="00015E4B" w:rsidRPr="00015E4B">
          <w:rPr>
            <w:rFonts w:ascii="Times New Roman" w:hAnsi="Times New Roman" w:cs="Times New Roman"/>
            <w:szCs w:val="21"/>
            <w:rPrChange w:id="3103" w:author="WANG" w:date="2014-01-06T09:05:00Z">
              <w:rPr>
                <w:rFonts w:ascii="Times New Roman" w:hAnsi="Times New Roman" w:cs="Times New Roman"/>
                <w:sz w:val="18"/>
              </w:rPr>
            </w:rPrChange>
          </w:rPr>
          <w:delText xml:space="preserve">Table </w:delText>
        </w:r>
        <w:r w:rsidR="00015E4B" w:rsidRPr="00015E4B">
          <w:rPr>
            <w:rFonts w:ascii="Times New Roman" w:hAnsi="Times New Roman" w:cs="Times New Roman"/>
            <w:noProof/>
            <w:szCs w:val="21"/>
            <w:rPrChange w:id="3104" w:author="WANG" w:date="2014-01-06T09:05:00Z">
              <w:rPr>
                <w:rFonts w:ascii="Times New Roman" w:hAnsi="Times New Roman" w:cs="Times New Roman"/>
                <w:noProof/>
                <w:sz w:val="18"/>
              </w:rPr>
            </w:rPrChange>
          </w:rPr>
          <w:delText>6</w:delText>
        </w:r>
        <w:r w:rsidR="00015E4B" w:rsidDel="00CC1F22">
          <w:fldChar w:fldCharType="end"/>
        </w:r>
      </w:del>
      <w:del w:id="3105" w:author="WANG" w:date="2014-01-15T07:59:00Z">
        <w:r w:rsidR="009F57D4" w:rsidRPr="00F428DB" w:rsidDel="009033F3">
          <w:rPr>
            <w:rFonts w:ascii="Times New Roman" w:hAnsi="Times New Roman" w:cs="Times New Roman"/>
            <w:szCs w:val="21"/>
          </w:rPr>
          <w:delText>.</w:delText>
        </w:r>
      </w:del>
    </w:p>
    <w:p w:rsidR="001C680C" w:rsidRDefault="00D1719F" w:rsidP="00D1719F">
      <w:pPr>
        <w:spacing w:after="156"/>
        <w:rPr>
          <w:del w:id="3106" w:author="WANG" w:date="2014-01-10T09:26:00Z"/>
          <w:rFonts w:ascii="Times New Roman" w:hAnsi="Times New Roman" w:cs="Times New Roman"/>
          <w:szCs w:val="21"/>
        </w:rPr>
        <w:pPrChange w:id="3107" w:author="WANG" w:date="2014-10-03T11:51:00Z">
          <w:pPr>
            <w:spacing w:afterLines="50"/>
          </w:pPr>
        </w:pPrChange>
      </w:pPr>
      <w:ins w:id="3108" w:author="WANG" w:date="2014-10-03T11:50:00Z">
        <w:r>
          <w:rPr>
            <w:rFonts w:ascii="Times New Roman" w:hAnsi="Times New Roman" w:cs="Times New Roman"/>
            <w:noProof/>
            <w:szCs w:val="21"/>
          </w:rPr>
          <w:drawing>
            <wp:inline distT="0" distB="0" distL="0" distR="0">
              <wp:extent cx="4301379" cy="1620000"/>
              <wp:effectExtent l="0" t="0" r="0" b="0"/>
              <wp:docPr id="9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srcRect/>
                      <a:stretch>
                        <a:fillRect/>
                      </a:stretch>
                    </pic:blipFill>
                    <pic:spPr bwMode="auto">
                      <a:xfrm>
                        <a:off x="0" y="0"/>
                        <a:ext cx="4301379" cy="1620000"/>
                      </a:xfrm>
                      <a:prstGeom prst="rect">
                        <a:avLst/>
                      </a:prstGeom>
                      <a:noFill/>
                    </pic:spPr>
                  </pic:pic>
                </a:graphicData>
              </a:graphic>
            </wp:inline>
          </w:drawing>
        </w:r>
      </w:ins>
    </w:p>
    <w:p w:rsidR="001C680C" w:rsidRDefault="001C680C" w:rsidP="004C241F">
      <w:pPr>
        <w:spacing w:after="156"/>
        <w:jc w:val="center"/>
        <w:rPr>
          <w:rFonts w:ascii="Times New Roman" w:hAnsi="Times New Roman" w:cs="Times New Roman"/>
        </w:rPr>
        <w:pPrChange w:id="3109" w:author="WANG" w:date="2014-10-03T11:57:00Z">
          <w:pPr>
            <w:spacing w:afterLines="50"/>
          </w:pPr>
        </w:pPrChange>
      </w:pPr>
      <w:del w:id="3110" w:author="WANG" w:date="2014-01-09T20:52:00Z">
        <w:r>
          <w:rPr>
            <w:rFonts w:ascii="Times New Roman" w:hAnsi="Times New Roman" w:cs="Times New Roman"/>
            <w:noProof/>
            <w:rPrChange w:id="3111" w:author="Unknown">
              <w:rPr>
                <w:noProof/>
              </w:rPr>
            </w:rPrChange>
          </w:rPr>
          <w:drawing>
            <wp:inline distT="0" distB="0" distL="0" distR="0">
              <wp:extent cx="5274310" cy="1898507"/>
              <wp:effectExtent l="19050" t="0" r="21590" b="6493"/>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del>
    </w:p>
    <w:p w:rsidR="001C680C" w:rsidRDefault="00CA5CB1" w:rsidP="004C241F">
      <w:pPr>
        <w:spacing w:after="156"/>
        <w:jc w:val="center"/>
        <w:rPr>
          <w:rFonts w:ascii="Times New Roman" w:hAnsi="Times New Roman" w:cs="Times New Roman"/>
        </w:rPr>
        <w:pPrChange w:id="3112" w:author="WANG" w:date="2014-10-03T11:56:00Z">
          <w:pPr>
            <w:spacing w:afterLines="50"/>
            <w:jc w:val="center"/>
          </w:pPr>
        </w:pPrChange>
      </w:pPr>
      <w:r w:rsidRPr="00DF564E">
        <w:rPr>
          <w:rFonts w:ascii="Times New Roman" w:hAnsi="Times New Roman" w:cs="Times New Roman"/>
        </w:rPr>
        <w:t>(a)</w:t>
      </w:r>
    </w:p>
    <w:p w:rsidR="001C680C" w:rsidRDefault="00D1719F" w:rsidP="004C241F">
      <w:pPr>
        <w:spacing w:after="156"/>
        <w:jc w:val="center"/>
        <w:rPr>
          <w:rFonts w:ascii="Times New Roman" w:hAnsi="Times New Roman" w:cs="Times New Roman"/>
        </w:rPr>
        <w:pPrChange w:id="3113" w:author="WANG" w:date="2014-10-03T11:57:00Z">
          <w:pPr>
            <w:spacing w:afterLines="50"/>
            <w:jc w:val="center"/>
          </w:pPr>
        </w:pPrChange>
      </w:pPr>
      <w:ins w:id="3114" w:author="WANG" w:date="2014-10-03T11:50:00Z">
        <w:r>
          <w:rPr>
            <w:rFonts w:ascii="Times New Roman" w:hAnsi="Times New Roman" w:cs="Times New Roman"/>
            <w:noProof/>
          </w:rPr>
          <w:drawing>
            <wp:inline distT="0" distB="0" distL="0" distR="0">
              <wp:extent cx="5047615" cy="1896110"/>
              <wp:effectExtent l="0" t="0" r="0" b="0"/>
              <wp:docPr id="9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srcRect/>
                      <a:stretch>
                        <a:fillRect/>
                      </a:stretch>
                    </pic:blipFill>
                    <pic:spPr bwMode="auto">
                      <a:xfrm>
                        <a:off x="0" y="0"/>
                        <a:ext cx="5047615" cy="1896110"/>
                      </a:xfrm>
                      <a:prstGeom prst="rect">
                        <a:avLst/>
                      </a:prstGeom>
                      <a:noFill/>
                    </pic:spPr>
                  </pic:pic>
                </a:graphicData>
              </a:graphic>
            </wp:inline>
          </w:drawing>
        </w:r>
      </w:ins>
      <w:del w:id="3115" w:author="WANG" w:date="2014-01-09T20:51:00Z">
        <w:r w:rsidR="001C680C">
          <w:rPr>
            <w:rFonts w:ascii="Times New Roman" w:hAnsi="Times New Roman" w:cs="Times New Roman"/>
            <w:noProof/>
            <w:rPrChange w:id="3116" w:author="Unknown">
              <w:rPr>
                <w:noProof/>
              </w:rPr>
            </w:rPrChange>
          </w:rPr>
          <w:drawing>
            <wp:inline distT="0" distB="0" distL="0" distR="0">
              <wp:extent cx="5274310" cy="1898507"/>
              <wp:effectExtent l="19050" t="0" r="21590" b="6493"/>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del>
    </w:p>
    <w:p w:rsidR="001C680C" w:rsidRDefault="00CA5CB1" w:rsidP="00922A0E">
      <w:pPr>
        <w:spacing w:after="156"/>
        <w:jc w:val="center"/>
        <w:rPr>
          <w:rFonts w:ascii="Times New Roman" w:hAnsi="Times New Roman" w:cs="Times New Roman"/>
        </w:rPr>
        <w:pPrChange w:id="3117" w:author="WANG" w:date="2014-10-03T11:44:00Z">
          <w:pPr>
            <w:spacing w:afterLines="50"/>
            <w:jc w:val="center"/>
          </w:pPr>
        </w:pPrChange>
      </w:pPr>
      <w:r w:rsidRPr="00DF564E">
        <w:rPr>
          <w:rFonts w:ascii="Times New Roman" w:hAnsi="Times New Roman" w:cs="Times New Roman"/>
        </w:rPr>
        <w:t>(b)</w:t>
      </w:r>
    </w:p>
    <w:p w:rsidR="00A96FA9" w:rsidRDefault="00CA5CB1" w:rsidP="00922A0E">
      <w:pPr>
        <w:spacing w:afterLines="50"/>
        <w:jc w:val="center"/>
        <w:rPr>
          <w:rFonts w:ascii="Times New Roman" w:hAnsi="Times New Roman" w:cs="Times New Roman"/>
        </w:rPr>
        <w:pPrChange w:id="3118" w:author="WANG" w:date="2014-10-03T11:44:00Z">
          <w:pPr>
            <w:spacing w:afterLines="50"/>
            <w:jc w:val="center"/>
          </w:pPr>
        </w:pPrChange>
      </w:pPr>
      <w:proofErr w:type="gramStart"/>
      <w:r w:rsidRPr="00DF564E">
        <w:rPr>
          <w:rFonts w:ascii="Times New Roman" w:hAnsi="Times New Roman" w:cs="Times New Roman"/>
        </w:rPr>
        <w:t>Figure</w:t>
      </w:r>
      <w:ins w:id="3119" w:author="WANG" w:date="2014-01-09T20:05:00Z">
        <w:r w:rsidR="001759FA">
          <w:rPr>
            <w:rFonts w:ascii="Times New Roman" w:hAnsi="Times New Roman" w:cs="Times New Roman" w:hint="eastAsia"/>
          </w:rPr>
          <w:t xml:space="preserve"> </w:t>
        </w:r>
      </w:ins>
      <w:r w:rsidRPr="00DF564E">
        <w:rPr>
          <w:rFonts w:ascii="Times New Roman" w:hAnsi="Times New Roman" w:cs="Times New Roman"/>
        </w:rPr>
        <w:t>1</w:t>
      </w:r>
      <w:ins w:id="3120" w:author="Liang Ma" w:date="2014-01-05T14:20:00Z">
        <w:r w:rsidR="00782369">
          <w:rPr>
            <w:rFonts w:ascii="Times New Roman" w:hAnsi="Times New Roman" w:cs="Times New Roman" w:hint="eastAsia"/>
          </w:rPr>
          <w:t>1</w:t>
        </w:r>
      </w:ins>
      <w:del w:id="3121" w:author="Liang Ma" w:date="2014-01-05T14:20:00Z">
        <w:r w:rsidRPr="00DF564E" w:rsidDel="00782369">
          <w:rPr>
            <w:rFonts w:ascii="Times New Roman" w:hAnsi="Times New Roman" w:cs="Times New Roman"/>
          </w:rPr>
          <w:delText>2</w:delText>
        </w:r>
      </w:del>
      <w:r w:rsidRPr="00DF564E">
        <w:rPr>
          <w:rFonts w:ascii="Times New Roman" w:hAnsi="Times New Roman" w:cs="Times New Roman"/>
        </w:rPr>
        <w:t>.</w:t>
      </w:r>
      <w:proofErr w:type="gramEnd"/>
      <w:r w:rsidRPr="00DF564E">
        <w:rPr>
          <w:rFonts w:ascii="Times New Roman" w:hAnsi="Times New Roman" w:cs="Times New Roman"/>
        </w:rPr>
        <w:t xml:space="preserve"> (a) </w:t>
      </w:r>
      <w:proofErr w:type="gramStart"/>
      <w:r w:rsidRPr="00DF564E">
        <w:rPr>
          <w:rFonts w:ascii="Times New Roman" w:hAnsi="Times New Roman" w:cs="Times New Roman"/>
        </w:rPr>
        <w:t>human</w:t>
      </w:r>
      <w:proofErr w:type="gramEnd"/>
      <w:r w:rsidRPr="00DF564E">
        <w:rPr>
          <w:rFonts w:ascii="Times New Roman" w:hAnsi="Times New Roman" w:cs="Times New Roman"/>
        </w:rPr>
        <w:t xml:space="preserve"> damage level in China grouped by accident location, (b)</w:t>
      </w:r>
      <w:ins w:id="3122" w:author="WANG" w:date="2014-01-07T07:46:00Z">
        <w:r w:rsidR="000179D2">
          <w:rPr>
            <w:rFonts w:ascii="Times New Roman" w:hAnsi="Times New Roman" w:cs="Times New Roman" w:hint="eastAsia"/>
          </w:rPr>
          <w:t xml:space="preserve"> </w:t>
        </w:r>
      </w:ins>
      <w:r w:rsidRPr="00DF564E">
        <w:rPr>
          <w:rFonts w:ascii="Times New Roman" w:hAnsi="Times New Roman" w:cs="Times New Roman"/>
        </w:rPr>
        <w:t>Accidents fatality rate of China grouped by accident location</w:t>
      </w:r>
    </w:p>
    <w:p w:rsidR="00096410" w:rsidRPr="00DF564E" w:rsidDel="009033F3" w:rsidRDefault="00EE2659" w:rsidP="00EE2659">
      <w:pPr>
        <w:pStyle w:val="a9"/>
        <w:rPr>
          <w:del w:id="3123" w:author="WANG" w:date="2014-01-15T07:59:00Z"/>
          <w:rFonts w:ascii="Times New Roman" w:hAnsi="Times New Roman" w:cs="Times New Roman"/>
          <w:sz w:val="18"/>
        </w:rPr>
      </w:pPr>
      <w:bookmarkStart w:id="3124" w:name="_Ref243495022"/>
      <w:del w:id="3125" w:author="WANG" w:date="2014-01-15T07:59:00Z">
        <w:r w:rsidRPr="00DF564E" w:rsidDel="009033F3">
          <w:rPr>
            <w:rFonts w:ascii="Times New Roman" w:hAnsi="Times New Roman" w:cs="Times New Roman"/>
            <w:sz w:val="18"/>
          </w:rPr>
          <w:delText xml:space="preserve">Table </w:delText>
        </w:r>
      </w:del>
      <w:del w:id="3126" w:author="WANG" w:date="2014-01-10T09:26:00Z">
        <w:r w:rsidR="00015E4B" w:rsidRPr="00DF564E" w:rsidDel="00D37A82">
          <w:rPr>
            <w:rFonts w:ascii="Times New Roman" w:hAnsi="Times New Roman" w:cs="Times New Roman"/>
            <w:sz w:val="18"/>
          </w:rPr>
          <w:fldChar w:fldCharType="begin"/>
        </w:r>
        <w:r w:rsidRPr="00DF564E" w:rsidDel="00D37A82">
          <w:rPr>
            <w:rFonts w:ascii="Times New Roman" w:hAnsi="Times New Roman" w:cs="Times New Roman"/>
            <w:sz w:val="18"/>
          </w:rPr>
          <w:delInstrText xml:space="preserve"> SEQ Table \* ARABIC </w:delInstrText>
        </w:r>
        <w:r w:rsidR="00015E4B" w:rsidRPr="00DF564E" w:rsidDel="00D37A82">
          <w:rPr>
            <w:rFonts w:ascii="Times New Roman" w:hAnsi="Times New Roman" w:cs="Times New Roman"/>
            <w:sz w:val="18"/>
          </w:rPr>
          <w:fldChar w:fldCharType="separate"/>
        </w:r>
        <w:r w:rsidR="00096410" w:rsidRPr="00DF564E" w:rsidDel="00D37A82">
          <w:rPr>
            <w:rFonts w:ascii="Times New Roman" w:hAnsi="Times New Roman" w:cs="Times New Roman"/>
            <w:noProof/>
            <w:sz w:val="18"/>
          </w:rPr>
          <w:delText>6</w:delText>
        </w:r>
        <w:r w:rsidR="00015E4B" w:rsidRPr="00DF564E" w:rsidDel="00D37A82">
          <w:rPr>
            <w:rFonts w:ascii="Times New Roman" w:hAnsi="Times New Roman" w:cs="Times New Roman"/>
            <w:sz w:val="18"/>
          </w:rPr>
          <w:fldChar w:fldCharType="end"/>
        </w:r>
        <w:bookmarkEnd w:id="3124"/>
        <w:r w:rsidRPr="00DF564E" w:rsidDel="00D37A82">
          <w:rPr>
            <w:rFonts w:ascii="Times New Roman" w:hAnsi="Times New Roman" w:cs="Times New Roman"/>
            <w:sz w:val="18"/>
          </w:rPr>
          <w:delText xml:space="preserve"> </w:delText>
        </w:r>
      </w:del>
      <w:del w:id="3127" w:author="WANG" w:date="2014-01-15T07:59:00Z">
        <w:r w:rsidRPr="00DF564E" w:rsidDel="009033F3">
          <w:rPr>
            <w:rFonts w:ascii="Times New Roman" w:hAnsi="Times New Roman" w:cs="Times New Roman"/>
            <w:sz w:val="18"/>
          </w:rPr>
          <w:delText>Correlation coefficients between human damage data</w:delText>
        </w:r>
        <w:r w:rsidR="00AC0B32" w:rsidRPr="00DF564E" w:rsidDel="009033F3">
          <w:rPr>
            <w:rFonts w:ascii="Times New Roman" w:hAnsi="Times New Roman" w:cs="Times New Roman"/>
            <w:sz w:val="18"/>
          </w:rPr>
          <w:delText xml:space="preserve"> (a) and fatality rates (b),</w:delText>
        </w:r>
        <w:r w:rsidRPr="00DF564E" w:rsidDel="009033F3">
          <w:rPr>
            <w:rFonts w:ascii="Times New Roman" w:hAnsi="Times New Roman" w:cs="Times New Roman"/>
            <w:sz w:val="18"/>
          </w:rPr>
          <w:delText xml:space="preserve"> categorized in various </w:delText>
        </w:r>
        <w:r w:rsidR="0080401D" w:rsidRPr="00DF564E" w:rsidDel="009033F3">
          <w:rPr>
            <w:rFonts w:ascii="Times New Roman" w:hAnsi="Times New Roman" w:cs="Times New Roman"/>
            <w:sz w:val="18"/>
          </w:rPr>
          <w:delText>locations</w:delText>
        </w:r>
      </w:del>
    </w:p>
    <w:p w:rsidR="00EE2659" w:rsidRPr="00DF564E" w:rsidDel="00A76DBE" w:rsidRDefault="00096410" w:rsidP="00EE2659">
      <w:pPr>
        <w:pStyle w:val="a9"/>
        <w:rPr>
          <w:del w:id="3128" w:author="WANG" w:date="2014-01-07T07:31:00Z"/>
          <w:rFonts w:ascii="Times New Roman" w:hAnsi="Times New Roman" w:cs="Times New Roman"/>
          <w:sz w:val="18"/>
        </w:rPr>
      </w:pPr>
      <w:del w:id="3129" w:author="WANG" w:date="2014-01-07T07:31:00Z">
        <w:r w:rsidRPr="00DF564E" w:rsidDel="00A76DBE">
          <w:rPr>
            <w:rFonts w:ascii="Times New Roman" w:hAnsi="Times New Roman" w:cs="Times New Roman"/>
            <w:sz w:val="18"/>
          </w:rPr>
          <w:delText>(a)</w:delText>
        </w:r>
      </w:del>
    </w:p>
    <w:tbl>
      <w:tblPr>
        <w:tblStyle w:val="10"/>
        <w:tblW w:w="3510" w:type="dxa"/>
        <w:jc w:val="center"/>
        <w:tblLayout w:type="fixed"/>
        <w:tblLook w:val="06A0"/>
        <w:tblPrChange w:id="3130" w:author="WANG" w:date="2014-01-07T07:32:00Z">
          <w:tblPr>
            <w:tblStyle w:val="10"/>
            <w:tblW w:w="3510" w:type="dxa"/>
            <w:tblLayout w:type="fixed"/>
            <w:tblLook w:val="06A0"/>
          </w:tblPr>
        </w:tblPrChange>
      </w:tblPr>
      <w:tblGrid>
        <w:gridCol w:w="1340"/>
        <w:gridCol w:w="1036"/>
        <w:gridCol w:w="1134"/>
        <w:tblGridChange w:id="3131">
          <w:tblGrid>
            <w:gridCol w:w="1340"/>
            <w:gridCol w:w="1036"/>
            <w:gridCol w:w="1134"/>
          </w:tblGrid>
        </w:tblGridChange>
      </w:tblGrid>
      <w:tr w:rsidR="00A05FF3" w:rsidRPr="00DF564E" w:rsidDel="009033F3" w:rsidTr="00A76DBE">
        <w:trPr>
          <w:cnfStyle w:val="100000000000"/>
          <w:trHeight w:val="300"/>
          <w:jc w:val="center"/>
          <w:del w:id="3132" w:author="WANG" w:date="2014-01-15T07:59:00Z"/>
          <w:trPrChange w:id="3133" w:author="WANG" w:date="2014-01-07T07:32:00Z">
            <w:trPr>
              <w:trHeight w:val="300"/>
            </w:trPr>
          </w:trPrChange>
        </w:trPr>
        <w:tc>
          <w:tcPr>
            <w:cnfStyle w:val="001000000000"/>
            <w:tcW w:w="1340" w:type="dxa"/>
            <w:noWrap/>
            <w:vAlign w:val="center"/>
            <w:hideMark/>
            <w:tcPrChange w:id="3134" w:author="WANG" w:date="2014-01-07T07:32:00Z">
              <w:tcPr>
                <w:tcW w:w="1340" w:type="dxa"/>
                <w:noWrap/>
                <w:hideMark/>
              </w:tcPr>
            </w:tcPrChange>
          </w:tcPr>
          <w:p w:rsidR="001C680C" w:rsidRDefault="00A05FF3">
            <w:pPr>
              <w:widowControl/>
              <w:cnfStyle w:val="101000000000"/>
              <w:rPr>
                <w:del w:id="3135" w:author="WANG" w:date="2014-01-15T07:59:00Z"/>
                <w:rFonts w:ascii="Times New Roman" w:eastAsia="Times New Roman" w:hAnsi="Times New Roman" w:cs="Times New Roman"/>
                <w:b w:val="0"/>
                <w:bCs w:val="0"/>
                <w:color w:val="000000"/>
                <w:kern w:val="0"/>
                <w:sz w:val="18"/>
                <w:szCs w:val="18"/>
                <w:lang w:eastAsia="en-US"/>
              </w:rPr>
              <w:pPrChange w:id="3136" w:author="WANG" w:date="2014-01-07T07:31:00Z">
                <w:pPr>
                  <w:keepNext/>
                  <w:keepLines/>
                  <w:widowControl/>
                  <w:numPr>
                    <w:numId w:val="1"/>
                  </w:numPr>
                  <w:spacing w:before="340" w:after="330" w:line="578" w:lineRule="auto"/>
                  <w:ind w:left="432" w:hanging="432"/>
                  <w:jc w:val="left"/>
                  <w:outlineLvl w:val="0"/>
                  <w:cnfStyle w:val="101000000000"/>
                </w:pPr>
              </w:pPrChange>
            </w:pPr>
            <w:del w:id="3137" w:author="WANG" w:date="2014-01-15T07:59:00Z">
              <w:r w:rsidRPr="00DF564E" w:rsidDel="009033F3">
                <w:rPr>
                  <w:rFonts w:ascii="Times New Roman" w:eastAsia="Times New Roman" w:hAnsi="Times New Roman" w:cs="Times New Roman"/>
                  <w:color w:val="000000"/>
                  <w:kern w:val="0"/>
                  <w:sz w:val="18"/>
                  <w:szCs w:val="18"/>
                  <w:lang w:eastAsia="en-US"/>
                </w:rPr>
                <w:delText>(F+I)/A</w:delText>
              </w:r>
            </w:del>
          </w:p>
        </w:tc>
        <w:tc>
          <w:tcPr>
            <w:tcW w:w="1036" w:type="dxa"/>
            <w:noWrap/>
            <w:vAlign w:val="center"/>
            <w:hideMark/>
            <w:tcPrChange w:id="3138" w:author="WANG" w:date="2014-01-07T07:32:00Z">
              <w:tcPr>
                <w:tcW w:w="1036" w:type="dxa"/>
                <w:noWrap/>
                <w:hideMark/>
              </w:tcPr>
            </w:tcPrChange>
          </w:tcPr>
          <w:p w:rsidR="00314B7D" w:rsidDel="009033F3" w:rsidRDefault="00A05FF3">
            <w:pPr>
              <w:widowControl/>
              <w:jc w:val="right"/>
              <w:cnfStyle w:val="100000000000"/>
              <w:rPr>
                <w:del w:id="3139" w:author="WANG" w:date="2014-01-15T07:59:00Z"/>
                <w:rFonts w:ascii="Times New Roman" w:eastAsia="Times New Roman" w:hAnsi="Times New Roman" w:cs="Times New Roman"/>
                <w:b w:val="0"/>
                <w:bCs w:val="0"/>
                <w:color w:val="000000"/>
                <w:kern w:val="0"/>
                <w:sz w:val="18"/>
                <w:szCs w:val="18"/>
                <w:lang w:eastAsia="en-US"/>
              </w:rPr>
            </w:pPr>
            <w:del w:id="3140" w:author="WANG" w:date="2014-01-15T07:59:00Z">
              <w:r w:rsidRPr="00DF564E" w:rsidDel="009033F3">
                <w:rPr>
                  <w:rFonts w:ascii="Times New Roman" w:eastAsia="Times New Roman" w:hAnsi="Times New Roman" w:cs="Times New Roman"/>
                  <w:color w:val="000000"/>
                  <w:kern w:val="0"/>
                  <w:sz w:val="18"/>
                  <w:szCs w:val="18"/>
                  <w:lang w:eastAsia="en-US"/>
                </w:rPr>
                <w:delText>Motorway</w:delText>
              </w:r>
            </w:del>
          </w:p>
        </w:tc>
        <w:tc>
          <w:tcPr>
            <w:tcW w:w="1134" w:type="dxa"/>
            <w:noWrap/>
            <w:vAlign w:val="center"/>
            <w:hideMark/>
            <w:tcPrChange w:id="3141" w:author="WANG" w:date="2014-01-07T07:32:00Z">
              <w:tcPr>
                <w:tcW w:w="1134" w:type="dxa"/>
                <w:noWrap/>
                <w:hideMark/>
              </w:tcPr>
            </w:tcPrChange>
          </w:tcPr>
          <w:p w:rsidR="00314B7D" w:rsidDel="009033F3" w:rsidRDefault="00A05FF3">
            <w:pPr>
              <w:widowControl/>
              <w:jc w:val="right"/>
              <w:cnfStyle w:val="100000000000"/>
              <w:rPr>
                <w:del w:id="3142" w:author="WANG" w:date="2014-01-15T07:59:00Z"/>
                <w:rFonts w:ascii="Times New Roman" w:eastAsia="Times New Roman" w:hAnsi="Times New Roman" w:cs="Times New Roman"/>
                <w:b w:val="0"/>
                <w:bCs w:val="0"/>
                <w:color w:val="000000"/>
                <w:kern w:val="0"/>
                <w:sz w:val="18"/>
                <w:szCs w:val="18"/>
                <w:lang w:eastAsia="en-US"/>
              </w:rPr>
            </w:pPr>
            <w:del w:id="3143" w:author="WANG" w:date="2014-01-15T07:59:00Z">
              <w:r w:rsidRPr="00DF564E" w:rsidDel="009033F3">
                <w:rPr>
                  <w:rFonts w:ascii="Times New Roman" w:eastAsia="Times New Roman" w:hAnsi="Times New Roman" w:cs="Times New Roman"/>
                  <w:color w:val="000000"/>
                  <w:kern w:val="0"/>
                  <w:sz w:val="18"/>
                  <w:szCs w:val="18"/>
                  <w:lang w:eastAsia="en-US"/>
                </w:rPr>
                <w:delText>Mixed road</w:delText>
              </w:r>
            </w:del>
          </w:p>
        </w:tc>
      </w:tr>
      <w:tr w:rsidR="00A05FF3" w:rsidRPr="00DF564E" w:rsidDel="009033F3" w:rsidTr="00A76DBE">
        <w:trPr>
          <w:trHeight w:val="300"/>
          <w:jc w:val="center"/>
          <w:del w:id="3144" w:author="WANG" w:date="2014-01-15T07:59:00Z"/>
          <w:trPrChange w:id="3145" w:author="WANG" w:date="2014-01-07T07:32:00Z">
            <w:trPr>
              <w:trHeight w:val="300"/>
            </w:trPr>
          </w:trPrChange>
        </w:trPr>
        <w:tc>
          <w:tcPr>
            <w:cnfStyle w:val="001000000000"/>
            <w:tcW w:w="1340" w:type="dxa"/>
            <w:noWrap/>
            <w:vAlign w:val="center"/>
            <w:hideMark/>
            <w:tcPrChange w:id="3146" w:author="WANG" w:date="2014-01-07T07:32:00Z">
              <w:tcPr>
                <w:tcW w:w="1340" w:type="dxa"/>
                <w:noWrap/>
                <w:hideMark/>
              </w:tcPr>
            </w:tcPrChange>
          </w:tcPr>
          <w:p w:rsidR="001C680C" w:rsidRDefault="00A05FF3">
            <w:pPr>
              <w:widowControl/>
              <w:rPr>
                <w:del w:id="3147" w:author="WANG" w:date="2014-01-15T07:59:00Z"/>
                <w:rFonts w:ascii="Times New Roman" w:eastAsia="Times New Roman" w:hAnsi="Times New Roman" w:cs="Times New Roman"/>
                <w:b w:val="0"/>
                <w:bCs w:val="0"/>
                <w:color w:val="000000"/>
                <w:kern w:val="0"/>
                <w:sz w:val="18"/>
                <w:szCs w:val="18"/>
                <w:lang w:eastAsia="en-US"/>
              </w:rPr>
              <w:pPrChange w:id="3148" w:author="WANG" w:date="2014-01-07T07:31:00Z">
                <w:pPr>
                  <w:widowControl/>
                  <w:jc w:val="left"/>
                </w:pPr>
              </w:pPrChange>
            </w:pPr>
            <w:del w:id="3149" w:author="WANG" w:date="2014-01-15T07:59:00Z">
              <w:r w:rsidRPr="00DF564E" w:rsidDel="009033F3">
                <w:rPr>
                  <w:rFonts w:ascii="Times New Roman" w:eastAsia="Times New Roman" w:hAnsi="Times New Roman" w:cs="Times New Roman"/>
                  <w:color w:val="000000"/>
                  <w:kern w:val="0"/>
                  <w:sz w:val="18"/>
                  <w:szCs w:val="18"/>
                  <w:lang w:eastAsia="en-US"/>
                </w:rPr>
                <w:delText>Motorway</w:delText>
              </w:r>
            </w:del>
          </w:p>
        </w:tc>
        <w:tc>
          <w:tcPr>
            <w:tcW w:w="1036" w:type="dxa"/>
            <w:noWrap/>
            <w:vAlign w:val="center"/>
            <w:hideMark/>
            <w:tcPrChange w:id="3150" w:author="WANG" w:date="2014-01-07T07:32:00Z">
              <w:tcPr>
                <w:tcW w:w="1036" w:type="dxa"/>
                <w:noWrap/>
                <w:hideMark/>
              </w:tcPr>
            </w:tcPrChange>
          </w:tcPr>
          <w:p w:rsidR="00314B7D" w:rsidDel="009033F3" w:rsidRDefault="00A05FF3">
            <w:pPr>
              <w:widowControl/>
              <w:jc w:val="right"/>
              <w:cnfStyle w:val="000000000000"/>
              <w:rPr>
                <w:del w:id="3151" w:author="WANG" w:date="2014-01-15T07:59:00Z"/>
                <w:rFonts w:ascii="Times New Roman" w:eastAsia="Times New Roman" w:hAnsi="Times New Roman" w:cs="Times New Roman"/>
                <w:color w:val="000000"/>
                <w:kern w:val="0"/>
                <w:sz w:val="18"/>
                <w:szCs w:val="18"/>
                <w:lang w:eastAsia="en-US"/>
              </w:rPr>
            </w:pPr>
            <w:del w:id="3152" w:author="WANG" w:date="2014-01-15T07:59:00Z">
              <w:r w:rsidRPr="00DF564E" w:rsidDel="009033F3">
                <w:rPr>
                  <w:rFonts w:ascii="Times New Roman" w:eastAsia="Times New Roman" w:hAnsi="Times New Roman" w:cs="Times New Roman"/>
                  <w:color w:val="000000"/>
                  <w:kern w:val="0"/>
                  <w:sz w:val="18"/>
                  <w:szCs w:val="18"/>
                  <w:lang w:eastAsia="en-US"/>
                </w:rPr>
                <w:delText>1</w:delText>
              </w:r>
            </w:del>
          </w:p>
        </w:tc>
        <w:tc>
          <w:tcPr>
            <w:tcW w:w="1134" w:type="dxa"/>
            <w:noWrap/>
            <w:vAlign w:val="center"/>
            <w:hideMark/>
            <w:tcPrChange w:id="3153" w:author="WANG" w:date="2014-01-07T07:32:00Z">
              <w:tcPr>
                <w:tcW w:w="1134" w:type="dxa"/>
                <w:noWrap/>
                <w:hideMark/>
              </w:tcPr>
            </w:tcPrChange>
          </w:tcPr>
          <w:p w:rsidR="001C680C" w:rsidRDefault="001C680C">
            <w:pPr>
              <w:widowControl/>
              <w:jc w:val="right"/>
              <w:cnfStyle w:val="000000000000"/>
              <w:rPr>
                <w:del w:id="3154" w:author="WANG" w:date="2014-01-15T07:59:00Z"/>
                <w:rFonts w:ascii="Times New Roman" w:eastAsia="Times New Roman" w:hAnsi="Times New Roman" w:cs="Times New Roman"/>
                <w:b/>
                <w:bCs/>
                <w:color w:val="000000"/>
                <w:kern w:val="0"/>
                <w:sz w:val="18"/>
                <w:szCs w:val="18"/>
                <w:lang w:eastAsia="en-US"/>
              </w:rPr>
              <w:pPrChange w:id="3155" w:author="WANG" w:date="2014-01-07T07:32:00Z">
                <w:pPr>
                  <w:keepNext/>
                  <w:keepLines/>
                  <w:widowControl/>
                  <w:numPr>
                    <w:ilvl w:val="1"/>
                    <w:numId w:val="1"/>
                  </w:numPr>
                  <w:spacing w:before="260" w:after="260" w:line="416" w:lineRule="auto"/>
                  <w:ind w:left="576" w:hanging="576"/>
                  <w:jc w:val="left"/>
                  <w:outlineLvl w:val="1"/>
                  <w:cnfStyle w:val="000000000000"/>
                </w:pPr>
              </w:pPrChange>
            </w:pPr>
          </w:p>
        </w:tc>
      </w:tr>
      <w:tr w:rsidR="00A05FF3" w:rsidRPr="00DF564E" w:rsidDel="009033F3" w:rsidTr="00A76DBE">
        <w:trPr>
          <w:trHeight w:val="300"/>
          <w:jc w:val="center"/>
          <w:del w:id="3156" w:author="WANG" w:date="2014-01-15T07:59:00Z"/>
          <w:trPrChange w:id="3157" w:author="WANG" w:date="2014-01-07T07:32:00Z">
            <w:trPr>
              <w:trHeight w:val="300"/>
            </w:trPr>
          </w:trPrChange>
        </w:trPr>
        <w:tc>
          <w:tcPr>
            <w:cnfStyle w:val="001000000000"/>
            <w:tcW w:w="1340" w:type="dxa"/>
            <w:tcBorders>
              <w:bottom w:val="single" w:sz="4" w:space="0" w:color="auto"/>
            </w:tcBorders>
            <w:noWrap/>
            <w:vAlign w:val="center"/>
            <w:hideMark/>
            <w:tcPrChange w:id="3158" w:author="WANG" w:date="2014-01-07T07:32:00Z">
              <w:tcPr>
                <w:tcW w:w="1340" w:type="dxa"/>
                <w:noWrap/>
                <w:hideMark/>
              </w:tcPr>
            </w:tcPrChange>
          </w:tcPr>
          <w:p w:rsidR="001C680C" w:rsidRDefault="00A05FF3">
            <w:pPr>
              <w:widowControl/>
              <w:rPr>
                <w:del w:id="3159" w:author="WANG" w:date="2014-01-15T07:59:00Z"/>
                <w:rFonts w:ascii="Times New Roman" w:eastAsia="Times New Roman" w:hAnsi="Times New Roman" w:cs="Times New Roman"/>
                <w:b w:val="0"/>
                <w:bCs w:val="0"/>
                <w:color w:val="000000"/>
                <w:kern w:val="0"/>
                <w:sz w:val="18"/>
                <w:szCs w:val="18"/>
                <w:lang w:eastAsia="en-US"/>
              </w:rPr>
              <w:pPrChange w:id="3160" w:author="WANG" w:date="2014-01-07T07:31:00Z">
                <w:pPr>
                  <w:widowControl/>
                  <w:jc w:val="left"/>
                </w:pPr>
              </w:pPrChange>
            </w:pPr>
            <w:del w:id="3161" w:author="WANG" w:date="2014-01-15T07:59:00Z">
              <w:r w:rsidRPr="00DF564E" w:rsidDel="009033F3">
                <w:rPr>
                  <w:rFonts w:ascii="Times New Roman" w:eastAsia="Times New Roman" w:hAnsi="Times New Roman" w:cs="Times New Roman"/>
                  <w:color w:val="000000"/>
                  <w:kern w:val="0"/>
                  <w:sz w:val="18"/>
                  <w:szCs w:val="18"/>
                  <w:lang w:eastAsia="en-US"/>
                </w:rPr>
                <w:delText>Mixed road</w:delText>
              </w:r>
            </w:del>
          </w:p>
        </w:tc>
        <w:tc>
          <w:tcPr>
            <w:tcW w:w="1036" w:type="dxa"/>
            <w:tcBorders>
              <w:bottom w:val="single" w:sz="4" w:space="0" w:color="auto"/>
            </w:tcBorders>
            <w:noWrap/>
            <w:vAlign w:val="center"/>
            <w:hideMark/>
            <w:tcPrChange w:id="3162" w:author="WANG" w:date="2014-01-07T07:32:00Z">
              <w:tcPr>
                <w:tcW w:w="1036" w:type="dxa"/>
                <w:noWrap/>
                <w:hideMark/>
              </w:tcPr>
            </w:tcPrChange>
          </w:tcPr>
          <w:p w:rsidR="00314B7D" w:rsidDel="009033F3" w:rsidRDefault="00A05FF3">
            <w:pPr>
              <w:widowControl/>
              <w:jc w:val="right"/>
              <w:cnfStyle w:val="000000000000"/>
              <w:rPr>
                <w:del w:id="3163" w:author="WANG" w:date="2014-01-15T07:59:00Z"/>
                <w:rFonts w:ascii="Times New Roman" w:eastAsia="Times New Roman" w:hAnsi="Times New Roman" w:cs="Times New Roman"/>
                <w:color w:val="000000"/>
                <w:kern w:val="0"/>
                <w:sz w:val="18"/>
                <w:szCs w:val="18"/>
                <w:lang w:eastAsia="en-US"/>
              </w:rPr>
            </w:pPr>
            <w:del w:id="3164" w:author="WANG" w:date="2014-01-15T07:59:00Z">
              <w:r w:rsidRPr="00DF564E" w:rsidDel="009033F3">
                <w:rPr>
                  <w:rFonts w:ascii="Times New Roman" w:eastAsia="Times New Roman" w:hAnsi="Times New Roman" w:cs="Times New Roman"/>
                  <w:color w:val="000000"/>
                  <w:kern w:val="0"/>
                  <w:sz w:val="18"/>
                  <w:szCs w:val="18"/>
                  <w:lang w:eastAsia="en-US"/>
                </w:rPr>
                <w:delText>0.19</w:delText>
              </w:r>
            </w:del>
          </w:p>
        </w:tc>
        <w:tc>
          <w:tcPr>
            <w:tcW w:w="1134" w:type="dxa"/>
            <w:tcBorders>
              <w:bottom w:val="single" w:sz="4" w:space="0" w:color="auto"/>
            </w:tcBorders>
            <w:noWrap/>
            <w:vAlign w:val="center"/>
            <w:hideMark/>
            <w:tcPrChange w:id="3165" w:author="WANG" w:date="2014-01-07T07:32:00Z">
              <w:tcPr>
                <w:tcW w:w="1134" w:type="dxa"/>
                <w:noWrap/>
                <w:hideMark/>
              </w:tcPr>
            </w:tcPrChange>
          </w:tcPr>
          <w:p w:rsidR="00314B7D" w:rsidDel="009033F3" w:rsidRDefault="00A05FF3">
            <w:pPr>
              <w:widowControl/>
              <w:jc w:val="right"/>
              <w:cnfStyle w:val="000000000000"/>
              <w:rPr>
                <w:del w:id="3166" w:author="WANG" w:date="2014-01-15T07:59:00Z"/>
                <w:rFonts w:ascii="Times New Roman" w:eastAsia="Times New Roman" w:hAnsi="Times New Roman" w:cs="Times New Roman"/>
                <w:color w:val="000000"/>
                <w:kern w:val="0"/>
                <w:sz w:val="18"/>
                <w:szCs w:val="18"/>
                <w:lang w:eastAsia="en-US"/>
              </w:rPr>
            </w:pPr>
            <w:del w:id="3167" w:author="WANG" w:date="2014-01-15T07:59:00Z">
              <w:r w:rsidRPr="00DF564E" w:rsidDel="009033F3">
                <w:rPr>
                  <w:rFonts w:ascii="Times New Roman" w:eastAsia="Times New Roman" w:hAnsi="Times New Roman" w:cs="Times New Roman"/>
                  <w:color w:val="000000"/>
                  <w:kern w:val="0"/>
                  <w:sz w:val="18"/>
                  <w:szCs w:val="18"/>
                  <w:lang w:eastAsia="en-US"/>
                </w:rPr>
                <w:delText>1</w:delText>
              </w:r>
            </w:del>
          </w:p>
        </w:tc>
      </w:tr>
    </w:tbl>
    <w:p w:rsidR="00EE2659" w:rsidRPr="00DF564E" w:rsidDel="00A76DBE" w:rsidRDefault="00096410" w:rsidP="00EE2659">
      <w:pPr>
        <w:pStyle w:val="a9"/>
        <w:rPr>
          <w:del w:id="3168" w:author="WANG" w:date="2014-01-07T07:31:00Z"/>
          <w:rFonts w:ascii="Times New Roman" w:hAnsi="Times New Roman" w:cs="Times New Roman"/>
          <w:sz w:val="18"/>
        </w:rPr>
      </w:pPr>
      <w:del w:id="3169" w:author="WANG" w:date="2014-01-07T07:31:00Z">
        <w:r w:rsidRPr="00DF564E" w:rsidDel="00A76DBE">
          <w:rPr>
            <w:rFonts w:ascii="Times New Roman" w:hAnsi="Times New Roman" w:cs="Times New Roman"/>
            <w:sz w:val="18"/>
          </w:rPr>
          <w:delText>(b)</w:delText>
        </w:r>
      </w:del>
    </w:p>
    <w:tbl>
      <w:tblPr>
        <w:tblStyle w:val="10"/>
        <w:tblW w:w="3510" w:type="dxa"/>
        <w:tblLayout w:type="fixed"/>
        <w:tblLook w:val="06A0"/>
      </w:tblPr>
      <w:tblGrid>
        <w:gridCol w:w="1340"/>
        <w:gridCol w:w="1036"/>
        <w:gridCol w:w="1134"/>
      </w:tblGrid>
      <w:tr w:rsidR="00A05FF3" w:rsidRPr="00DF564E" w:rsidDel="00A76DBE" w:rsidTr="00FC22F2">
        <w:trPr>
          <w:cnfStyle w:val="100000000000"/>
          <w:trHeight w:val="300"/>
          <w:del w:id="3170" w:author="WANG" w:date="2014-01-07T07:31:00Z"/>
        </w:trPr>
        <w:tc>
          <w:tcPr>
            <w:cnfStyle w:val="001000000000"/>
            <w:tcW w:w="1340" w:type="dxa"/>
            <w:noWrap/>
            <w:hideMark/>
          </w:tcPr>
          <w:p w:rsidR="00A05FF3" w:rsidRPr="00DF564E" w:rsidDel="00A76DBE" w:rsidRDefault="00A05FF3" w:rsidP="00A05FF3">
            <w:pPr>
              <w:widowControl/>
              <w:jc w:val="left"/>
              <w:rPr>
                <w:del w:id="3171" w:author="WANG" w:date="2014-01-07T07:31:00Z"/>
                <w:rFonts w:ascii="Times New Roman" w:eastAsia="Times New Roman" w:hAnsi="Times New Roman" w:cs="Times New Roman"/>
                <w:color w:val="000000"/>
                <w:kern w:val="0"/>
                <w:sz w:val="18"/>
                <w:szCs w:val="18"/>
                <w:lang w:eastAsia="en-US"/>
              </w:rPr>
            </w:pPr>
            <w:del w:id="3172" w:author="WANG" w:date="2014-01-07T07:31:00Z">
              <w:r w:rsidRPr="00DF564E" w:rsidDel="00A76DBE">
                <w:rPr>
                  <w:rFonts w:ascii="Times New Roman" w:eastAsia="Times New Roman" w:hAnsi="Times New Roman" w:cs="Times New Roman"/>
                  <w:color w:val="000000"/>
                  <w:kern w:val="0"/>
                  <w:sz w:val="18"/>
                  <w:szCs w:val="18"/>
                  <w:lang w:eastAsia="en-US"/>
                </w:rPr>
                <w:delText>F/(F+I)</w:delText>
              </w:r>
            </w:del>
          </w:p>
        </w:tc>
        <w:tc>
          <w:tcPr>
            <w:tcW w:w="1036" w:type="dxa"/>
            <w:noWrap/>
            <w:hideMark/>
          </w:tcPr>
          <w:p w:rsidR="00A05FF3" w:rsidRPr="00DF564E" w:rsidDel="00A76DBE" w:rsidRDefault="00A05FF3" w:rsidP="00FC22F2">
            <w:pPr>
              <w:widowControl/>
              <w:jc w:val="right"/>
              <w:cnfStyle w:val="100000000000"/>
              <w:rPr>
                <w:del w:id="3173" w:author="WANG" w:date="2014-01-07T07:31:00Z"/>
                <w:rFonts w:ascii="Times New Roman" w:eastAsia="Times New Roman" w:hAnsi="Times New Roman" w:cs="Times New Roman"/>
                <w:b w:val="0"/>
                <w:bCs w:val="0"/>
                <w:color w:val="000000"/>
                <w:kern w:val="0"/>
                <w:sz w:val="18"/>
                <w:szCs w:val="18"/>
                <w:lang w:eastAsia="en-US"/>
              </w:rPr>
            </w:pPr>
            <w:del w:id="3174" w:author="WANG" w:date="2014-01-07T07:31:00Z">
              <w:r w:rsidRPr="00DF564E" w:rsidDel="00A76DBE">
                <w:rPr>
                  <w:rFonts w:ascii="Times New Roman" w:eastAsia="Times New Roman" w:hAnsi="Times New Roman" w:cs="Times New Roman"/>
                  <w:color w:val="000000"/>
                  <w:kern w:val="0"/>
                  <w:sz w:val="18"/>
                  <w:szCs w:val="18"/>
                  <w:lang w:eastAsia="en-US"/>
                </w:rPr>
                <w:delText>Motorway</w:delText>
              </w:r>
            </w:del>
          </w:p>
        </w:tc>
        <w:tc>
          <w:tcPr>
            <w:tcW w:w="1134" w:type="dxa"/>
            <w:noWrap/>
            <w:hideMark/>
          </w:tcPr>
          <w:p w:rsidR="00A05FF3" w:rsidRPr="00DF564E" w:rsidDel="00A76DBE" w:rsidRDefault="00A05FF3" w:rsidP="00FC22F2">
            <w:pPr>
              <w:widowControl/>
              <w:jc w:val="right"/>
              <w:cnfStyle w:val="100000000000"/>
              <w:rPr>
                <w:del w:id="3175" w:author="WANG" w:date="2014-01-07T07:31:00Z"/>
                <w:rFonts w:ascii="Times New Roman" w:eastAsia="Times New Roman" w:hAnsi="Times New Roman" w:cs="Times New Roman"/>
                <w:b w:val="0"/>
                <w:bCs w:val="0"/>
                <w:color w:val="000000"/>
                <w:kern w:val="0"/>
                <w:sz w:val="18"/>
                <w:szCs w:val="18"/>
                <w:lang w:eastAsia="en-US"/>
              </w:rPr>
            </w:pPr>
            <w:del w:id="3176" w:author="WANG" w:date="2014-01-07T07:31:00Z">
              <w:r w:rsidRPr="00DF564E" w:rsidDel="00A76DBE">
                <w:rPr>
                  <w:rFonts w:ascii="Times New Roman" w:eastAsia="Times New Roman" w:hAnsi="Times New Roman" w:cs="Times New Roman"/>
                  <w:color w:val="000000"/>
                  <w:kern w:val="0"/>
                  <w:sz w:val="18"/>
                  <w:szCs w:val="18"/>
                  <w:lang w:eastAsia="en-US"/>
                </w:rPr>
                <w:delText>Mixed road</w:delText>
              </w:r>
            </w:del>
          </w:p>
        </w:tc>
      </w:tr>
      <w:tr w:rsidR="00A05FF3" w:rsidRPr="00DF564E" w:rsidDel="00A76DBE" w:rsidTr="00FC22F2">
        <w:trPr>
          <w:trHeight w:val="300"/>
          <w:del w:id="3177" w:author="WANG" w:date="2014-01-07T07:31:00Z"/>
        </w:trPr>
        <w:tc>
          <w:tcPr>
            <w:cnfStyle w:val="001000000000"/>
            <w:tcW w:w="1340" w:type="dxa"/>
            <w:noWrap/>
            <w:hideMark/>
          </w:tcPr>
          <w:p w:rsidR="00A05FF3" w:rsidRPr="00DF564E" w:rsidDel="00A76DBE" w:rsidRDefault="00A05FF3" w:rsidP="00A05FF3">
            <w:pPr>
              <w:widowControl/>
              <w:jc w:val="left"/>
              <w:rPr>
                <w:del w:id="3178" w:author="WANG" w:date="2014-01-07T07:31:00Z"/>
                <w:rFonts w:ascii="Times New Roman" w:eastAsia="Times New Roman" w:hAnsi="Times New Roman" w:cs="Times New Roman"/>
                <w:color w:val="000000"/>
                <w:kern w:val="0"/>
                <w:sz w:val="18"/>
                <w:szCs w:val="18"/>
                <w:lang w:eastAsia="en-US"/>
              </w:rPr>
            </w:pPr>
            <w:del w:id="3179" w:author="WANG" w:date="2014-01-07T07:31:00Z">
              <w:r w:rsidRPr="00DF564E" w:rsidDel="00A76DBE">
                <w:rPr>
                  <w:rFonts w:ascii="Times New Roman" w:eastAsia="Times New Roman" w:hAnsi="Times New Roman" w:cs="Times New Roman"/>
                  <w:color w:val="000000"/>
                  <w:kern w:val="0"/>
                  <w:sz w:val="18"/>
                  <w:szCs w:val="18"/>
                  <w:lang w:eastAsia="en-US"/>
                </w:rPr>
                <w:delText>Motorway</w:delText>
              </w:r>
            </w:del>
          </w:p>
        </w:tc>
        <w:tc>
          <w:tcPr>
            <w:tcW w:w="1036" w:type="dxa"/>
            <w:noWrap/>
            <w:hideMark/>
          </w:tcPr>
          <w:p w:rsidR="00A05FF3" w:rsidRPr="00DF564E" w:rsidDel="00A76DBE" w:rsidRDefault="00A05FF3" w:rsidP="00096410">
            <w:pPr>
              <w:widowControl/>
              <w:jc w:val="right"/>
              <w:cnfStyle w:val="000000000000"/>
              <w:rPr>
                <w:del w:id="3180" w:author="WANG" w:date="2014-01-07T07:31:00Z"/>
                <w:rFonts w:ascii="Times New Roman" w:eastAsia="Times New Roman" w:hAnsi="Times New Roman" w:cs="Times New Roman"/>
                <w:color w:val="000000"/>
                <w:kern w:val="0"/>
                <w:sz w:val="18"/>
                <w:szCs w:val="18"/>
                <w:lang w:eastAsia="en-US"/>
              </w:rPr>
            </w:pPr>
            <w:del w:id="3181" w:author="WANG" w:date="2014-01-07T07:31:00Z">
              <w:r w:rsidRPr="00DF564E" w:rsidDel="00A76DBE">
                <w:rPr>
                  <w:rFonts w:ascii="Times New Roman" w:eastAsia="Times New Roman" w:hAnsi="Times New Roman" w:cs="Times New Roman"/>
                  <w:color w:val="000000"/>
                  <w:kern w:val="0"/>
                  <w:sz w:val="18"/>
                  <w:szCs w:val="18"/>
                  <w:lang w:eastAsia="en-US"/>
                </w:rPr>
                <w:delText>1</w:delText>
              </w:r>
            </w:del>
          </w:p>
        </w:tc>
        <w:tc>
          <w:tcPr>
            <w:tcW w:w="1134" w:type="dxa"/>
            <w:noWrap/>
            <w:hideMark/>
          </w:tcPr>
          <w:p w:rsidR="00A05FF3" w:rsidRPr="00DF564E" w:rsidDel="00A76DBE" w:rsidRDefault="00A05FF3" w:rsidP="00FC22F2">
            <w:pPr>
              <w:widowControl/>
              <w:jc w:val="right"/>
              <w:cnfStyle w:val="000000000000"/>
              <w:rPr>
                <w:del w:id="3182" w:author="WANG" w:date="2014-01-07T07:31:00Z"/>
                <w:rFonts w:ascii="Times New Roman" w:eastAsia="Times New Roman" w:hAnsi="Times New Roman" w:cs="Times New Roman"/>
                <w:color w:val="000000"/>
                <w:kern w:val="0"/>
                <w:sz w:val="18"/>
                <w:szCs w:val="18"/>
                <w:lang w:eastAsia="en-US"/>
              </w:rPr>
            </w:pPr>
          </w:p>
        </w:tc>
      </w:tr>
      <w:tr w:rsidR="00A05FF3" w:rsidRPr="00DF564E" w:rsidDel="00A76DBE" w:rsidTr="00FC22F2">
        <w:trPr>
          <w:trHeight w:val="300"/>
          <w:del w:id="3183" w:author="WANG" w:date="2014-01-07T07:31:00Z"/>
        </w:trPr>
        <w:tc>
          <w:tcPr>
            <w:cnfStyle w:val="001000000000"/>
            <w:tcW w:w="1340" w:type="dxa"/>
            <w:noWrap/>
            <w:hideMark/>
          </w:tcPr>
          <w:p w:rsidR="00A05FF3" w:rsidRPr="00DF564E" w:rsidDel="00A76DBE" w:rsidRDefault="00A05FF3" w:rsidP="00A05FF3">
            <w:pPr>
              <w:widowControl/>
              <w:jc w:val="left"/>
              <w:rPr>
                <w:del w:id="3184" w:author="WANG" w:date="2014-01-07T07:31:00Z"/>
                <w:rFonts w:ascii="Times New Roman" w:eastAsia="Times New Roman" w:hAnsi="Times New Roman" w:cs="Times New Roman"/>
                <w:color w:val="000000"/>
                <w:kern w:val="0"/>
                <w:sz w:val="18"/>
                <w:szCs w:val="18"/>
                <w:lang w:eastAsia="en-US"/>
              </w:rPr>
            </w:pPr>
            <w:del w:id="3185" w:author="WANG" w:date="2014-01-07T07:31:00Z">
              <w:r w:rsidRPr="00DF564E" w:rsidDel="00A76DBE">
                <w:rPr>
                  <w:rFonts w:ascii="Times New Roman" w:eastAsia="Times New Roman" w:hAnsi="Times New Roman" w:cs="Times New Roman"/>
                  <w:color w:val="000000"/>
                  <w:kern w:val="0"/>
                  <w:sz w:val="18"/>
                  <w:szCs w:val="18"/>
                  <w:lang w:eastAsia="en-US"/>
                </w:rPr>
                <w:delText>Mixed road</w:delText>
              </w:r>
            </w:del>
          </w:p>
        </w:tc>
        <w:tc>
          <w:tcPr>
            <w:tcW w:w="1036" w:type="dxa"/>
            <w:noWrap/>
            <w:hideMark/>
          </w:tcPr>
          <w:p w:rsidR="00A05FF3" w:rsidRPr="00DF564E" w:rsidDel="00A76DBE" w:rsidRDefault="00A05FF3" w:rsidP="00FC22F2">
            <w:pPr>
              <w:widowControl/>
              <w:jc w:val="right"/>
              <w:cnfStyle w:val="000000000000"/>
              <w:rPr>
                <w:del w:id="3186" w:author="WANG" w:date="2014-01-07T07:31:00Z"/>
                <w:rFonts w:ascii="Times New Roman" w:eastAsia="Times New Roman" w:hAnsi="Times New Roman" w:cs="Times New Roman"/>
                <w:color w:val="000000"/>
                <w:kern w:val="0"/>
                <w:sz w:val="18"/>
                <w:szCs w:val="18"/>
                <w:lang w:eastAsia="en-US"/>
              </w:rPr>
            </w:pPr>
            <w:del w:id="3187" w:author="WANG" w:date="2014-01-07T07:31:00Z">
              <w:r w:rsidRPr="00DF564E" w:rsidDel="00A76DBE">
                <w:rPr>
                  <w:rFonts w:ascii="Times New Roman" w:eastAsia="Times New Roman" w:hAnsi="Times New Roman" w:cs="Times New Roman"/>
                  <w:color w:val="000000"/>
                  <w:kern w:val="0"/>
                  <w:sz w:val="18"/>
                  <w:szCs w:val="18"/>
                  <w:lang w:eastAsia="en-US"/>
                </w:rPr>
                <w:delText>0.70</w:delText>
              </w:r>
            </w:del>
          </w:p>
        </w:tc>
        <w:tc>
          <w:tcPr>
            <w:tcW w:w="1134" w:type="dxa"/>
            <w:noWrap/>
            <w:hideMark/>
          </w:tcPr>
          <w:p w:rsidR="00A05FF3" w:rsidRPr="00DF564E" w:rsidDel="00A76DBE" w:rsidRDefault="00A05FF3" w:rsidP="00096410">
            <w:pPr>
              <w:widowControl/>
              <w:jc w:val="right"/>
              <w:cnfStyle w:val="000000000000"/>
              <w:rPr>
                <w:del w:id="3188" w:author="WANG" w:date="2014-01-07T07:31:00Z"/>
                <w:rFonts w:ascii="Times New Roman" w:eastAsia="Times New Roman" w:hAnsi="Times New Roman" w:cs="Times New Roman"/>
                <w:color w:val="000000"/>
                <w:kern w:val="0"/>
                <w:sz w:val="18"/>
                <w:szCs w:val="18"/>
                <w:lang w:eastAsia="en-US"/>
              </w:rPr>
            </w:pPr>
            <w:del w:id="3189" w:author="WANG" w:date="2014-01-07T07:31:00Z">
              <w:r w:rsidRPr="00DF564E" w:rsidDel="00A76DBE">
                <w:rPr>
                  <w:rFonts w:ascii="Times New Roman" w:eastAsia="Times New Roman" w:hAnsi="Times New Roman" w:cs="Times New Roman"/>
                  <w:color w:val="000000"/>
                  <w:kern w:val="0"/>
                  <w:sz w:val="18"/>
                  <w:szCs w:val="18"/>
                  <w:lang w:eastAsia="en-US"/>
                </w:rPr>
                <w:delText>1</w:delText>
              </w:r>
            </w:del>
          </w:p>
        </w:tc>
      </w:tr>
    </w:tbl>
    <w:p w:rsidR="00A05FF3" w:rsidRPr="00DF564E" w:rsidDel="009033F3" w:rsidRDefault="00A05FF3" w:rsidP="00EE2659">
      <w:pPr>
        <w:rPr>
          <w:del w:id="3190" w:author="WANG" w:date="2014-01-15T07:59:00Z"/>
          <w:rFonts w:ascii="Times New Roman" w:hAnsi="Times New Roman" w:cs="Times New Roman"/>
        </w:rPr>
      </w:pPr>
    </w:p>
    <w:p w:rsidR="00CA5CB1" w:rsidRPr="00DF564E" w:rsidRDefault="00CA5CB1" w:rsidP="001C680C">
      <w:pPr>
        <w:spacing w:afterLines="50"/>
        <w:rPr>
          <w:rFonts w:ascii="Times New Roman" w:hAnsi="Times New Roman" w:cs="Times New Roman"/>
          <w:i/>
        </w:rPr>
      </w:pPr>
      <w:r w:rsidRPr="00DF564E">
        <w:rPr>
          <w:rFonts w:ascii="Times New Roman" w:hAnsi="Times New Roman" w:cs="Times New Roman"/>
          <w:i/>
        </w:rPr>
        <w:t>Accident time of the day</w:t>
      </w:r>
    </w:p>
    <w:p w:rsidR="00D63749" w:rsidRPr="00D63749" w:rsidRDefault="00CA5CB1" w:rsidP="004C241F">
      <w:pPr>
        <w:spacing w:afterLines="50"/>
        <w:rPr>
          <w:rFonts w:ascii="Times New Roman" w:hAnsi="Times New Roman" w:cs="Times New Roman"/>
          <w:rPrChange w:id="3191" w:author="WANG" w:date="2014-01-10T09:26:00Z">
            <w:rPr>
              <w:rFonts w:ascii="Times New Roman" w:hAnsi="Times New Roman" w:cs="Times New Roman"/>
              <w:sz w:val="18"/>
              <w:szCs w:val="18"/>
            </w:rPr>
          </w:rPrChange>
        </w:rPr>
        <w:pPrChange w:id="3192" w:author="WANG" w:date="2014-10-03T11:56:00Z">
          <w:pPr>
            <w:spacing w:afterLines="50"/>
          </w:pPr>
        </w:pPrChange>
      </w:pPr>
      <w:r w:rsidRPr="00DF564E">
        <w:rPr>
          <w:rFonts w:ascii="Times New Roman" w:hAnsi="Times New Roman" w:cs="Times New Roman"/>
        </w:rPr>
        <w:t xml:space="preserve">As for the accidents incurred took place at different times of the day, there is no significant variation in the increase rate of HD from 2000 to 2010. Yet the time slots of midnight to dawn lead the increase of FR in these ten years. Accidents occurred at that time are also more likely to be fatal, with leading HD of 1.6 and FR of 0.308 (see Figure </w:t>
      </w:r>
      <w:del w:id="3193" w:author="Liang Ma" w:date="2014-01-05T14:23:00Z">
        <w:r w:rsidRPr="00DF564E" w:rsidDel="00A91087">
          <w:rPr>
            <w:rFonts w:ascii="Times New Roman" w:hAnsi="Times New Roman" w:cs="Times New Roman"/>
          </w:rPr>
          <w:delText>13</w:delText>
        </w:r>
      </w:del>
      <w:ins w:id="3194" w:author="Liang Ma" w:date="2014-01-05T14:23:00Z">
        <w:r w:rsidR="00A91087">
          <w:rPr>
            <w:rFonts w:ascii="Times New Roman" w:hAnsi="Times New Roman" w:cs="Times New Roman" w:hint="eastAsia"/>
          </w:rPr>
          <w:t>12</w:t>
        </w:r>
      </w:ins>
      <w:r w:rsidRPr="00DF564E">
        <w:rPr>
          <w:rFonts w:ascii="Times New Roman" w:hAnsi="Times New Roman" w:cs="Times New Roman"/>
        </w:rPr>
        <w:t>).</w:t>
      </w:r>
      <w:del w:id="3195" w:author="WANG" w:date="2014-01-15T07:59:00Z">
        <w:r w:rsidRPr="00DF564E" w:rsidDel="009033F3">
          <w:rPr>
            <w:rFonts w:ascii="Times New Roman" w:hAnsi="Times New Roman" w:cs="Times New Roman"/>
          </w:rPr>
          <w:delText xml:space="preserve"> </w:delText>
        </w:r>
        <w:r w:rsidR="009F57D4" w:rsidRPr="00DF564E" w:rsidDel="009033F3">
          <w:rPr>
            <w:rFonts w:ascii="Times New Roman" w:hAnsi="Times New Roman" w:cs="Times New Roman"/>
          </w:rPr>
          <w:delText xml:space="preserve">The intraclass correlation coefficients between </w:delText>
        </w:r>
        <w:r w:rsidR="009F57D4" w:rsidRPr="00DF564E" w:rsidDel="009033F3">
          <w:rPr>
            <w:rFonts w:ascii="Times New Roman" w:hAnsi="Times New Roman" w:cs="Times New Roman"/>
            <w:i/>
          </w:rPr>
          <w:delText>f</w:delText>
        </w:r>
        <w:r w:rsidR="009F57D4" w:rsidRPr="00DF564E" w:rsidDel="009033F3">
          <w:rPr>
            <w:rFonts w:ascii="Times New Roman" w:hAnsi="Times New Roman" w:cs="Times New Roman"/>
            <w:vertAlign w:val="subscript"/>
          </w:rPr>
          <w:delText>HD</w:delText>
        </w:r>
        <w:r w:rsidR="00AC0B32" w:rsidRPr="00DF564E" w:rsidDel="009033F3">
          <w:rPr>
            <w:rFonts w:ascii="Times New Roman" w:hAnsi="Times New Roman" w:cs="Times New Roman"/>
          </w:rPr>
          <w:delText xml:space="preserve">and </w:delText>
        </w:r>
        <w:r w:rsidR="00AC0B32" w:rsidRPr="00DF564E" w:rsidDel="009033F3">
          <w:rPr>
            <w:rFonts w:ascii="Times New Roman" w:hAnsi="Times New Roman" w:cs="Times New Roman"/>
            <w:i/>
          </w:rPr>
          <w:delText>f</w:delText>
        </w:r>
        <w:r w:rsidR="00AC0B32" w:rsidRPr="00DF564E" w:rsidDel="009033F3">
          <w:rPr>
            <w:rFonts w:ascii="Times New Roman" w:hAnsi="Times New Roman" w:cs="Times New Roman"/>
            <w:vertAlign w:val="subscript"/>
          </w:rPr>
          <w:delText>FR</w:delText>
        </w:r>
        <w:r w:rsidR="009F57D4" w:rsidRPr="00DF564E" w:rsidDel="009033F3">
          <w:rPr>
            <w:rFonts w:ascii="Times New Roman" w:hAnsi="Times New Roman" w:cs="Times New Roman"/>
          </w:rPr>
          <w:delText>of different categories are sho</w:delText>
        </w:r>
        <w:r w:rsidR="00015E4B" w:rsidRPr="00015E4B">
          <w:rPr>
            <w:rFonts w:ascii="Times New Roman" w:hAnsi="Times New Roman" w:cs="Times New Roman"/>
            <w:rPrChange w:id="3196" w:author="WANG" w:date="2014-01-10T09:26:00Z">
              <w:rPr>
                <w:rFonts w:ascii="Times New Roman" w:hAnsi="Times New Roman" w:cs="Times New Roman"/>
                <w:sz w:val="18"/>
                <w:szCs w:val="18"/>
              </w:rPr>
            </w:rPrChange>
          </w:rPr>
          <w:delText>wn in</w:delText>
        </w:r>
      </w:del>
      <w:del w:id="3197" w:author="WANG" w:date="2014-01-10T09:26:00Z">
        <w:r w:rsidR="00015E4B" w:rsidRPr="00015E4B">
          <w:rPr>
            <w:rFonts w:ascii="Times New Roman" w:hAnsi="Times New Roman" w:cs="Times New Roman"/>
            <w:rPrChange w:id="3198" w:author="WANG" w:date="2014-01-10T09:26:00Z">
              <w:rPr>
                <w:rFonts w:ascii="Times New Roman" w:hAnsi="Times New Roman" w:cs="Times New Roman"/>
                <w:sz w:val="18"/>
                <w:szCs w:val="18"/>
              </w:rPr>
            </w:rPrChange>
          </w:rPr>
          <w:delText xml:space="preserve"> </w:delText>
        </w:r>
        <w:r w:rsidR="00015E4B" w:rsidRPr="00015E4B" w:rsidDel="00D37A82">
          <w:rPr>
            <w:rFonts w:ascii="Times New Roman" w:hAnsi="Times New Roman" w:cs="Times New Roman"/>
            <w:rPrChange w:id="3199" w:author="WANG" w:date="2014-01-10T09:26:00Z">
              <w:rPr/>
            </w:rPrChange>
          </w:rPr>
          <w:fldChar w:fldCharType="begin"/>
        </w:r>
        <w:r w:rsidR="00015E4B" w:rsidRPr="00015E4B">
          <w:rPr>
            <w:rFonts w:ascii="Times New Roman" w:hAnsi="Times New Roman" w:cs="Times New Roman"/>
            <w:rPrChange w:id="3200" w:author="WANG" w:date="2014-01-10T09:26:00Z">
              <w:rPr/>
            </w:rPrChange>
          </w:rPr>
          <w:delInstrText xml:space="preserve"> REF _Ref243495086 \h  \* MERGEFORMAT </w:delInstrText>
        </w:r>
        <w:r w:rsidR="00015E4B" w:rsidRPr="00015E4B" w:rsidDel="00D37A82">
          <w:rPr>
            <w:rFonts w:ascii="Times New Roman" w:hAnsi="Times New Roman" w:cs="Times New Roman"/>
            <w:rPrChange w:id="3201" w:author="WANG" w:date="2014-01-10T09:26:00Z">
              <w:rPr>
                <w:rFonts w:ascii="Times New Roman" w:hAnsi="Times New Roman" w:cs="Times New Roman"/>
              </w:rPr>
            </w:rPrChange>
          </w:rPr>
        </w:r>
        <w:r w:rsidR="00015E4B" w:rsidRPr="00015E4B" w:rsidDel="00D37A82">
          <w:rPr>
            <w:rFonts w:ascii="Times New Roman" w:hAnsi="Times New Roman" w:cs="Times New Roman"/>
            <w:rPrChange w:id="3202" w:author="WANG" w:date="2014-01-10T09:26:00Z">
              <w:rPr/>
            </w:rPrChange>
          </w:rPr>
          <w:fldChar w:fldCharType="separate"/>
        </w:r>
        <w:r w:rsidR="00015E4B" w:rsidRPr="00015E4B">
          <w:rPr>
            <w:rFonts w:ascii="Times New Roman" w:hAnsi="Times New Roman" w:cs="Times New Roman"/>
            <w:rPrChange w:id="3203" w:author="WANG" w:date="2014-01-10T09:26:00Z">
              <w:rPr>
                <w:rFonts w:ascii="Times New Roman" w:hAnsi="Times New Roman" w:cs="Times New Roman"/>
                <w:sz w:val="18"/>
                <w:szCs w:val="18"/>
              </w:rPr>
            </w:rPrChange>
          </w:rPr>
          <w:delText>Table 7</w:delText>
        </w:r>
        <w:r w:rsidR="00015E4B" w:rsidRPr="00015E4B" w:rsidDel="00D37A82">
          <w:rPr>
            <w:rFonts w:ascii="Times New Roman" w:hAnsi="Times New Roman" w:cs="Times New Roman"/>
            <w:rPrChange w:id="3204" w:author="WANG" w:date="2014-01-10T09:26:00Z">
              <w:rPr/>
            </w:rPrChange>
          </w:rPr>
          <w:fldChar w:fldCharType="end"/>
        </w:r>
      </w:del>
      <w:del w:id="3205" w:author="WANG" w:date="2014-01-15T07:59:00Z">
        <w:r w:rsidR="00015E4B" w:rsidRPr="00015E4B">
          <w:rPr>
            <w:rFonts w:ascii="Times New Roman" w:hAnsi="Times New Roman" w:cs="Times New Roman"/>
            <w:rPrChange w:id="3206" w:author="WANG" w:date="2014-01-10T09:26:00Z">
              <w:rPr>
                <w:rFonts w:ascii="Times New Roman" w:hAnsi="Times New Roman" w:cs="Times New Roman"/>
                <w:sz w:val="18"/>
                <w:szCs w:val="18"/>
              </w:rPr>
            </w:rPrChange>
          </w:rPr>
          <w:delText>.</w:delText>
        </w:r>
      </w:del>
    </w:p>
    <w:p w:rsidR="001C680C" w:rsidRDefault="00D1719F" w:rsidP="004C241F">
      <w:pPr>
        <w:spacing w:afterLines="50"/>
        <w:jc w:val="center"/>
        <w:rPr>
          <w:rFonts w:ascii="Times New Roman" w:hAnsi="Times New Roman" w:cs="Times New Roman"/>
        </w:rPr>
        <w:pPrChange w:id="3207" w:author="WANG" w:date="2014-10-03T11:57:00Z">
          <w:pPr>
            <w:spacing w:afterLines="50"/>
          </w:pPr>
        </w:pPrChange>
      </w:pPr>
      <w:ins w:id="3208" w:author="WANG" w:date="2014-10-03T11:51:00Z">
        <w:r>
          <w:rPr>
            <w:rFonts w:ascii="Times New Roman" w:hAnsi="Times New Roman" w:cs="Times New Roman"/>
            <w:noProof/>
          </w:rPr>
          <w:drawing>
            <wp:inline distT="0" distB="0" distL="0" distR="0">
              <wp:extent cx="5020421" cy="1800000"/>
              <wp:effectExtent l="0" t="0" r="8779" b="0"/>
              <wp:docPr id="9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srcRect/>
                      <a:stretch>
                        <a:fillRect/>
                      </a:stretch>
                    </pic:blipFill>
                    <pic:spPr bwMode="auto">
                      <a:xfrm>
                        <a:off x="0" y="0"/>
                        <a:ext cx="5020421" cy="1800000"/>
                      </a:xfrm>
                      <a:prstGeom prst="rect">
                        <a:avLst/>
                      </a:prstGeom>
                      <a:noFill/>
                    </pic:spPr>
                  </pic:pic>
                </a:graphicData>
              </a:graphic>
            </wp:inline>
          </w:drawing>
        </w:r>
      </w:ins>
      <w:del w:id="3209" w:author="WANG" w:date="2014-01-09T20:51:00Z">
        <w:r w:rsidR="001C680C">
          <w:rPr>
            <w:rFonts w:ascii="Times New Roman" w:hAnsi="Times New Roman" w:cs="Times New Roman"/>
            <w:noProof/>
            <w:rPrChange w:id="3210" w:author="Unknown">
              <w:rPr>
                <w:noProof/>
              </w:rPr>
            </w:rPrChange>
          </w:rPr>
          <w:drawing>
            <wp:inline distT="0" distB="0" distL="0" distR="0">
              <wp:extent cx="5274310" cy="1898507"/>
              <wp:effectExtent l="19050" t="0" r="21590" b="6493"/>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del>
    </w:p>
    <w:p w:rsidR="00027E07" w:rsidRDefault="00CA5CB1" w:rsidP="004C241F">
      <w:pPr>
        <w:spacing w:afterLines="50"/>
        <w:jc w:val="center"/>
        <w:rPr>
          <w:rFonts w:ascii="Times New Roman" w:hAnsi="Times New Roman" w:cs="Times New Roman"/>
        </w:rPr>
        <w:pPrChange w:id="3211" w:author="WANG" w:date="2014-10-03T11:56:00Z">
          <w:pPr>
            <w:spacing w:afterLines="50"/>
            <w:jc w:val="center"/>
          </w:pPr>
        </w:pPrChange>
      </w:pPr>
      <w:r w:rsidRPr="00DF564E">
        <w:rPr>
          <w:rFonts w:ascii="Times New Roman" w:hAnsi="Times New Roman" w:cs="Times New Roman"/>
        </w:rPr>
        <w:t>(a)</w:t>
      </w:r>
    </w:p>
    <w:p w:rsidR="00D63749" w:rsidRDefault="00D1719F" w:rsidP="004C241F">
      <w:pPr>
        <w:spacing w:afterLines="50"/>
        <w:jc w:val="center"/>
        <w:rPr>
          <w:rFonts w:ascii="Times New Roman" w:hAnsi="Times New Roman" w:cs="Times New Roman"/>
        </w:rPr>
        <w:pPrChange w:id="3212" w:author="WANG" w:date="2014-10-03T11:57:00Z">
          <w:pPr>
            <w:spacing w:afterLines="50"/>
            <w:jc w:val="center"/>
          </w:pPr>
        </w:pPrChange>
      </w:pPr>
      <w:ins w:id="3213" w:author="WANG" w:date="2014-10-03T11:51:00Z">
        <w:r>
          <w:rPr>
            <w:rFonts w:ascii="Times New Roman" w:hAnsi="Times New Roman" w:cs="Times New Roman"/>
            <w:noProof/>
          </w:rPr>
          <w:drawing>
            <wp:inline distT="0" distB="0" distL="0" distR="0">
              <wp:extent cx="5047615" cy="1810385"/>
              <wp:effectExtent l="0" t="0" r="635" b="0"/>
              <wp:docPr id="10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srcRect/>
                      <a:stretch>
                        <a:fillRect/>
                      </a:stretch>
                    </pic:blipFill>
                    <pic:spPr bwMode="auto">
                      <a:xfrm>
                        <a:off x="0" y="0"/>
                        <a:ext cx="5047615" cy="1810385"/>
                      </a:xfrm>
                      <a:prstGeom prst="rect">
                        <a:avLst/>
                      </a:prstGeom>
                      <a:noFill/>
                    </pic:spPr>
                  </pic:pic>
                </a:graphicData>
              </a:graphic>
            </wp:inline>
          </w:drawing>
        </w:r>
      </w:ins>
      <w:del w:id="3214" w:author="WANG" w:date="2014-01-09T20:51:00Z">
        <w:r w:rsidR="001C680C">
          <w:rPr>
            <w:rFonts w:ascii="Times New Roman" w:hAnsi="Times New Roman" w:cs="Times New Roman"/>
            <w:noProof/>
            <w:rPrChange w:id="3215" w:author="Unknown">
              <w:rPr>
                <w:noProof/>
              </w:rPr>
            </w:rPrChange>
          </w:rPr>
          <w:drawing>
            <wp:inline distT="0" distB="0" distL="0" distR="0">
              <wp:extent cx="5274310" cy="1898507"/>
              <wp:effectExtent l="19050" t="0" r="21590" b="6493"/>
              <wp:docPr id="20"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del>
    </w:p>
    <w:p w:rsidR="00D63749" w:rsidRDefault="00CA5CB1" w:rsidP="00922A0E">
      <w:pPr>
        <w:spacing w:afterLines="50"/>
        <w:jc w:val="center"/>
        <w:rPr>
          <w:rFonts w:ascii="Times New Roman" w:hAnsi="Times New Roman" w:cs="Times New Roman"/>
        </w:rPr>
        <w:pPrChange w:id="3216" w:author="WANG" w:date="2014-10-03T11:44:00Z">
          <w:pPr>
            <w:spacing w:afterLines="50"/>
            <w:jc w:val="center"/>
          </w:pPr>
        </w:pPrChange>
      </w:pPr>
      <w:r w:rsidRPr="00DF564E">
        <w:rPr>
          <w:rFonts w:ascii="Times New Roman" w:hAnsi="Times New Roman" w:cs="Times New Roman"/>
        </w:rPr>
        <w:t>(b)</w:t>
      </w:r>
    </w:p>
    <w:p w:rsidR="00D63749" w:rsidRDefault="00CA5CB1" w:rsidP="00922A0E">
      <w:pPr>
        <w:spacing w:afterLines="50"/>
        <w:jc w:val="center"/>
        <w:rPr>
          <w:ins w:id="3217" w:author="WANG" w:date="2014-01-10T09:27:00Z"/>
          <w:rFonts w:ascii="Times New Roman" w:hAnsi="Times New Roman" w:cs="Times New Roman"/>
        </w:rPr>
        <w:pPrChange w:id="3218" w:author="WANG" w:date="2014-10-03T11:44:00Z">
          <w:pPr>
            <w:spacing w:afterLines="50"/>
            <w:jc w:val="center"/>
          </w:pPr>
        </w:pPrChange>
      </w:pPr>
      <w:proofErr w:type="gramStart"/>
      <w:r w:rsidRPr="00DF564E">
        <w:rPr>
          <w:rFonts w:ascii="Times New Roman" w:hAnsi="Times New Roman" w:cs="Times New Roman"/>
        </w:rPr>
        <w:t>Figure 1</w:t>
      </w:r>
      <w:ins w:id="3219" w:author="Liang Ma" w:date="2014-01-05T14:20:00Z">
        <w:r w:rsidR="0056406C">
          <w:rPr>
            <w:rFonts w:ascii="Times New Roman" w:hAnsi="Times New Roman" w:cs="Times New Roman" w:hint="eastAsia"/>
          </w:rPr>
          <w:t>2</w:t>
        </w:r>
      </w:ins>
      <w:del w:id="3220" w:author="Liang Ma" w:date="2014-01-05T14:20:00Z">
        <w:r w:rsidRPr="00DF564E" w:rsidDel="0056406C">
          <w:rPr>
            <w:rFonts w:ascii="Times New Roman" w:hAnsi="Times New Roman" w:cs="Times New Roman"/>
          </w:rPr>
          <w:delText>3</w:delText>
        </w:r>
      </w:del>
      <w:r w:rsidRPr="00DF564E">
        <w:rPr>
          <w:rFonts w:ascii="Times New Roman" w:hAnsi="Times New Roman" w:cs="Times New Roman"/>
        </w:rPr>
        <w:t>.</w:t>
      </w:r>
      <w:proofErr w:type="gramEnd"/>
      <w:ins w:id="3221" w:author="WANG" w:date="2014-01-09T20:35:00Z">
        <w:r w:rsidR="00083D8A">
          <w:rPr>
            <w:rFonts w:ascii="Times New Roman" w:hAnsi="Times New Roman" w:cs="Times New Roman" w:hint="eastAsia"/>
          </w:rPr>
          <w:t xml:space="preserve"> </w:t>
        </w:r>
      </w:ins>
      <w:r w:rsidRPr="00DF564E">
        <w:rPr>
          <w:rFonts w:ascii="Times New Roman" w:hAnsi="Times New Roman" w:cs="Times New Roman"/>
        </w:rPr>
        <w:t xml:space="preserve">(a) </w:t>
      </w:r>
      <w:proofErr w:type="gramStart"/>
      <w:r w:rsidRPr="00DF564E">
        <w:rPr>
          <w:rFonts w:ascii="Times New Roman" w:hAnsi="Times New Roman" w:cs="Times New Roman"/>
        </w:rPr>
        <w:t>human</w:t>
      </w:r>
      <w:proofErr w:type="gramEnd"/>
      <w:r w:rsidRPr="00DF564E">
        <w:rPr>
          <w:rFonts w:ascii="Times New Roman" w:hAnsi="Times New Roman" w:cs="Times New Roman"/>
        </w:rPr>
        <w:t xml:space="preserve"> damage level in China grouped by accident time of the day, (b) accidents fatality rate of China grouped by accident time of the day</w:t>
      </w:r>
    </w:p>
    <w:p w:rsidR="00D63749" w:rsidRDefault="00D63749" w:rsidP="00922A0E">
      <w:pPr>
        <w:spacing w:afterLines="50"/>
        <w:jc w:val="center"/>
        <w:rPr>
          <w:del w:id="3222" w:author="WANG" w:date="2014-01-15T07:59:00Z"/>
          <w:rFonts w:ascii="Times New Roman" w:hAnsi="Times New Roman" w:cs="Times New Roman"/>
        </w:rPr>
        <w:pPrChange w:id="3223" w:author="WANG" w:date="2014-10-03T11:44:00Z">
          <w:pPr>
            <w:spacing w:afterLines="50"/>
            <w:jc w:val="center"/>
          </w:pPr>
        </w:pPrChange>
      </w:pPr>
    </w:p>
    <w:p w:rsidR="00B220C2" w:rsidRPr="00DF564E" w:rsidDel="009033F3" w:rsidRDefault="00EE2659" w:rsidP="00EE2659">
      <w:pPr>
        <w:pStyle w:val="a9"/>
        <w:rPr>
          <w:del w:id="3224" w:author="WANG" w:date="2014-01-15T07:59:00Z"/>
          <w:rFonts w:ascii="Times New Roman" w:hAnsi="Times New Roman" w:cs="Times New Roman"/>
          <w:sz w:val="18"/>
        </w:rPr>
      </w:pPr>
      <w:bookmarkStart w:id="3225" w:name="_Ref243495086"/>
      <w:del w:id="3226" w:author="WANG" w:date="2014-01-15T07:59:00Z">
        <w:r w:rsidRPr="00DF564E" w:rsidDel="009033F3">
          <w:rPr>
            <w:rFonts w:ascii="Times New Roman" w:hAnsi="Times New Roman" w:cs="Times New Roman"/>
            <w:sz w:val="18"/>
          </w:rPr>
          <w:delText xml:space="preserve">Table </w:delText>
        </w:r>
      </w:del>
      <w:del w:id="3227" w:author="WANG" w:date="2014-01-10T09:27:00Z">
        <w:r w:rsidR="00015E4B" w:rsidRPr="00DF564E" w:rsidDel="00D37A82">
          <w:rPr>
            <w:rFonts w:ascii="Times New Roman" w:hAnsi="Times New Roman" w:cs="Times New Roman"/>
            <w:sz w:val="18"/>
          </w:rPr>
          <w:fldChar w:fldCharType="begin"/>
        </w:r>
        <w:r w:rsidRPr="00DF564E" w:rsidDel="00D37A82">
          <w:rPr>
            <w:rFonts w:ascii="Times New Roman" w:hAnsi="Times New Roman" w:cs="Times New Roman"/>
            <w:sz w:val="18"/>
          </w:rPr>
          <w:delInstrText xml:space="preserve"> SEQ Table \* ARABIC </w:delInstrText>
        </w:r>
        <w:r w:rsidR="00015E4B" w:rsidRPr="00DF564E" w:rsidDel="00D37A82">
          <w:rPr>
            <w:rFonts w:ascii="Times New Roman" w:hAnsi="Times New Roman" w:cs="Times New Roman"/>
            <w:sz w:val="18"/>
          </w:rPr>
          <w:fldChar w:fldCharType="separate"/>
        </w:r>
        <w:r w:rsidR="00C424E0" w:rsidRPr="00DF564E" w:rsidDel="00D37A82">
          <w:rPr>
            <w:rFonts w:ascii="Times New Roman" w:hAnsi="Times New Roman" w:cs="Times New Roman"/>
            <w:noProof/>
            <w:sz w:val="18"/>
          </w:rPr>
          <w:delText>7</w:delText>
        </w:r>
        <w:r w:rsidR="00015E4B" w:rsidRPr="00DF564E" w:rsidDel="00D37A82">
          <w:rPr>
            <w:rFonts w:ascii="Times New Roman" w:hAnsi="Times New Roman" w:cs="Times New Roman"/>
            <w:sz w:val="18"/>
          </w:rPr>
          <w:fldChar w:fldCharType="end"/>
        </w:r>
      </w:del>
      <w:bookmarkEnd w:id="3225"/>
      <w:del w:id="3228" w:author="WANG" w:date="2014-01-15T07:59:00Z">
        <w:r w:rsidRPr="00DF564E" w:rsidDel="009033F3">
          <w:rPr>
            <w:rFonts w:ascii="Times New Roman" w:hAnsi="Times New Roman" w:cs="Times New Roman"/>
            <w:sz w:val="18"/>
          </w:rPr>
          <w:delText xml:space="preserve"> Correlation coefficients between human damage data</w:delText>
        </w:r>
      </w:del>
      <w:del w:id="3229" w:author="WANG" w:date="2014-01-07T07:32:00Z">
        <w:r w:rsidRPr="00DF564E" w:rsidDel="00A76DBE">
          <w:rPr>
            <w:rFonts w:ascii="Times New Roman" w:hAnsi="Times New Roman" w:cs="Times New Roman"/>
            <w:sz w:val="18"/>
          </w:rPr>
          <w:delText xml:space="preserve"> </w:delText>
        </w:r>
        <w:r w:rsidR="00AC0B32" w:rsidRPr="00DF564E" w:rsidDel="00A76DBE">
          <w:rPr>
            <w:rFonts w:ascii="Times New Roman" w:hAnsi="Times New Roman" w:cs="Times New Roman"/>
            <w:sz w:val="18"/>
          </w:rPr>
          <w:delText>(a)</w:delText>
        </w:r>
      </w:del>
      <w:del w:id="3230" w:author="WANG" w:date="2014-01-15T07:59:00Z">
        <w:r w:rsidR="00AC0B32" w:rsidRPr="00DF564E" w:rsidDel="009033F3">
          <w:rPr>
            <w:rFonts w:ascii="Times New Roman" w:hAnsi="Times New Roman" w:cs="Times New Roman"/>
            <w:sz w:val="18"/>
          </w:rPr>
          <w:delText xml:space="preserve"> and fatality rates</w:delText>
        </w:r>
      </w:del>
      <w:del w:id="3231" w:author="WANG" w:date="2014-01-07T07:32:00Z">
        <w:r w:rsidR="00AC0B32" w:rsidRPr="00DF564E" w:rsidDel="00A76DBE">
          <w:rPr>
            <w:rFonts w:ascii="Times New Roman" w:hAnsi="Times New Roman" w:cs="Times New Roman"/>
            <w:sz w:val="18"/>
          </w:rPr>
          <w:delText xml:space="preserve"> (b)</w:delText>
        </w:r>
      </w:del>
      <w:del w:id="3232" w:author="WANG" w:date="2014-01-15T07:59:00Z">
        <w:r w:rsidR="00AC0B32" w:rsidRPr="00DF564E" w:rsidDel="009033F3">
          <w:rPr>
            <w:rFonts w:ascii="Times New Roman" w:hAnsi="Times New Roman" w:cs="Times New Roman"/>
            <w:sz w:val="18"/>
          </w:rPr>
          <w:delText xml:space="preserve">, </w:delText>
        </w:r>
        <w:r w:rsidRPr="00DF564E" w:rsidDel="009033F3">
          <w:rPr>
            <w:rFonts w:ascii="Times New Roman" w:hAnsi="Times New Roman" w:cs="Times New Roman"/>
            <w:sz w:val="18"/>
          </w:rPr>
          <w:delText xml:space="preserve">categorized in various </w:delText>
        </w:r>
        <w:r w:rsidR="002F6891" w:rsidRPr="00DF564E" w:rsidDel="009033F3">
          <w:rPr>
            <w:rFonts w:ascii="Times New Roman" w:hAnsi="Times New Roman" w:cs="Times New Roman"/>
            <w:sz w:val="18"/>
          </w:rPr>
          <w:delText>times of the day</w:delText>
        </w:r>
      </w:del>
    </w:p>
    <w:p w:rsidR="00EE2659" w:rsidRPr="00DF564E" w:rsidDel="00A76DBE" w:rsidRDefault="00B220C2" w:rsidP="00EE2659">
      <w:pPr>
        <w:pStyle w:val="a9"/>
        <w:rPr>
          <w:del w:id="3233" w:author="WANG" w:date="2014-01-07T07:32:00Z"/>
          <w:rFonts w:ascii="Times New Roman" w:hAnsi="Times New Roman" w:cs="Times New Roman"/>
          <w:sz w:val="18"/>
        </w:rPr>
      </w:pPr>
      <w:del w:id="3234" w:author="WANG" w:date="2014-01-07T07:32:00Z">
        <w:r w:rsidRPr="00DF564E" w:rsidDel="00A76DBE">
          <w:rPr>
            <w:rFonts w:ascii="Times New Roman" w:hAnsi="Times New Roman" w:cs="Times New Roman"/>
            <w:sz w:val="18"/>
          </w:rPr>
          <w:delText>(a)</w:delText>
        </w:r>
      </w:del>
    </w:p>
    <w:tbl>
      <w:tblPr>
        <w:tblStyle w:val="10"/>
        <w:tblW w:w="7964" w:type="dxa"/>
        <w:tblInd w:w="108" w:type="dxa"/>
        <w:tblLayout w:type="fixed"/>
        <w:tblLook w:val="06A0"/>
        <w:tblPrChange w:id="3235" w:author="WANG" w:date="2014-01-07T07:33:00Z">
          <w:tblPr>
            <w:tblStyle w:val="10"/>
            <w:tblW w:w="7964" w:type="dxa"/>
            <w:tblInd w:w="108" w:type="dxa"/>
            <w:tblLayout w:type="fixed"/>
            <w:tblLook w:val="06A0"/>
          </w:tblPr>
        </w:tblPrChange>
      </w:tblPr>
      <w:tblGrid>
        <w:gridCol w:w="1135"/>
        <w:gridCol w:w="1172"/>
        <w:gridCol w:w="1121"/>
        <w:gridCol w:w="1134"/>
        <w:gridCol w:w="1134"/>
        <w:gridCol w:w="1134"/>
        <w:gridCol w:w="1134"/>
        <w:tblGridChange w:id="3236">
          <w:tblGrid>
            <w:gridCol w:w="1135"/>
            <w:gridCol w:w="1172"/>
            <w:gridCol w:w="1121"/>
            <w:gridCol w:w="1134"/>
            <w:gridCol w:w="1134"/>
            <w:gridCol w:w="1134"/>
            <w:gridCol w:w="1134"/>
          </w:tblGrid>
        </w:tblGridChange>
      </w:tblGrid>
      <w:tr w:rsidR="006A4593" w:rsidRPr="00DF564E" w:rsidDel="009033F3" w:rsidTr="00A76DBE">
        <w:trPr>
          <w:cnfStyle w:val="100000000000"/>
          <w:trHeight w:val="300"/>
          <w:del w:id="3237" w:author="WANG" w:date="2014-01-15T07:59:00Z"/>
          <w:trPrChange w:id="3238" w:author="WANG" w:date="2014-01-07T07:33:00Z">
            <w:trPr>
              <w:trHeight w:val="300"/>
            </w:trPr>
          </w:trPrChange>
        </w:trPr>
        <w:tc>
          <w:tcPr>
            <w:cnfStyle w:val="001000000000"/>
            <w:tcW w:w="1135" w:type="dxa"/>
            <w:noWrap/>
            <w:vAlign w:val="center"/>
            <w:hideMark/>
            <w:tcPrChange w:id="3239" w:author="WANG" w:date="2014-01-07T07:33:00Z">
              <w:tcPr>
                <w:tcW w:w="1135" w:type="dxa"/>
                <w:noWrap/>
                <w:hideMark/>
              </w:tcPr>
            </w:tcPrChange>
          </w:tcPr>
          <w:p w:rsidR="001C680C" w:rsidRDefault="00A05FF3">
            <w:pPr>
              <w:widowControl/>
              <w:cnfStyle w:val="101000000000"/>
              <w:rPr>
                <w:del w:id="3240" w:author="WANG" w:date="2014-01-15T07:59:00Z"/>
                <w:rFonts w:ascii="Times New Roman" w:eastAsia="Times New Roman" w:hAnsi="Times New Roman" w:cs="Times New Roman"/>
                <w:b w:val="0"/>
                <w:bCs w:val="0"/>
                <w:color w:val="000000"/>
                <w:kern w:val="0"/>
                <w:sz w:val="18"/>
                <w:szCs w:val="18"/>
                <w:lang w:eastAsia="en-US"/>
              </w:rPr>
              <w:pPrChange w:id="3241" w:author="WANG" w:date="2014-01-07T07:32:00Z">
                <w:pPr>
                  <w:keepNext/>
                  <w:keepLines/>
                  <w:widowControl/>
                  <w:numPr>
                    <w:numId w:val="1"/>
                  </w:numPr>
                  <w:spacing w:before="340" w:after="330" w:line="578" w:lineRule="auto"/>
                  <w:ind w:left="432" w:hanging="432"/>
                  <w:jc w:val="left"/>
                  <w:outlineLvl w:val="0"/>
                  <w:cnfStyle w:val="101000000000"/>
                </w:pPr>
              </w:pPrChange>
            </w:pPr>
            <w:del w:id="3242" w:author="WANG" w:date="2014-01-15T07:59:00Z">
              <w:r w:rsidRPr="00DF564E" w:rsidDel="009033F3">
                <w:rPr>
                  <w:rFonts w:ascii="Times New Roman" w:eastAsia="Times New Roman" w:hAnsi="Times New Roman" w:cs="Times New Roman"/>
                  <w:color w:val="000000"/>
                  <w:kern w:val="0"/>
                  <w:sz w:val="18"/>
                  <w:szCs w:val="18"/>
                  <w:lang w:eastAsia="en-US"/>
                </w:rPr>
                <w:delText>(F+I)/A</w:delText>
              </w:r>
            </w:del>
          </w:p>
        </w:tc>
        <w:tc>
          <w:tcPr>
            <w:tcW w:w="1172" w:type="dxa"/>
            <w:noWrap/>
            <w:vAlign w:val="center"/>
            <w:hideMark/>
            <w:tcPrChange w:id="3243" w:author="WANG" w:date="2014-01-07T07:33:00Z">
              <w:tcPr>
                <w:tcW w:w="1172" w:type="dxa"/>
                <w:noWrap/>
                <w:hideMark/>
              </w:tcPr>
            </w:tcPrChange>
          </w:tcPr>
          <w:p w:rsidR="00314B7D" w:rsidDel="009033F3" w:rsidRDefault="00A05FF3">
            <w:pPr>
              <w:widowControl/>
              <w:jc w:val="right"/>
              <w:cnfStyle w:val="100000000000"/>
              <w:rPr>
                <w:del w:id="3244" w:author="WANG" w:date="2014-01-15T07:59:00Z"/>
                <w:rFonts w:ascii="Times New Roman" w:eastAsia="Times New Roman" w:hAnsi="Times New Roman" w:cs="Times New Roman"/>
                <w:b w:val="0"/>
                <w:bCs w:val="0"/>
                <w:color w:val="000000"/>
                <w:kern w:val="0"/>
                <w:sz w:val="18"/>
                <w:szCs w:val="18"/>
                <w:lang w:eastAsia="en-US"/>
              </w:rPr>
            </w:pPr>
            <w:del w:id="3245" w:author="WANG" w:date="2014-01-15T07:59:00Z">
              <w:r w:rsidRPr="00DF564E" w:rsidDel="009033F3">
                <w:rPr>
                  <w:rFonts w:ascii="Times New Roman" w:eastAsia="Times New Roman" w:hAnsi="Times New Roman" w:cs="Times New Roman"/>
                  <w:color w:val="000000"/>
                  <w:kern w:val="0"/>
                  <w:sz w:val="18"/>
                  <w:szCs w:val="18"/>
                  <w:lang w:eastAsia="en-US"/>
                </w:rPr>
                <w:delText>22:00-01:59</w:delText>
              </w:r>
            </w:del>
          </w:p>
        </w:tc>
        <w:tc>
          <w:tcPr>
            <w:tcW w:w="1121" w:type="dxa"/>
            <w:noWrap/>
            <w:vAlign w:val="center"/>
            <w:hideMark/>
            <w:tcPrChange w:id="3246" w:author="WANG" w:date="2014-01-07T07:33:00Z">
              <w:tcPr>
                <w:tcW w:w="1121" w:type="dxa"/>
                <w:noWrap/>
                <w:hideMark/>
              </w:tcPr>
            </w:tcPrChange>
          </w:tcPr>
          <w:p w:rsidR="00314B7D" w:rsidDel="009033F3" w:rsidRDefault="00A05FF3">
            <w:pPr>
              <w:widowControl/>
              <w:jc w:val="right"/>
              <w:cnfStyle w:val="100000000000"/>
              <w:rPr>
                <w:del w:id="3247" w:author="WANG" w:date="2014-01-15T07:59:00Z"/>
                <w:rFonts w:ascii="Times New Roman" w:eastAsia="Times New Roman" w:hAnsi="Times New Roman" w:cs="Times New Roman"/>
                <w:b w:val="0"/>
                <w:bCs w:val="0"/>
                <w:color w:val="000000"/>
                <w:kern w:val="0"/>
                <w:sz w:val="18"/>
                <w:szCs w:val="18"/>
                <w:lang w:eastAsia="en-US"/>
              </w:rPr>
            </w:pPr>
            <w:del w:id="3248" w:author="WANG" w:date="2014-01-15T07:59:00Z">
              <w:r w:rsidRPr="00DF564E" w:rsidDel="009033F3">
                <w:rPr>
                  <w:rFonts w:ascii="Times New Roman" w:eastAsia="Times New Roman" w:hAnsi="Times New Roman" w:cs="Times New Roman"/>
                  <w:color w:val="000000"/>
                  <w:kern w:val="0"/>
                  <w:sz w:val="18"/>
                  <w:szCs w:val="18"/>
                  <w:lang w:eastAsia="en-US"/>
                </w:rPr>
                <w:delText>02:00-05:59</w:delText>
              </w:r>
            </w:del>
          </w:p>
        </w:tc>
        <w:tc>
          <w:tcPr>
            <w:tcW w:w="1134" w:type="dxa"/>
            <w:noWrap/>
            <w:vAlign w:val="center"/>
            <w:hideMark/>
            <w:tcPrChange w:id="3249" w:author="WANG" w:date="2014-01-07T07:33:00Z">
              <w:tcPr>
                <w:tcW w:w="1134" w:type="dxa"/>
                <w:noWrap/>
                <w:hideMark/>
              </w:tcPr>
            </w:tcPrChange>
          </w:tcPr>
          <w:p w:rsidR="00314B7D" w:rsidDel="009033F3" w:rsidRDefault="00A05FF3">
            <w:pPr>
              <w:widowControl/>
              <w:jc w:val="right"/>
              <w:cnfStyle w:val="100000000000"/>
              <w:rPr>
                <w:del w:id="3250" w:author="WANG" w:date="2014-01-15T07:59:00Z"/>
                <w:rFonts w:ascii="Times New Roman" w:eastAsia="Times New Roman" w:hAnsi="Times New Roman" w:cs="Times New Roman"/>
                <w:b w:val="0"/>
                <w:bCs w:val="0"/>
                <w:color w:val="000000"/>
                <w:kern w:val="0"/>
                <w:sz w:val="18"/>
                <w:szCs w:val="18"/>
                <w:lang w:eastAsia="en-US"/>
              </w:rPr>
            </w:pPr>
            <w:del w:id="3251" w:author="WANG" w:date="2014-01-15T07:59:00Z">
              <w:r w:rsidRPr="00DF564E" w:rsidDel="009033F3">
                <w:rPr>
                  <w:rFonts w:ascii="Times New Roman" w:eastAsia="Times New Roman" w:hAnsi="Times New Roman" w:cs="Times New Roman"/>
                  <w:color w:val="000000"/>
                  <w:kern w:val="0"/>
                  <w:sz w:val="18"/>
                  <w:szCs w:val="18"/>
                  <w:lang w:eastAsia="en-US"/>
                </w:rPr>
                <w:delText>06:00-09:59</w:delText>
              </w:r>
            </w:del>
          </w:p>
        </w:tc>
        <w:tc>
          <w:tcPr>
            <w:tcW w:w="1134" w:type="dxa"/>
            <w:noWrap/>
            <w:vAlign w:val="center"/>
            <w:hideMark/>
            <w:tcPrChange w:id="3252" w:author="WANG" w:date="2014-01-07T07:33:00Z">
              <w:tcPr>
                <w:tcW w:w="1134" w:type="dxa"/>
                <w:noWrap/>
                <w:hideMark/>
              </w:tcPr>
            </w:tcPrChange>
          </w:tcPr>
          <w:p w:rsidR="00314B7D" w:rsidDel="009033F3" w:rsidRDefault="00A05FF3">
            <w:pPr>
              <w:widowControl/>
              <w:jc w:val="right"/>
              <w:cnfStyle w:val="100000000000"/>
              <w:rPr>
                <w:del w:id="3253" w:author="WANG" w:date="2014-01-15T07:59:00Z"/>
                <w:rFonts w:ascii="Times New Roman" w:eastAsia="Times New Roman" w:hAnsi="Times New Roman" w:cs="Times New Roman"/>
                <w:b w:val="0"/>
                <w:bCs w:val="0"/>
                <w:color w:val="000000"/>
                <w:kern w:val="0"/>
                <w:sz w:val="18"/>
                <w:szCs w:val="18"/>
                <w:lang w:eastAsia="en-US"/>
              </w:rPr>
            </w:pPr>
            <w:del w:id="3254" w:author="WANG" w:date="2014-01-15T07:59:00Z">
              <w:r w:rsidRPr="00DF564E" w:rsidDel="009033F3">
                <w:rPr>
                  <w:rFonts w:ascii="Times New Roman" w:eastAsia="Times New Roman" w:hAnsi="Times New Roman" w:cs="Times New Roman"/>
                  <w:color w:val="000000"/>
                  <w:kern w:val="0"/>
                  <w:sz w:val="18"/>
                  <w:szCs w:val="18"/>
                  <w:lang w:eastAsia="en-US"/>
                </w:rPr>
                <w:delText>10:00-13:59</w:delText>
              </w:r>
            </w:del>
          </w:p>
        </w:tc>
        <w:tc>
          <w:tcPr>
            <w:tcW w:w="1134" w:type="dxa"/>
            <w:noWrap/>
            <w:vAlign w:val="center"/>
            <w:hideMark/>
            <w:tcPrChange w:id="3255" w:author="WANG" w:date="2014-01-07T07:33:00Z">
              <w:tcPr>
                <w:tcW w:w="1134" w:type="dxa"/>
                <w:noWrap/>
                <w:hideMark/>
              </w:tcPr>
            </w:tcPrChange>
          </w:tcPr>
          <w:p w:rsidR="00314B7D" w:rsidDel="009033F3" w:rsidRDefault="00A05FF3">
            <w:pPr>
              <w:widowControl/>
              <w:jc w:val="right"/>
              <w:cnfStyle w:val="100000000000"/>
              <w:rPr>
                <w:del w:id="3256" w:author="WANG" w:date="2014-01-15T07:59:00Z"/>
                <w:rFonts w:ascii="Times New Roman" w:eastAsia="Times New Roman" w:hAnsi="Times New Roman" w:cs="Times New Roman"/>
                <w:b w:val="0"/>
                <w:bCs w:val="0"/>
                <w:color w:val="000000"/>
                <w:kern w:val="0"/>
                <w:sz w:val="18"/>
                <w:szCs w:val="18"/>
                <w:lang w:eastAsia="en-US"/>
              </w:rPr>
            </w:pPr>
            <w:del w:id="3257" w:author="WANG" w:date="2014-01-15T07:59:00Z">
              <w:r w:rsidRPr="00DF564E" w:rsidDel="009033F3">
                <w:rPr>
                  <w:rFonts w:ascii="Times New Roman" w:eastAsia="Times New Roman" w:hAnsi="Times New Roman" w:cs="Times New Roman"/>
                  <w:color w:val="000000"/>
                  <w:kern w:val="0"/>
                  <w:sz w:val="18"/>
                  <w:szCs w:val="18"/>
                  <w:lang w:eastAsia="en-US"/>
                </w:rPr>
                <w:delText>14:00-17:59</w:delText>
              </w:r>
            </w:del>
          </w:p>
        </w:tc>
        <w:tc>
          <w:tcPr>
            <w:tcW w:w="1134" w:type="dxa"/>
            <w:noWrap/>
            <w:vAlign w:val="center"/>
            <w:hideMark/>
            <w:tcPrChange w:id="3258" w:author="WANG" w:date="2014-01-07T07:33:00Z">
              <w:tcPr>
                <w:tcW w:w="1134" w:type="dxa"/>
                <w:noWrap/>
                <w:hideMark/>
              </w:tcPr>
            </w:tcPrChange>
          </w:tcPr>
          <w:p w:rsidR="00314B7D" w:rsidDel="009033F3" w:rsidRDefault="00A05FF3">
            <w:pPr>
              <w:widowControl/>
              <w:jc w:val="right"/>
              <w:cnfStyle w:val="100000000000"/>
              <w:rPr>
                <w:del w:id="3259" w:author="WANG" w:date="2014-01-15T07:59:00Z"/>
                <w:rFonts w:ascii="Times New Roman" w:eastAsia="Times New Roman" w:hAnsi="Times New Roman" w:cs="Times New Roman"/>
                <w:b w:val="0"/>
                <w:bCs w:val="0"/>
                <w:color w:val="000000"/>
                <w:kern w:val="0"/>
                <w:sz w:val="18"/>
                <w:szCs w:val="18"/>
                <w:lang w:eastAsia="en-US"/>
              </w:rPr>
            </w:pPr>
            <w:del w:id="3260" w:author="WANG" w:date="2014-01-15T07:59:00Z">
              <w:r w:rsidRPr="00DF564E" w:rsidDel="009033F3">
                <w:rPr>
                  <w:rFonts w:ascii="Times New Roman" w:eastAsia="Times New Roman" w:hAnsi="Times New Roman" w:cs="Times New Roman"/>
                  <w:color w:val="000000"/>
                  <w:kern w:val="0"/>
                  <w:sz w:val="18"/>
                  <w:szCs w:val="18"/>
                  <w:lang w:eastAsia="en-US"/>
                </w:rPr>
                <w:delText>18:00-21:59</w:delText>
              </w:r>
            </w:del>
          </w:p>
        </w:tc>
      </w:tr>
      <w:tr w:rsidR="006A4593" w:rsidRPr="00DF564E" w:rsidDel="009033F3" w:rsidTr="00A76DBE">
        <w:trPr>
          <w:trHeight w:val="300"/>
          <w:del w:id="3261" w:author="WANG" w:date="2014-01-15T07:59:00Z"/>
          <w:trPrChange w:id="3262" w:author="WANG" w:date="2014-01-07T07:33:00Z">
            <w:trPr>
              <w:trHeight w:val="300"/>
            </w:trPr>
          </w:trPrChange>
        </w:trPr>
        <w:tc>
          <w:tcPr>
            <w:cnfStyle w:val="001000000000"/>
            <w:tcW w:w="1135" w:type="dxa"/>
            <w:noWrap/>
            <w:vAlign w:val="center"/>
            <w:hideMark/>
            <w:tcPrChange w:id="3263" w:author="WANG" w:date="2014-01-07T07:33:00Z">
              <w:tcPr>
                <w:tcW w:w="1135" w:type="dxa"/>
                <w:noWrap/>
                <w:hideMark/>
              </w:tcPr>
            </w:tcPrChange>
          </w:tcPr>
          <w:p w:rsidR="001C680C" w:rsidRDefault="00A05FF3">
            <w:pPr>
              <w:widowControl/>
              <w:rPr>
                <w:del w:id="3264" w:author="WANG" w:date="2014-01-15T07:59:00Z"/>
                <w:rFonts w:ascii="Times New Roman" w:eastAsia="Times New Roman" w:hAnsi="Times New Roman" w:cs="Times New Roman"/>
                <w:b w:val="0"/>
                <w:bCs w:val="0"/>
                <w:color w:val="000000"/>
                <w:kern w:val="0"/>
                <w:sz w:val="18"/>
                <w:szCs w:val="18"/>
                <w:lang w:eastAsia="en-US"/>
              </w:rPr>
              <w:pPrChange w:id="3265" w:author="WANG" w:date="2014-01-07T07:32:00Z">
                <w:pPr>
                  <w:widowControl/>
                  <w:jc w:val="left"/>
                </w:pPr>
              </w:pPrChange>
            </w:pPr>
            <w:del w:id="3266" w:author="WANG" w:date="2014-01-15T07:59:00Z">
              <w:r w:rsidRPr="00DF564E" w:rsidDel="009033F3">
                <w:rPr>
                  <w:rFonts w:ascii="Times New Roman" w:eastAsia="Times New Roman" w:hAnsi="Times New Roman" w:cs="Times New Roman"/>
                  <w:color w:val="000000"/>
                  <w:kern w:val="0"/>
                  <w:sz w:val="18"/>
                  <w:szCs w:val="18"/>
                  <w:lang w:eastAsia="en-US"/>
                </w:rPr>
                <w:delText>22:00-01:59</w:delText>
              </w:r>
            </w:del>
          </w:p>
        </w:tc>
        <w:tc>
          <w:tcPr>
            <w:tcW w:w="1172" w:type="dxa"/>
            <w:noWrap/>
            <w:vAlign w:val="center"/>
            <w:hideMark/>
            <w:tcPrChange w:id="3267" w:author="WANG" w:date="2014-01-07T07:33:00Z">
              <w:tcPr>
                <w:tcW w:w="1172" w:type="dxa"/>
                <w:noWrap/>
                <w:hideMark/>
              </w:tcPr>
            </w:tcPrChange>
          </w:tcPr>
          <w:p w:rsidR="00314B7D" w:rsidDel="009033F3" w:rsidRDefault="00A05FF3">
            <w:pPr>
              <w:widowControl/>
              <w:jc w:val="right"/>
              <w:cnfStyle w:val="000000000000"/>
              <w:rPr>
                <w:del w:id="3268" w:author="WANG" w:date="2014-01-15T07:59:00Z"/>
                <w:rFonts w:ascii="Times New Roman" w:eastAsia="Times New Roman" w:hAnsi="Times New Roman" w:cs="Times New Roman"/>
                <w:color w:val="000000"/>
                <w:kern w:val="0"/>
                <w:sz w:val="18"/>
                <w:szCs w:val="18"/>
                <w:lang w:eastAsia="en-US"/>
              </w:rPr>
            </w:pPr>
            <w:del w:id="3269" w:author="WANG" w:date="2014-01-15T07:59:00Z">
              <w:r w:rsidRPr="00DF564E" w:rsidDel="009033F3">
                <w:rPr>
                  <w:rFonts w:ascii="Times New Roman" w:eastAsia="Times New Roman" w:hAnsi="Times New Roman" w:cs="Times New Roman"/>
                  <w:color w:val="000000"/>
                  <w:kern w:val="0"/>
                  <w:sz w:val="18"/>
                  <w:szCs w:val="18"/>
                  <w:lang w:eastAsia="en-US"/>
                </w:rPr>
                <w:delText>1</w:delText>
              </w:r>
            </w:del>
          </w:p>
        </w:tc>
        <w:tc>
          <w:tcPr>
            <w:tcW w:w="1121" w:type="dxa"/>
            <w:noWrap/>
            <w:vAlign w:val="center"/>
            <w:hideMark/>
            <w:tcPrChange w:id="3270" w:author="WANG" w:date="2014-01-07T07:33:00Z">
              <w:tcPr>
                <w:tcW w:w="1121" w:type="dxa"/>
                <w:noWrap/>
                <w:hideMark/>
              </w:tcPr>
            </w:tcPrChange>
          </w:tcPr>
          <w:p w:rsidR="001C680C" w:rsidRDefault="001C680C">
            <w:pPr>
              <w:widowControl/>
              <w:jc w:val="right"/>
              <w:cnfStyle w:val="000000000000"/>
              <w:rPr>
                <w:del w:id="3271" w:author="WANG" w:date="2014-01-15T07:59:00Z"/>
                <w:rFonts w:ascii="Times New Roman" w:eastAsia="Times New Roman" w:hAnsi="Times New Roman" w:cs="Times New Roman"/>
                <w:b/>
                <w:bCs/>
                <w:color w:val="000000"/>
                <w:kern w:val="0"/>
                <w:sz w:val="18"/>
                <w:szCs w:val="18"/>
                <w:lang w:eastAsia="en-US"/>
              </w:rPr>
              <w:pPrChange w:id="3272" w:author="WANG" w:date="2014-01-07T07:33:00Z">
                <w:pPr>
                  <w:keepNext/>
                  <w:keepLines/>
                  <w:widowControl/>
                  <w:numPr>
                    <w:ilvl w:val="1"/>
                    <w:numId w:val="1"/>
                  </w:numPr>
                  <w:spacing w:before="260" w:after="260" w:line="416" w:lineRule="auto"/>
                  <w:ind w:left="576" w:hanging="576"/>
                  <w:jc w:val="left"/>
                  <w:outlineLvl w:val="1"/>
                  <w:cnfStyle w:val="000000000000"/>
                </w:pPr>
              </w:pPrChange>
            </w:pPr>
          </w:p>
        </w:tc>
        <w:tc>
          <w:tcPr>
            <w:tcW w:w="1134" w:type="dxa"/>
            <w:noWrap/>
            <w:vAlign w:val="center"/>
            <w:hideMark/>
            <w:tcPrChange w:id="3273" w:author="WANG" w:date="2014-01-07T07:33:00Z">
              <w:tcPr>
                <w:tcW w:w="1134" w:type="dxa"/>
                <w:noWrap/>
                <w:hideMark/>
              </w:tcPr>
            </w:tcPrChange>
          </w:tcPr>
          <w:p w:rsidR="001C680C" w:rsidRDefault="001C680C">
            <w:pPr>
              <w:widowControl/>
              <w:jc w:val="right"/>
              <w:cnfStyle w:val="000000000000"/>
              <w:rPr>
                <w:del w:id="3274" w:author="WANG" w:date="2014-01-15T07:59:00Z"/>
                <w:rFonts w:ascii="Times New Roman" w:eastAsia="Times New Roman" w:hAnsi="Times New Roman" w:cs="Times New Roman"/>
                <w:b/>
                <w:bCs/>
                <w:color w:val="000000"/>
                <w:kern w:val="0"/>
                <w:sz w:val="18"/>
                <w:szCs w:val="18"/>
                <w:lang w:eastAsia="en-US"/>
              </w:rPr>
              <w:pPrChange w:id="3275" w:author="WANG" w:date="2014-01-07T07:33:00Z">
                <w:pPr>
                  <w:keepNext/>
                  <w:keepLines/>
                  <w:widowControl/>
                  <w:numPr>
                    <w:ilvl w:val="1"/>
                    <w:numId w:val="1"/>
                  </w:numPr>
                  <w:spacing w:before="260" w:after="260" w:line="416" w:lineRule="auto"/>
                  <w:ind w:left="576" w:hanging="576"/>
                  <w:jc w:val="left"/>
                  <w:outlineLvl w:val="1"/>
                  <w:cnfStyle w:val="000000000000"/>
                </w:pPr>
              </w:pPrChange>
            </w:pPr>
          </w:p>
        </w:tc>
        <w:tc>
          <w:tcPr>
            <w:tcW w:w="1134" w:type="dxa"/>
            <w:noWrap/>
            <w:vAlign w:val="center"/>
            <w:hideMark/>
            <w:tcPrChange w:id="3276" w:author="WANG" w:date="2014-01-07T07:33:00Z">
              <w:tcPr>
                <w:tcW w:w="1134" w:type="dxa"/>
                <w:noWrap/>
                <w:hideMark/>
              </w:tcPr>
            </w:tcPrChange>
          </w:tcPr>
          <w:p w:rsidR="001C680C" w:rsidRDefault="001C680C">
            <w:pPr>
              <w:widowControl/>
              <w:jc w:val="right"/>
              <w:cnfStyle w:val="000000000000"/>
              <w:rPr>
                <w:del w:id="3277" w:author="WANG" w:date="2014-01-15T07:59:00Z"/>
                <w:rFonts w:ascii="Times New Roman" w:eastAsia="Times New Roman" w:hAnsi="Times New Roman" w:cs="Times New Roman"/>
                <w:b/>
                <w:bCs/>
                <w:color w:val="000000"/>
                <w:kern w:val="0"/>
                <w:sz w:val="18"/>
                <w:szCs w:val="18"/>
                <w:lang w:eastAsia="en-US"/>
              </w:rPr>
              <w:pPrChange w:id="3278" w:author="WANG" w:date="2014-01-07T07:33:00Z">
                <w:pPr>
                  <w:keepNext/>
                  <w:keepLines/>
                  <w:widowControl/>
                  <w:numPr>
                    <w:ilvl w:val="1"/>
                    <w:numId w:val="1"/>
                  </w:numPr>
                  <w:spacing w:before="260" w:after="260" w:line="416" w:lineRule="auto"/>
                  <w:ind w:left="576" w:hanging="576"/>
                  <w:jc w:val="left"/>
                  <w:outlineLvl w:val="1"/>
                  <w:cnfStyle w:val="000000000000"/>
                </w:pPr>
              </w:pPrChange>
            </w:pPr>
          </w:p>
        </w:tc>
        <w:tc>
          <w:tcPr>
            <w:tcW w:w="1134" w:type="dxa"/>
            <w:noWrap/>
            <w:vAlign w:val="center"/>
            <w:hideMark/>
            <w:tcPrChange w:id="3279" w:author="WANG" w:date="2014-01-07T07:33:00Z">
              <w:tcPr>
                <w:tcW w:w="1134" w:type="dxa"/>
                <w:noWrap/>
                <w:hideMark/>
              </w:tcPr>
            </w:tcPrChange>
          </w:tcPr>
          <w:p w:rsidR="001C680C" w:rsidRDefault="001C680C">
            <w:pPr>
              <w:widowControl/>
              <w:jc w:val="right"/>
              <w:cnfStyle w:val="000000000000"/>
              <w:rPr>
                <w:del w:id="3280" w:author="WANG" w:date="2014-01-15T07:59:00Z"/>
                <w:rFonts w:ascii="Times New Roman" w:eastAsia="Times New Roman" w:hAnsi="Times New Roman" w:cs="Times New Roman"/>
                <w:b/>
                <w:bCs/>
                <w:color w:val="000000"/>
                <w:kern w:val="0"/>
                <w:sz w:val="18"/>
                <w:szCs w:val="18"/>
                <w:lang w:eastAsia="en-US"/>
              </w:rPr>
              <w:pPrChange w:id="3281" w:author="WANG" w:date="2014-01-07T07:33:00Z">
                <w:pPr>
                  <w:keepNext/>
                  <w:keepLines/>
                  <w:widowControl/>
                  <w:numPr>
                    <w:ilvl w:val="1"/>
                    <w:numId w:val="1"/>
                  </w:numPr>
                  <w:spacing w:before="260" w:after="260" w:line="416" w:lineRule="auto"/>
                  <w:ind w:left="576" w:hanging="576"/>
                  <w:jc w:val="left"/>
                  <w:outlineLvl w:val="1"/>
                  <w:cnfStyle w:val="000000000000"/>
                </w:pPr>
              </w:pPrChange>
            </w:pPr>
          </w:p>
        </w:tc>
        <w:tc>
          <w:tcPr>
            <w:tcW w:w="1134" w:type="dxa"/>
            <w:noWrap/>
            <w:vAlign w:val="center"/>
            <w:hideMark/>
            <w:tcPrChange w:id="3282" w:author="WANG" w:date="2014-01-07T07:33:00Z">
              <w:tcPr>
                <w:tcW w:w="1134" w:type="dxa"/>
                <w:noWrap/>
                <w:hideMark/>
              </w:tcPr>
            </w:tcPrChange>
          </w:tcPr>
          <w:p w:rsidR="001C680C" w:rsidRDefault="001C680C">
            <w:pPr>
              <w:widowControl/>
              <w:jc w:val="right"/>
              <w:cnfStyle w:val="000000000000"/>
              <w:rPr>
                <w:del w:id="3283" w:author="WANG" w:date="2014-01-15T07:59:00Z"/>
                <w:rFonts w:ascii="Times New Roman" w:eastAsia="Times New Roman" w:hAnsi="Times New Roman" w:cs="Times New Roman"/>
                <w:b/>
                <w:bCs/>
                <w:color w:val="000000"/>
                <w:kern w:val="0"/>
                <w:sz w:val="18"/>
                <w:szCs w:val="18"/>
                <w:lang w:eastAsia="en-US"/>
              </w:rPr>
              <w:pPrChange w:id="3284" w:author="WANG" w:date="2014-01-07T07:33:00Z">
                <w:pPr>
                  <w:keepNext/>
                  <w:keepLines/>
                  <w:widowControl/>
                  <w:numPr>
                    <w:ilvl w:val="1"/>
                    <w:numId w:val="1"/>
                  </w:numPr>
                  <w:spacing w:before="260" w:after="260" w:line="416" w:lineRule="auto"/>
                  <w:ind w:left="576" w:hanging="576"/>
                  <w:jc w:val="left"/>
                  <w:outlineLvl w:val="1"/>
                  <w:cnfStyle w:val="000000000000"/>
                </w:pPr>
              </w:pPrChange>
            </w:pPr>
          </w:p>
        </w:tc>
      </w:tr>
      <w:tr w:rsidR="006A4593" w:rsidRPr="00DF564E" w:rsidDel="009033F3" w:rsidTr="00A76DBE">
        <w:trPr>
          <w:trHeight w:val="300"/>
          <w:del w:id="3285" w:author="WANG" w:date="2014-01-15T07:59:00Z"/>
          <w:trPrChange w:id="3286" w:author="WANG" w:date="2014-01-07T07:33:00Z">
            <w:trPr>
              <w:trHeight w:val="300"/>
            </w:trPr>
          </w:trPrChange>
        </w:trPr>
        <w:tc>
          <w:tcPr>
            <w:cnfStyle w:val="001000000000"/>
            <w:tcW w:w="1135" w:type="dxa"/>
            <w:noWrap/>
            <w:vAlign w:val="center"/>
            <w:hideMark/>
            <w:tcPrChange w:id="3287" w:author="WANG" w:date="2014-01-07T07:33:00Z">
              <w:tcPr>
                <w:tcW w:w="1135" w:type="dxa"/>
                <w:noWrap/>
                <w:hideMark/>
              </w:tcPr>
            </w:tcPrChange>
          </w:tcPr>
          <w:p w:rsidR="001C680C" w:rsidRDefault="00A05FF3">
            <w:pPr>
              <w:widowControl/>
              <w:rPr>
                <w:del w:id="3288" w:author="WANG" w:date="2014-01-15T07:59:00Z"/>
                <w:rFonts w:ascii="Times New Roman" w:eastAsia="Times New Roman" w:hAnsi="Times New Roman" w:cs="Times New Roman"/>
                <w:b w:val="0"/>
                <w:bCs w:val="0"/>
                <w:color w:val="000000"/>
                <w:kern w:val="0"/>
                <w:sz w:val="18"/>
                <w:szCs w:val="18"/>
                <w:lang w:eastAsia="en-US"/>
              </w:rPr>
              <w:pPrChange w:id="3289" w:author="WANG" w:date="2014-01-07T07:32:00Z">
                <w:pPr>
                  <w:widowControl/>
                  <w:jc w:val="left"/>
                </w:pPr>
              </w:pPrChange>
            </w:pPr>
            <w:del w:id="3290" w:author="WANG" w:date="2014-01-15T07:59:00Z">
              <w:r w:rsidRPr="00DF564E" w:rsidDel="009033F3">
                <w:rPr>
                  <w:rFonts w:ascii="Times New Roman" w:eastAsia="Times New Roman" w:hAnsi="Times New Roman" w:cs="Times New Roman"/>
                  <w:color w:val="000000"/>
                  <w:kern w:val="0"/>
                  <w:sz w:val="18"/>
                  <w:szCs w:val="18"/>
                  <w:lang w:eastAsia="en-US"/>
                </w:rPr>
                <w:delText>02:00-05:59</w:delText>
              </w:r>
            </w:del>
          </w:p>
        </w:tc>
        <w:tc>
          <w:tcPr>
            <w:tcW w:w="1172" w:type="dxa"/>
            <w:noWrap/>
            <w:vAlign w:val="center"/>
            <w:hideMark/>
            <w:tcPrChange w:id="3291" w:author="WANG" w:date="2014-01-07T07:33:00Z">
              <w:tcPr>
                <w:tcW w:w="1172" w:type="dxa"/>
                <w:noWrap/>
                <w:hideMark/>
              </w:tcPr>
            </w:tcPrChange>
          </w:tcPr>
          <w:p w:rsidR="00314B7D" w:rsidDel="009033F3" w:rsidRDefault="00A05FF3">
            <w:pPr>
              <w:widowControl/>
              <w:jc w:val="right"/>
              <w:cnfStyle w:val="000000000000"/>
              <w:rPr>
                <w:del w:id="3292" w:author="WANG" w:date="2014-01-15T07:59:00Z"/>
                <w:rFonts w:ascii="Times New Roman" w:eastAsia="Times New Roman" w:hAnsi="Times New Roman" w:cs="Times New Roman"/>
                <w:color w:val="000000"/>
                <w:kern w:val="0"/>
                <w:sz w:val="18"/>
                <w:szCs w:val="18"/>
                <w:lang w:eastAsia="en-US"/>
              </w:rPr>
            </w:pPr>
            <w:del w:id="3293" w:author="WANG" w:date="2014-01-15T07:59:00Z">
              <w:r w:rsidRPr="00DF564E" w:rsidDel="009033F3">
                <w:rPr>
                  <w:rFonts w:ascii="Times New Roman" w:eastAsia="Times New Roman" w:hAnsi="Times New Roman" w:cs="Times New Roman"/>
                  <w:color w:val="000000"/>
                  <w:kern w:val="0"/>
                  <w:sz w:val="18"/>
                  <w:szCs w:val="18"/>
                  <w:lang w:eastAsia="en-US"/>
                </w:rPr>
                <w:delText>0.99</w:delText>
              </w:r>
            </w:del>
          </w:p>
        </w:tc>
        <w:tc>
          <w:tcPr>
            <w:tcW w:w="1121" w:type="dxa"/>
            <w:noWrap/>
            <w:vAlign w:val="center"/>
            <w:hideMark/>
            <w:tcPrChange w:id="3294" w:author="WANG" w:date="2014-01-07T07:33:00Z">
              <w:tcPr>
                <w:tcW w:w="1121" w:type="dxa"/>
                <w:noWrap/>
                <w:hideMark/>
              </w:tcPr>
            </w:tcPrChange>
          </w:tcPr>
          <w:p w:rsidR="00314B7D" w:rsidDel="009033F3" w:rsidRDefault="00A05FF3">
            <w:pPr>
              <w:widowControl/>
              <w:jc w:val="right"/>
              <w:cnfStyle w:val="000000000000"/>
              <w:rPr>
                <w:del w:id="3295" w:author="WANG" w:date="2014-01-15T07:59:00Z"/>
                <w:rFonts w:ascii="Times New Roman" w:eastAsia="Times New Roman" w:hAnsi="Times New Roman" w:cs="Times New Roman"/>
                <w:color w:val="000000"/>
                <w:kern w:val="0"/>
                <w:sz w:val="18"/>
                <w:szCs w:val="18"/>
                <w:lang w:eastAsia="en-US"/>
              </w:rPr>
            </w:pPr>
            <w:del w:id="3296" w:author="WANG" w:date="2014-01-15T07:59:00Z">
              <w:r w:rsidRPr="00DF564E" w:rsidDel="009033F3">
                <w:rPr>
                  <w:rFonts w:ascii="Times New Roman" w:eastAsia="Times New Roman" w:hAnsi="Times New Roman" w:cs="Times New Roman"/>
                  <w:color w:val="000000"/>
                  <w:kern w:val="0"/>
                  <w:sz w:val="18"/>
                  <w:szCs w:val="18"/>
                  <w:lang w:eastAsia="en-US"/>
                </w:rPr>
                <w:delText>1</w:delText>
              </w:r>
            </w:del>
          </w:p>
        </w:tc>
        <w:tc>
          <w:tcPr>
            <w:tcW w:w="1134" w:type="dxa"/>
            <w:noWrap/>
            <w:vAlign w:val="center"/>
            <w:hideMark/>
            <w:tcPrChange w:id="3297" w:author="WANG" w:date="2014-01-07T07:33:00Z">
              <w:tcPr>
                <w:tcW w:w="1134" w:type="dxa"/>
                <w:noWrap/>
                <w:hideMark/>
              </w:tcPr>
            </w:tcPrChange>
          </w:tcPr>
          <w:p w:rsidR="001C680C" w:rsidRDefault="001C680C">
            <w:pPr>
              <w:widowControl/>
              <w:jc w:val="right"/>
              <w:cnfStyle w:val="000000000000"/>
              <w:rPr>
                <w:del w:id="3298" w:author="WANG" w:date="2014-01-15T07:59:00Z"/>
                <w:rFonts w:ascii="Times New Roman" w:eastAsia="Times New Roman" w:hAnsi="Times New Roman" w:cs="Times New Roman"/>
                <w:b/>
                <w:bCs/>
                <w:color w:val="000000"/>
                <w:kern w:val="0"/>
                <w:sz w:val="18"/>
                <w:szCs w:val="18"/>
                <w:lang w:eastAsia="en-US"/>
              </w:rPr>
              <w:pPrChange w:id="3299" w:author="WANG" w:date="2014-01-07T07:33:00Z">
                <w:pPr>
                  <w:keepNext/>
                  <w:keepLines/>
                  <w:widowControl/>
                  <w:numPr>
                    <w:ilvl w:val="1"/>
                    <w:numId w:val="1"/>
                  </w:numPr>
                  <w:spacing w:before="260" w:after="260" w:line="416" w:lineRule="auto"/>
                  <w:ind w:left="576" w:hanging="576"/>
                  <w:jc w:val="left"/>
                  <w:outlineLvl w:val="1"/>
                  <w:cnfStyle w:val="000000000000"/>
                </w:pPr>
              </w:pPrChange>
            </w:pPr>
          </w:p>
        </w:tc>
        <w:tc>
          <w:tcPr>
            <w:tcW w:w="1134" w:type="dxa"/>
            <w:noWrap/>
            <w:vAlign w:val="center"/>
            <w:hideMark/>
            <w:tcPrChange w:id="3300" w:author="WANG" w:date="2014-01-07T07:33:00Z">
              <w:tcPr>
                <w:tcW w:w="1134" w:type="dxa"/>
                <w:noWrap/>
                <w:hideMark/>
              </w:tcPr>
            </w:tcPrChange>
          </w:tcPr>
          <w:p w:rsidR="001C680C" w:rsidRDefault="001C680C">
            <w:pPr>
              <w:widowControl/>
              <w:jc w:val="right"/>
              <w:cnfStyle w:val="000000000000"/>
              <w:rPr>
                <w:del w:id="3301" w:author="WANG" w:date="2014-01-15T07:59:00Z"/>
                <w:rFonts w:ascii="Times New Roman" w:eastAsia="Times New Roman" w:hAnsi="Times New Roman" w:cs="Times New Roman"/>
                <w:b/>
                <w:bCs/>
                <w:color w:val="000000"/>
                <w:kern w:val="0"/>
                <w:sz w:val="18"/>
                <w:szCs w:val="18"/>
                <w:lang w:eastAsia="en-US"/>
              </w:rPr>
              <w:pPrChange w:id="3302" w:author="WANG" w:date="2014-01-07T07:33:00Z">
                <w:pPr>
                  <w:keepNext/>
                  <w:keepLines/>
                  <w:widowControl/>
                  <w:numPr>
                    <w:ilvl w:val="1"/>
                    <w:numId w:val="1"/>
                  </w:numPr>
                  <w:spacing w:before="260" w:after="260" w:line="416" w:lineRule="auto"/>
                  <w:ind w:left="576" w:hanging="576"/>
                  <w:jc w:val="left"/>
                  <w:outlineLvl w:val="1"/>
                  <w:cnfStyle w:val="000000000000"/>
                </w:pPr>
              </w:pPrChange>
            </w:pPr>
          </w:p>
        </w:tc>
        <w:tc>
          <w:tcPr>
            <w:tcW w:w="1134" w:type="dxa"/>
            <w:noWrap/>
            <w:vAlign w:val="center"/>
            <w:hideMark/>
            <w:tcPrChange w:id="3303" w:author="WANG" w:date="2014-01-07T07:33:00Z">
              <w:tcPr>
                <w:tcW w:w="1134" w:type="dxa"/>
                <w:noWrap/>
                <w:hideMark/>
              </w:tcPr>
            </w:tcPrChange>
          </w:tcPr>
          <w:p w:rsidR="001C680C" w:rsidRDefault="001C680C">
            <w:pPr>
              <w:widowControl/>
              <w:jc w:val="right"/>
              <w:cnfStyle w:val="000000000000"/>
              <w:rPr>
                <w:del w:id="3304" w:author="WANG" w:date="2014-01-15T07:59:00Z"/>
                <w:rFonts w:ascii="Times New Roman" w:eastAsia="Times New Roman" w:hAnsi="Times New Roman" w:cs="Times New Roman"/>
                <w:b/>
                <w:bCs/>
                <w:color w:val="000000"/>
                <w:kern w:val="0"/>
                <w:sz w:val="18"/>
                <w:szCs w:val="18"/>
                <w:lang w:eastAsia="en-US"/>
              </w:rPr>
              <w:pPrChange w:id="3305" w:author="WANG" w:date="2014-01-07T07:33:00Z">
                <w:pPr>
                  <w:keepNext/>
                  <w:keepLines/>
                  <w:widowControl/>
                  <w:numPr>
                    <w:ilvl w:val="1"/>
                    <w:numId w:val="1"/>
                  </w:numPr>
                  <w:spacing w:before="260" w:after="260" w:line="416" w:lineRule="auto"/>
                  <w:ind w:left="576" w:hanging="576"/>
                  <w:jc w:val="left"/>
                  <w:outlineLvl w:val="1"/>
                  <w:cnfStyle w:val="000000000000"/>
                </w:pPr>
              </w:pPrChange>
            </w:pPr>
          </w:p>
        </w:tc>
        <w:tc>
          <w:tcPr>
            <w:tcW w:w="1134" w:type="dxa"/>
            <w:noWrap/>
            <w:vAlign w:val="center"/>
            <w:hideMark/>
            <w:tcPrChange w:id="3306" w:author="WANG" w:date="2014-01-07T07:33:00Z">
              <w:tcPr>
                <w:tcW w:w="1134" w:type="dxa"/>
                <w:noWrap/>
                <w:hideMark/>
              </w:tcPr>
            </w:tcPrChange>
          </w:tcPr>
          <w:p w:rsidR="001C680C" w:rsidRDefault="001C680C">
            <w:pPr>
              <w:widowControl/>
              <w:jc w:val="right"/>
              <w:cnfStyle w:val="000000000000"/>
              <w:rPr>
                <w:del w:id="3307" w:author="WANG" w:date="2014-01-15T07:59:00Z"/>
                <w:rFonts w:ascii="Times New Roman" w:eastAsia="Times New Roman" w:hAnsi="Times New Roman" w:cs="Times New Roman"/>
                <w:b/>
                <w:bCs/>
                <w:color w:val="000000"/>
                <w:kern w:val="0"/>
                <w:sz w:val="18"/>
                <w:szCs w:val="18"/>
                <w:lang w:eastAsia="en-US"/>
              </w:rPr>
              <w:pPrChange w:id="3308" w:author="WANG" w:date="2014-01-07T07:33:00Z">
                <w:pPr>
                  <w:keepNext/>
                  <w:keepLines/>
                  <w:widowControl/>
                  <w:numPr>
                    <w:ilvl w:val="1"/>
                    <w:numId w:val="1"/>
                  </w:numPr>
                  <w:spacing w:before="260" w:after="260" w:line="416" w:lineRule="auto"/>
                  <w:ind w:left="576" w:hanging="576"/>
                  <w:jc w:val="left"/>
                  <w:outlineLvl w:val="1"/>
                  <w:cnfStyle w:val="000000000000"/>
                </w:pPr>
              </w:pPrChange>
            </w:pPr>
          </w:p>
        </w:tc>
      </w:tr>
      <w:tr w:rsidR="006A4593" w:rsidRPr="00DF564E" w:rsidDel="009033F3" w:rsidTr="00A76DBE">
        <w:trPr>
          <w:trHeight w:val="300"/>
          <w:del w:id="3309" w:author="WANG" w:date="2014-01-15T07:59:00Z"/>
          <w:trPrChange w:id="3310" w:author="WANG" w:date="2014-01-07T07:33:00Z">
            <w:trPr>
              <w:trHeight w:val="300"/>
            </w:trPr>
          </w:trPrChange>
        </w:trPr>
        <w:tc>
          <w:tcPr>
            <w:cnfStyle w:val="001000000000"/>
            <w:tcW w:w="1135" w:type="dxa"/>
            <w:noWrap/>
            <w:vAlign w:val="center"/>
            <w:hideMark/>
            <w:tcPrChange w:id="3311" w:author="WANG" w:date="2014-01-07T07:33:00Z">
              <w:tcPr>
                <w:tcW w:w="1135" w:type="dxa"/>
                <w:noWrap/>
                <w:hideMark/>
              </w:tcPr>
            </w:tcPrChange>
          </w:tcPr>
          <w:p w:rsidR="001C680C" w:rsidRDefault="00A05FF3">
            <w:pPr>
              <w:widowControl/>
              <w:rPr>
                <w:del w:id="3312" w:author="WANG" w:date="2014-01-15T07:59:00Z"/>
                <w:rFonts w:ascii="Times New Roman" w:eastAsia="Times New Roman" w:hAnsi="Times New Roman" w:cs="Times New Roman"/>
                <w:b w:val="0"/>
                <w:bCs w:val="0"/>
                <w:color w:val="000000"/>
                <w:kern w:val="0"/>
                <w:sz w:val="18"/>
                <w:szCs w:val="18"/>
                <w:lang w:eastAsia="en-US"/>
              </w:rPr>
              <w:pPrChange w:id="3313" w:author="WANG" w:date="2014-01-07T07:32:00Z">
                <w:pPr>
                  <w:widowControl/>
                  <w:jc w:val="left"/>
                </w:pPr>
              </w:pPrChange>
            </w:pPr>
            <w:del w:id="3314" w:author="WANG" w:date="2014-01-15T07:59:00Z">
              <w:r w:rsidRPr="00DF564E" w:rsidDel="009033F3">
                <w:rPr>
                  <w:rFonts w:ascii="Times New Roman" w:eastAsia="Times New Roman" w:hAnsi="Times New Roman" w:cs="Times New Roman"/>
                  <w:color w:val="000000"/>
                  <w:kern w:val="0"/>
                  <w:sz w:val="18"/>
                  <w:szCs w:val="18"/>
                  <w:lang w:eastAsia="en-US"/>
                </w:rPr>
                <w:lastRenderedPageBreak/>
                <w:delText>06:00-09:59</w:delText>
              </w:r>
            </w:del>
          </w:p>
        </w:tc>
        <w:tc>
          <w:tcPr>
            <w:tcW w:w="1172" w:type="dxa"/>
            <w:noWrap/>
            <w:vAlign w:val="center"/>
            <w:hideMark/>
            <w:tcPrChange w:id="3315" w:author="WANG" w:date="2014-01-07T07:33:00Z">
              <w:tcPr>
                <w:tcW w:w="1172" w:type="dxa"/>
                <w:noWrap/>
                <w:hideMark/>
              </w:tcPr>
            </w:tcPrChange>
          </w:tcPr>
          <w:p w:rsidR="00314B7D" w:rsidDel="009033F3" w:rsidRDefault="00A05FF3">
            <w:pPr>
              <w:widowControl/>
              <w:jc w:val="right"/>
              <w:cnfStyle w:val="000000000000"/>
              <w:rPr>
                <w:del w:id="3316" w:author="WANG" w:date="2014-01-15T07:59:00Z"/>
                <w:rFonts w:ascii="Times New Roman" w:eastAsia="Times New Roman" w:hAnsi="Times New Roman" w:cs="Times New Roman"/>
                <w:color w:val="000000"/>
                <w:kern w:val="0"/>
                <w:sz w:val="18"/>
                <w:szCs w:val="18"/>
                <w:lang w:eastAsia="en-US"/>
              </w:rPr>
            </w:pPr>
            <w:del w:id="3317" w:author="WANG" w:date="2014-01-15T07:59:00Z">
              <w:r w:rsidRPr="00DF564E" w:rsidDel="009033F3">
                <w:rPr>
                  <w:rFonts w:ascii="Times New Roman" w:eastAsia="Times New Roman" w:hAnsi="Times New Roman" w:cs="Times New Roman"/>
                  <w:color w:val="000000"/>
                  <w:kern w:val="0"/>
                  <w:sz w:val="18"/>
                  <w:szCs w:val="18"/>
                  <w:lang w:eastAsia="en-US"/>
                </w:rPr>
                <w:delText>0.95</w:delText>
              </w:r>
            </w:del>
          </w:p>
        </w:tc>
        <w:tc>
          <w:tcPr>
            <w:tcW w:w="1121" w:type="dxa"/>
            <w:noWrap/>
            <w:vAlign w:val="center"/>
            <w:hideMark/>
            <w:tcPrChange w:id="3318" w:author="WANG" w:date="2014-01-07T07:33:00Z">
              <w:tcPr>
                <w:tcW w:w="1121" w:type="dxa"/>
                <w:noWrap/>
                <w:hideMark/>
              </w:tcPr>
            </w:tcPrChange>
          </w:tcPr>
          <w:p w:rsidR="00314B7D" w:rsidDel="009033F3" w:rsidRDefault="00A05FF3">
            <w:pPr>
              <w:widowControl/>
              <w:jc w:val="right"/>
              <w:cnfStyle w:val="000000000000"/>
              <w:rPr>
                <w:del w:id="3319" w:author="WANG" w:date="2014-01-15T07:59:00Z"/>
                <w:rFonts w:ascii="Times New Roman" w:eastAsia="Times New Roman" w:hAnsi="Times New Roman" w:cs="Times New Roman"/>
                <w:color w:val="000000"/>
                <w:kern w:val="0"/>
                <w:sz w:val="18"/>
                <w:szCs w:val="18"/>
                <w:lang w:eastAsia="en-US"/>
              </w:rPr>
            </w:pPr>
            <w:del w:id="3320" w:author="WANG" w:date="2014-01-15T07:59:00Z">
              <w:r w:rsidRPr="00DF564E" w:rsidDel="009033F3">
                <w:rPr>
                  <w:rFonts w:ascii="Times New Roman" w:eastAsia="Times New Roman" w:hAnsi="Times New Roman" w:cs="Times New Roman"/>
                  <w:color w:val="000000"/>
                  <w:kern w:val="0"/>
                  <w:sz w:val="18"/>
                  <w:szCs w:val="18"/>
                  <w:lang w:eastAsia="en-US"/>
                </w:rPr>
                <w:delText>0.9</w:delText>
              </w:r>
              <w:r w:rsidR="00D60211" w:rsidRPr="00DF564E" w:rsidDel="009033F3">
                <w:rPr>
                  <w:rFonts w:ascii="Times New Roman" w:eastAsia="Times New Roman" w:hAnsi="Times New Roman" w:cs="Times New Roman"/>
                  <w:color w:val="000000"/>
                  <w:kern w:val="0"/>
                  <w:sz w:val="18"/>
                  <w:szCs w:val="18"/>
                  <w:lang w:eastAsia="en-US"/>
                </w:rPr>
                <w:delText>3</w:delText>
              </w:r>
            </w:del>
          </w:p>
        </w:tc>
        <w:tc>
          <w:tcPr>
            <w:tcW w:w="1134" w:type="dxa"/>
            <w:noWrap/>
            <w:vAlign w:val="center"/>
            <w:hideMark/>
            <w:tcPrChange w:id="3321" w:author="WANG" w:date="2014-01-07T07:33:00Z">
              <w:tcPr>
                <w:tcW w:w="1134" w:type="dxa"/>
                <w:noWrap/>
                <w:hideMark/>
              </w:tcPr>
            </w:tcPrChange>
          </w:tcPr>
          <w:p w:rsidR="00314B7D" w:rsidDel="009033F3" w:rsidRDefault="00A05FF3">
            <w:pPr>
              <w:widowControl/>
              <w:jc w:val="right"/>
              <w:cnfStyle w:val="000000000000"/>
              <w:rPr>
                <w:del w:id="3322" w:author="WANG" w:date="2014-01-15T07:59:00Z"/>
                <w:rFonts w:ascii="Times New Roman" w:eastAsia="Times New Roman" w:hAnsi="Times New Roman" w:cs="Times New Roman"/>
                <w:color w:val="000000"/>
                <w:kern w:val="0"/>
                <w:sz w:val="18"/>
                <w:szCs w:val="18"/>
                <w:lang w:eastAsia="en-US"/>
              </w:rPr>
            </w:pPr>
            <w:del w:id="3323" w:author="WANG" w:date="2014-01-15T07:59:00Z">
              <w:r w:rsidRPr="00DF564E" w:rsidDel="009033F3">
                <w:rPr>
                  <w:rFonts w:ascii="Times New Roman" w:eastAsia="Times New Roman" w:hAnsi="Times New Roman" w:cs="Times New Roman"/>
                  <w:color w:val="000000"/>
                  <w:kern w:val="0"/>
                  <w:sz w:val="18"/>
                  <w:szCs w:val="18"/>
                  <w:lang w:eastAsia="en-US"/>
                </w:rPr>
                <w:delText>1</w:delText>
              </w:r>
            </w:del>
          </w:p>
        </w:tc>
        <w:tc>
          <w:tcPr>
            <w:tcW w:w="1134" w:type="dxa"/>
            <w:noWrap/>
            <w:vAlign w:val="center"/>
            <w:hideMark/>
            <w:tcPrChange w:id="3324" w:author="WANG" w:date="2014-01-07T07:33:00Z">
              <w:tcPr>
                <w:tcW w:w="1134" w:type="dxa"/>
                <w:noWrap/>
                <w:hideMark/>
              </w:tcPr>
            </w:tcPrChange>
          </w:tcPr>
          <w:p w:rsidR="001C680C" w:rsidRDefault="001C680C">
            <w:pPr>
              <w:widowControl/>
              <w:jc w:val="right"/>
              <w:cnfStyle w:val="000000000000"/>
              <w:rPr>
                <w:del w:id="3325" w:author="WANG" w:date="2014-01-15T07:59:00Z"/>
                <w:rFonts w:ascii="Times New Roman" w:eastAsia="Times New Roman" w:hAnsi="Times New Roman" w:cs="Times New Roman"/>
                <w:b/>
                <w:bCs/>
                <w:color w:val="000000"/>
                <w:kern w:val="0"/>
                <w:sz w:val="18"/>
                <w:szCs w:val="18"/>
                <w:lang w:eastAsia="en-US"/>
              </w:rPr>
              <w:pPrChange w:id="3326" w:author="WANG" w:date="2014-01-07T07:33:00Z">
                <w:pPr>
                  <w:keepNext/>
                  <w:keepLines/>
                  <w:widowControl/>
                  <w:numPr>
                    <w:ilvl w:val="1"/>
                    <w:numId w:val="1"/>
                  </w:numPr>
                  <w:spacing w:before="260" w:after="260" w:line="416" w:lineRule="auto"/>
                  <w:ind w:left="576" w:hanging="576"/>
                  <w:jc w:val="left"/>
                  <w:outlineLvl w:val="1"/>
                  <w:cnfStyle w:val="000000000000"/>
                </w:pPr>
              </w:pPrChange>
            </w:pPr>
          </w:p>
        </w:tc>
        <w:tc>
          <w:tcPr>
            <w:tcW w:w="1134" w:type="dxa"/>
            <w:noWrap/>
            <w:vAlign w:val="center"/>
            <w:hideMark/>
            <w:tcPrChange w:id="3327" w:author="WANG" w:date="2014-01-07T07:33:00Z">
              <w:tcPr>
                <w:tcW w:w="1134" w:type="dxa"/>
                <w:noWrap/>
                <w:hideMark/>
              </w:tcPr>
            </w:tcPrChange>
          </w:tcPr>
          <w:p w:rsidR="001C680C" w:rsidRDefault="001C680C">
            <w:pPr>
              <w:widowControl/>
              <w:jc w:val="right"/>
              <w:cnfStyle w:val="000000000000"/>
              <w:rPr>
                <w:del w:id="3328" w:author="WANG" w:date="2014-01-15T07:59:00Z"/>
                <w:rFonts w:ascii="Times New Roman" w:eastAsia="Times New Roman" w:hAnsi="Times New Roman" w:cs="Times New Roman"/>
                <w:b/>
                <w:bCs/>
                <w:color w:val="000000"/>
                <w:kern w:val="0"/>
                <w:sz w:val="18"/>
                <w:szCs w:val="18"/>
                <w:lang w:eastAsia="en-US"/>
              </w:rPr>
              <w:pPrChange w:id="3329" w:author="WANG" w:date="2014-01-07T07:33:00Z">
                <w:pPr>
                  <w:keepNext/>
                  <w:keepLines/>
                  <w:widowControl/>
                  <w:numPr>
                    <w:ilvl w:val="1"/>
                    <w:numId w:val="1"/>
                  </w:numPr>
                  <w:spacing w:before="260" w:after="260" w:line="416" w:lineRule="auto"/>
                  <w:ind w:left="576" w:hanging="576"/>
                  <w:jc w:val="left"/>
                  <w:outlineLvl w:val="1"/>
                  <w:cnfStyle w:val="000000000000"/>
                </w:pPr>
              </w:pPrChange>
            </w:pPr>
          </w:p>
        </w:tc>
        <w:tc>
          <w:tcPr>
            <w:tcW w:w="1134" w:type="dxa"/>
            <w:noWrap/>
            <w:vAlign w:val="center"/>
            <w:hideMark/>
            <w:tcPrChange w:id="3330" w:author="WANG" w:date="2014-01-07T07:33:00Z">
              <w:tcPr>
                <w:tcW w:w="1134" w:type="dxa"/>
                <w:noWrap/>
                <w:hideMark/>
              </w:tcPr>
            </w:tcPrChange>
          </w:tcPr>
          <w:p w:rsidR="001C680C" w:rsidRDefault="001C680C">
            <w:pPr>
              <w:widowControl/>
              <w:jc w:val="right"/>
              <w:cnfStyle w:val="000000000000"/>
              <w:rPr>
                <w:del w:id="3331" w:author="WANG" w:date="2014-01-15T07:59:00Z"/>
                <w:rFonts w:ascii="Times New Roman" w:eastAsia="Times New Roman" w:hAnsi="Times New Roman" w:cs="Times New Roman"/>
                <w:b/>
                <w:bCs/>
                <w:color w:val="000000"/>
                <w:kern w:val="0"/>
                <w:sz w:val="18"/>
                <w:szCs w:val="18"/>
                <w:lang w:eastAsia="en-US"/>
              </w:rPr>
              <w:pPrChange w:id="3332" w:author="WANG" w:date="2014-01-07T07:33:00Z">
                <w:pPr>
                  <w:keepNext/>
                  <w:keepLines/>
                  <w:widowControl/>
                  <w:numPr>
                    <w:ilvl w:val="1"/>
                    <w:numId w:val="1"/>
                  </w:numPr>
                  <w:spacing w:before="260" w:after="260" w:line="416" w:lineRule="auto"/>
                  <w:ind w:left="576" w:hanging="576"/>
                  <w:jc w:val="left"/>
                  <w:outlineLvl w:val="1"/>
                  <w:cnfStyle w:val="000000000000"/>
                </w:pPr>
              </w:pPrChange>
            </w:pPr>
          </w:p>
        </w:tc>
      </w:tr>
      <w:tr w:rsidR="006A4593" w:rsidRPr="00DF564E" w:rsidDel="009033F3" w:rsidTr="00A76DBE">
        <w:trPr>
          <w:trHeight w:val="300"/>
          <w:del w:id="3333" w:author="WANG" w:date="2014-01-15T07:59:00Z"/>
          <w:trPrChange w:id="3334" w:author="WANG" w:date="2014-01-07T07:33:00Z">
            <w:trPr>
              <w:trHeight w:val="300"/>
            </w:trPr>
          </w:trPrChange>
        </w:trPr>
        <w:tc>
          <w:tcPr>
            <w:cnfStyle w:val="001000000000"/>
            <w:tcW w:w="1135" w:type="dxa"/>
            <w:noWrap/>
            <w:vAlign w:val="center"/>
            <w:hideMark/>
            <w:tcPrChange w:id="3335" w:author="WANG" w:date="2014-01-07T07:33:00Z">
              <w:tcPr>
                <w:tcW w:w="1135" w:type="dxa"/>
                <w:noWrap/>
                <w:hideMark/>
              </w:tcPr>
            </w:tcPrChange>
          </w:tcPr>
          <w:p w:rsidR="001C680C" w:rsidRDefault="00A05FF3">
            <w:pPr>
              <w:widowControl/>
              <w:rPr>
                <w:del w:id="3336" w:author="WANG" w:date="2014-01-15T07:59:00Z"/>
                <w:rFonts w:ascii="Times New Roman" w:eastAsia="Times New Roman" w:hAnsi="Times New Roman" w:cs="Times New Roman"/>
                <w:b w:val="0"/>
                <w:bCs w:val="0"/>
                <w:color w:val="000000"/>
                <w:kern w:val="0"/>
                <w:sz w:val="18"/>
                <w:szCs w:val="18"/>
                <w:lang w:eastAsia="en-US"/>
              </w:rPr>
              <w:pPrChange w:id="3337" w:author="WANG" w:date="2014-01-07T07:32:00Z">
                <w:pPr>
                  <w:widowControl/>
                  <w:jc w:val="left"/>
                </w:pPr>
              </w:pPrChange>
            </w:pPr>
            <w:del w:id="3338" w:author="WANG" w:date="2014-01-15T07:59:00Z">
              <w:r w:rsidRPr="00DF564E" w:rsidDel="009033F3">
                <w:rPr>
                  <w:rFonts w:ascii="Times New Roman" w:eastAsia="Times New Roman" w:hAnsi="Times New Roman" w:cs="Times New Roman"/>
                  <w:color w:val="000000"/>
                  <w:kern w:val="0"/>
                  <w:sz w:val="18"/>
                  <w:szCs w:val="18"/>
                  <w:lang w:eastAsia="en-US"/>
                </w:rPr>
                <w:delText>10:00-13:59</w:delText>
              </w:r>
            </w:del>
          </w:p>
        </w:tc>
        <w:tc>
          <w:tcPr>
            <w:tcW w:w="1172" w:type="dxa"/>
            <w:noWrap/>
            <w:vAlign w:val="center"/>
            <w:hideMark/>
            <w:tcPrChange w:id="3339" w:author="WANG" w:date="2014-01-07T07:33:00Z">
              <w:tcPr>
                <w:tcW w:w="1172" w:type="dxa"/>
                <w:noWrap/>
                <w:hideMark/>
              </w:tcPr>
            </w:tcPrChange>
          </w:tcPr>
          <w:p w:rsidR="00314B7D" w:rsidDel="009033F3" w:rsidRDefault="00A05FF3">
            <w:pPr>
              <w:widowControl/>
              <w:jc w:val="right"/>
              <w:cnfStyle w:val="000000000000"/>
              <w:rPr>
                <w:del w:id="3340" w:author="WANG" w:date="2014-01-15T07:59:00Z"/>
                <w:rFonts w:ascii="Times New Roman" w:eastAsia="Times New Roman" w:hAnsi="Times New Roman" w:cs="Times New Roman"/>
                <w:color w:val="000000"/>
                <w:kern w:val="0"/>
                <w:sz w:val="18"/>
                <w:szCs w:val="18"/>
                <w:lang w:eastAsia="en-US"/>
              </w:rPr>
            </w:pPr>
            <w:del w:id="3341" w:author="WANG" w:date="2014-01-15T07:59:00Z">
              <w:r w:rsidRPr="00DF564E" w:rsidDel="009033F3">
                <w:rPr>
                  <w:rFonts w:ascii="Times New Roman" w:eastAsia="Times New Roman" w:hAnsi="Times New Roman" w:cs="Times New Roman"/>
                  <w:color w:val="000000"/>
                  <w:kern w:val="0"/>
                  <w:sz w:val="18"/>
                  <w:szCs w:val="18"/>
                  <w:lang w:eastAsia="en-US"/>
                </w:rPr>
                <w:delText>0.94</w:delText>
              </w:r>
            </w:del>
          </w:p>
        </w:tc>
        <w:tc>
          <w:tcPr>
            <w:tcW w:w="1121" w:type="dxa"/>
            <w:noWrap/>
            <w:vAlign w:val="center"/>
            <w:hideMark/>
            <w:tcPrChange w:id="3342" w:author="WANG" w:date="2014-01-07T07:33:00Z">
              <w:tcPr>
                <w:tcW w:w="1121" w:type="dxa"/>
                <w:noWrap/>
                <w:hideMark/>
              </w:tcPr>
            </w:tcPrChange>
          </w:tcPr>
          <w:p w:rsidR="00314B7D" w:rsidDel="009033F3" w:rsidRDefault="00A05FF3">
            <w:pPr>
              <w:widowControl/>
              <w:jc w:val="right"/>
              <w:cnfStyle w:val="000000000000"/>
              <w:rPr>
                <w:del w:id="3343" w:author="WANG" w:date="2014-01-15T07:59:00Z"/>
                <w:rFonts w:ascii="Times New Roman" w:eastAsia="Times New Roman" w:hAnsi="Times New Roman" w:cs="Times New Roman"/>
                <w:color w:val="000000"/>
                <w:kern w:val="0"/>
                <w:sz w:val="18"/>
                <w:szCs w:val="18"/>
                <w:lang w:eastAsia="en-US"/>
              </w:rPr>
            </w:pPr>
            <w:del w:id="3344" w:author="WANG" w:date="2014-01-15T07:59:00Z">
              <w:r w:rsidRPr="00DF564E" w:rsidDel="009033F3">
                <w:rPr>
                  <w:rFonts w:ascii="Times New Roman" w:eastAsia="Times New Roman" w:hAnsi="Times New Roman" w:cs="Times New Roman"/>
                  <w:color w:val="000000"/>
                  <w:kern w:val="0"/>
                  <w:sz w:val="18"/>
                  <w:szCs w:val="18"/>
                  <w:lang w:eastAsia="en-US"/>
                </w:rPr>
                <w:delText>0.92</w:delText>
              </w:r>
            </w:del>
          </w:p>
        </w:tc>
        <w:tc>
          <w:tcPr>
            <w:tcW w:w="1134" w:type="dxa"/>
            <w:noWrap/>
            <w:vAlign w:val="center"/>
            <w:hideMark/>
            <w:tcPrChange w:id="3345" w:author="WANG" w:date="2014-01-07T07:33:00Z">
              <w:tcPr>
                <w:tcW w:w="1134" w:type="dxa"/>
                <w:noWrap/>
                <w:hideMark/>
              </w:tcPr>
            </w:tcPrChange>
          </w:tcPr>
          <w:p w:rsidR="00314B7D" w:rsidDel="009033F3" w:rsidRDefault="00A05FF3">
            <w:pPr>
              <w:widowControl/>
              <w:jc w:val="right"/>
              <w:cnfStyle w:val="000000000000"/>
              <w:rPr>
                <w:del w:id="3346" w:author="WANG" w:date="2014-01-15T07:59:00Z"/>
                <w:rFonts w:ascii="Times New Roman" w:eastAsia="Times New Roman" w:hAnsi="Times New Roman" w:cs="Times New Roman"/>
                <w:color w:val="000000"/>
                <w:kern w:val="0"/>
                <w:sz w:val="18"/>
                <w:szCs w:val="18"/>
                <w:lang w:eastAsia="en-US"/>
              </w:rPr>
            </w:pPr>
            <w:del w:id="3347" w:author="WANG" w:date="2014-01-15T07:59:00Z">
              <w:r w:rsidRPr="00DF564E" w:rsidDel="009033F3">
                <w:rPr>
                  <w:rFonts w:ascii="Times New Roman" w:eastAsia="Times New Roman" w:hAnsi="Times New Roman" w:cs="Times New Roman"/>
                  <w:color w:val="000000"/>
                  <w:kern w:val="0"/>
                  <w:sz w:val="18"/>
                  <w:szCs w:val="18"/>
                  <w:lang w:eastAsia="en-US"/>
                </w:rPr>
                <w:delText>0.99</w:delText>
              </w:r>
            </w:del>
          </w:p>
        </w:tc>
        <w:tc>
          <w:tcPr>
            <w:tcW w:w="1134" w:type="dxa"/>
            <w:noWrap/>
            <w:vAlign w:val="center"/>
            <w:hideMark/>
            <w:tcPrChange w:id="3348" w:author="WANG" w:date="2014-01-07T07:33:00Z">
              <w:tcPr>
                <w:tcW w:w="1134" w:type="dxa"/>
                <w:noWrap/>
                <w:hideMark/>
              </w:tcPr>
            </w:tcPrChange>
          </w:tcPr>
          <w:p w:rsidR="00314B7D" w:rsidDel="009033F3" w:rsidRDefault="00A05FF3">
            <w:pPr>
              <w:widowControl/>
              <w:jc w:val="right"/>
              <w:cnfStyle w:val="000000000000"/>
              <w:rPr>
                <w:del w:id="3349" w:author="WANG" w:date="2014-01-15T07:59:00Z"/>
                <w:rFonts w:ascii="Times New Roman" w:eastAsia="Times New Roman" w:hAnsi="Times New Roman" w:cs="Times New Roman"/>
                <w:color w:val="000000"/>
                <w:kern w:val="0"/>
                <w:sz w:val="18"/>
                <w:szCs w:val="18"/>
                <w:lang w:eastAsia="en-US"/>
              </w:rPr>
            </w:pPr>
            <w:del w:id="3350" w:author="WANG" w:date="2014-01-15T07:59:00Z">
              <w:r w:rsidRPr="00DF564E" w:rsidDel="009033F3">
                <w:rPr>
                  <w:rFonts w:ascii="Times New Roman" w:eastAsia="Times New Roman" w:hAnsi="Times New Roman" w:cs="Times New Roman"/>
                  <w:color w:val="000000"/>
                  <w:kern w:val="0"/>
                  <w:sz w:val="18"/>
                  <w:szCs w:val="18"/>
                  <w:lang w:eastAsia="en-US"/>
                </w:rPr>
                <w:delText>1</w:delText>
              </w:r>
            </w:del>
          </w:p>
        </w:tc>
        <w:tc>
          <w:tcPr>
            <w:tcW w:w="1134" w:type="dxa"/>
            <w:noWrap/>
            <w:vAlign w:val="center"/>
            <w:hideMark/>
            <w:tcPrChange w:id="3351" w:author="WANG" w:date="2014-01-07T07:33:00Z">
              <w:tcPr>
                <w:tcW w:w="1134" w:type="dxa"/>
                <w:noWrap/>
                <w:hideMark/>
              </w:tcPr>
            </w:tcPrChange>
          </w:tcPr>
          <w:p w:rsidR="001C680C" w:rsidRDefault="001C680C">
            <w:pPr>
              <w:widowControl/>
              <w:jc w:val="right"/>
              <w:cnfStyle w:val="000000000000"/>
              <w:rPr>
                <w:del w:id="3352" w:author="WANG" w:date="2014-01-15T07:59:00Z"/>
                <w:rFonts w:ascii="Times New Roman" w:eastAsia="Times New Roman" w:hAnsi="Times New Roman" w:cs="Times New Roman"/>
                <w:b/>
                <w:bCs/>
                <w:color w:val="000000"/>
                <w:kern w:val="0"/>
                <w:sz w:val="18"/>
                <w:szCs w:val="18"/>
                <w:lang w:eastAsia="en-US"/>
              </w:rPr>
              <w:pPrChange w:id="3353" w:author="WANG" w:date="2014-01-07T07:33:00Z">
                <w:pPr>
                  <w:keepNext/>
                  <w:keepLines/>
                  <w:widowControl/>
                  <w:numPr>
                    <w:ilvl w:val="1"/>
                    <w:numId w:val="1"/>
                  </w:numPr>
                  <w:spacing w:before="260" w:after="260" w:line="416" w:lineRule="auto"/>
                  <w:ind w:left="576" w:hanging="576"/>
                  <w:jc w:val="left"/>
                  <w:outlineLvl w:val="1"/>
                  <w:cnfStyle w:val="000000000000"/>
                </w:pPr>
              </w:pPrChange>
            </w:pPr>
          </w:p>
        </w:tc>
        <w:tc>
          <w:tcPr>
            <w:tcW w:w="1134" w:type="dxa"/>
            <w:noWrap/>
            <w:vAlign w:val="center"/>
            <w:hideMark/>
            <w:tcPrChange w:id="3354" w:author="WANG" w:date="2014-01-07T07:33:00Z">
              <w:tcPr>
                <w:tcW w:w="1134" w:type="dxa"/>
                <w:noWrap/>
                <w:hideMark/>
              </w:tcPr>
            </w:tcPrChange>
          </w:tcPr>
          <w:p w:rsidR="001C680C" w:rsidRDefault="001C680C">
            <w:pPr>
              <w:widowControl/>
              <w:jc w:val="right"/>
              <w:cnfStyle w:val="000000000000"/>
              <w:rPr>
                <w:del w:id="3355" w:author="WANG" w:date="2014-01-15T07:59:00Z"/>
                <w:rFonts w:ascii="Times New Roman" w:eastAsia="Times New Roman" w:hAnsi="Times New Roman" w:cs="Times New Roman"/>
                <w:b/>
                <w:bCs/>
                <w:color w:val="000000"/>
                <w:kern w:val="0"/>
                <w:sz w:val="18"/>
                <w:szCs w:val="18"/>
                <w:lang w:eastAsia="en-US"/>
              </w:rPr>
              <w:pPrChange w:id="3356" w:author="WANG" w:date="2014-01-07T07:33:00Z">
                <w:pPr>
                  <w:keepNext/>
                  <w:keepLines/>
                  <w:widowControl/>
                  <w:numPr>
                    <w:ilvl w:val="1"/>
                    <w:numId w:val="1"/>
                  </w:numPr>
                  <w:spacing w:before="260" w:after="260" w:line="416" w:lineRule="auto"/>
                  <w:ind w:left="576" w:hanging="576"/>
                  <w:jc w:val="left"/>
                  <w:outlineLvl w:val="1"/>
                  <w:cnfStyle w:val="000000000000"/>
                </w:pPr>
              </w:pPrChange>
            </w:pPr>
          </w:p>
        </w:tc>
      </w:tr>
      <w:tr w:rsidR="006A4593" w:rsidRPr="00DF564E" w:rsidDel="009033F3" w:rsidTr="00A76DBE">
        <w:trPr>
          <w:trHeight w:val="300"/>
          <w:del w:id="3357" w:author="WANG" w:date="2014-01-15T07:59:00Z"/>
          <w:trPrChange w:id="3358" w:author="WANG" w:date="2014-01-07T07:33:00Z">
            <w:trPr>
              <w:trHeight w:val="300"/>
            </w:trPr>
          </w:trPrChange>
        </w:trPr>
        <w:tc>
          <w:tcPr>
            <w:cnfStyle w:val="001000000000"/>
            <w:tcW w:w="1135" w:type="dxa"/>
            <w:noWrap/>
            <w:vAlign w:val="center"/>
            <w:hideMark/>
            <w:tcPrChange w:id="3359" w:author="WANG" w:date="2014-01-07T07:33:00Z">
              <w:tcPr>
                <w:tcW w:w="1135" w:type="dxa"/>
                <w:noWrap/>
                <w:hideMark/>
              </w:tcPr>
            </w:tcPrChange>
          </w:tcPr>
          <w:p w:rsidR="001C680C" w:rsidRDefault="00A05FF3">
            <w:pPr>
              <w:widowControl/>
              <w:rPr>
                <w:del w:id="3360" w:author="WANG" w:date="2014-01-15T07:59:00Z"/>
                <w:rFonts w:ascii="Times New Roman" w:eastAsia="Times New Roman" w:hAnsi="Times New Roman" w:cs="Times New Roman"/>
                <w:b w:val="0"/>
                <w:bCs w:val="0"/>
                <w:color w:val="000000"/>
                <w:kern w:val="0"/>
                <w:sz w:val="18"/>
                <w:szCs w:val="18"/>
                <w:lang w:eastAsia="en-US"/>
              </w:rPr>
              <w:pPrChange w:id="3361" w:author="WANG" w:date="2014-01-07T07:32:00Z">
                <w:pPr>
                  <w:widowControl/>
                  <w:jc w:val="left"/>
                </w:pPr>
              </w:pPrChange>
            </w:pPr>
            <w:del w:id="3362" w:author="WANG" w:date="2014-01-15T07:59:00Z">
              <w:r w:rsidRPr="00DF564E" w:rsidDel="009033F3">
                <w:rPr>
                  <w:rFonts w:ascii="Times New Roman" w:eastAsia="Times New Roman" w:hAnsi="Times New Roman" w:cs="Times New Roman"/>
                  <w:color w:val="000000"/>
                  <w:kern w:val="0"/>
                  <w:sz w:val="18"/>
                  <w:szCs w:val="18"/>
                  <w:lang w:eastAsia="en-US"/>
                </w:rPr>
                <w:delText>14:00-17:59</w:delText>
              </w:r>
            </w:del>
          </w:p>
        </w:tc>
        <w:tc>
          <w:tcPr>
            <w:tcW w:w="1172" w:type="dxa"/>
            <w:noWrap/>
            <w:vAlign w:val="center"/>
            <w:hideMark/>
            <w:tcPrChange w:id="3363" w:author="WANG" w:date="2014-01-07T07:33:00Z">
              <w:tcPr>
                <w:tcW w:w="1172" w:type="dxa"/>
                <w:noWrap/>
                <w:hideMark/>
              </w:tcPr>
            </w:tcPrChange>
          </w:tcPr>
          <w:p w:rsidR="00314B7D" w:rsidDel="009033F3" w:rsidRDefault="00A05FF3">
            <w:pPr>
              <w:widowControl/>
              <w:jc w:val="right"/>
              <w:cnfStyle w:val="000000000000"/>
              <w:rPr>
                <w:del w:id="3364" w:author="WANG" w:date="2014-01-15T07:59:00Z"/>
                <w:rFonts w:ascii="Times New Roman" w:eastAsia="Times New Roman" w:hAnsi="Times New Roman" w:cs="Times New Roman"/>
                <w:color w:val="000000"/>
                <w:kern w:val="0"/>
                <w:sz w:val="18"/>
                <w:szCs w:val="18"/>
                <w:lang w:eastAsia="en-US"/>
              </w:rPr>
            </w:pPr>
            <w:del w:id="3365" w:author="WANG" w:date="2014-01-15T07:59:00Z">
              <w:r w:rsidRPr="00DF564E" w:rsidDel="009033F3">
                <w:rPr>
                  <w:rFonts w:ascii="Times New Roman" w:eastAsia="Times New Roman" w:hAnsi="Times New Roman" w:cs="Times New Roman"/>
                  <w:color w:val="000000"/>
                  <w:kern w:val="0"/>
                  <w:sz w:val="18"/>
                  <w:szCs w:val="18"/>
                  <w:lang w:eastAsia="en-US"/>
                </w:rPr>
                <w:delText>0.96</w:delText>
              </w:r>
            </w:del>
          </w:p>
        </w:tc>
        <w:tc>
          <w:tcPr>
            <w:tcW w:w="1121" w:type="dxa"/>
            <w:noWrap/>
            <w:vAlign w:val="center"/>
            <w:hideMark/>
            <w:tcPrChange w:id="3366" w:author="WANG" w:date="2014-01-07T07:33:00Z">
              <w:tcPr>
                <w:tcW w:w="1121" w:type="dxa"/>
                <w:noWrap/>
                <w:hideMark/>
              </w:tcPr>
            </w:tcPrChange>
          </w:tcPr>
          <w:p w:rsidR="00314B7D" w:rsidDel="009033F3" w:rsidRDefault="00A05FF3">
            <w:pPr>
              <w:widowControl/>
              <w:jc w:val="right"/>
              <w:cnfStyle w:val="000000000000"/>
              <w:rPr>
                <w:del w:id="3367" w:author="WANG" w:date="2014-01-15T07:59:00Z"/>
                <w:rFonts w:ascii="Times New Roman" w:eastAsia="Times New Roman" w:hAnsi="Times New Roman" w:cs="Times New Roman"/>
                <w:color w:val="000000"/>
                <w:kern w:val="0"/>
                <w:sz w:val="18"/>
                <w:szCs w:val="18"/>
                <w:lang w:eastAsia="en-US"/>
              </w:rPr>
            </w:pPr>
            <w:del w:id="3368" w:author="WANG" w:date="2014-01-15T07:59:00Z">
              <w:r w:rsidRPr="00DF564E" w:rsidDel="009033F3">
                <w:rPr>
                  <w:rFonts w:ascii="Times New Roman" w:eastAsia="Times New Roman" w:hAnsi="Times New Roman" w:cs="Times New Roman"/>
                  <w:color w:val="000000"/>
                  <w:kern w:val="0"/>
                  <w:sz w:val="18"/>
                  <w:szCs w:val="18"/>
                  <w:lang w:eastAsia="en-US"/>
                </w:rPr>
                <w:delText>0.94</w:delText>
              </w:r>
            </w:del>
          </w:p>
        </w:tc>
        <w:tc>
          <w:tcPr>
            <w:tcW w:w="1134" w:type="dxa"/>
            <w:noWrap/>
            <w:vAlign w:val="center"/>
            <w:hideMark/>
            <w:tcPrChange w:id="3369" w:author="WANG" w:date="2014-01-07T07:33:00Z">
              <w:tcPr>
                <w:tcW w:w="1134" w:type="dxa"/>
                <w:noWrap/>
                <w:hideMark/>
              </w:tcPr>
            </w:tcPrChange>
          </w:tcPr>
          <w:p w:rsidR="00314B7D" w:rsidDel="009033F3" w:rsidRDefault="00A05FF3">
            <w:pPr>
              <w:widowControl/>
              <w:jc w:val="right"/>
              <w:cnfStyle w:val="000000000000"/>
              <w:rPr>
                <w:del w:id="3370" w:author="WANG" w:date="2014-01-15T07:59:00Z"/>
                <w:rFonts w:ascii="Times New Roman" w:eastAsia="Times New Roman" w:hAnsi="Times New Roman" w:cs="Times New Roman"/>
                <w:color w:val="000000"/>
                <w:kern w:val="0"/>
                <w:sz w:val="18"/>
                <w:szCs w:val="18"/>
                <w:lang w:eastAsia="en-US"/>
              </w:rPr>
            </w:pPr>
            <w:del w:id="3371" w:author="WANG" w:date="2014-01-15T07:59:00Z">
              <w:r w:rsidRPr="00DF564E" w:rsidDel="009033F3">
                <w:rPr>
                  <w:rFonts w:ascii="Times New Roman" w:eastAsia="Times New Roman" w:hAnsi="Times New Roman" w:cs="Times New Roman"/>
                  <w:color w:val="000000"/>
                  <w:kern w:val="0"/>
                  <w:sz w:val="18"/>
                  <w:szCs w:val="18"/>
                  <w:lang w:eastAsia="en-US"/>
                </w:rPr>
                <w:delText>0.99</w:delText>
              </w:r>
            </w:del>
          </w:p>
        </w:tc>
        <w:tc>
          <w:tcPr>
            <w:tcW w:w="1134" w:type="dxa"/>
            <w:noWrap/>
            <w:vAlign w:val="center"/>
            <w:hideMark/>
            <w:tcPrChange w:id="3372" w:author="WANG" w:date="2014-01-07T07:33:00Z">
              <w:tcPr>
                <w:tcW w:w="1134" w:type="dxa"/>
                <w:noWrap/>
                <w:hideMark/>
              </w:tcPr>
            </w:tcPrChange>
          </w:tcPr>
          <w:p w:rsidR="00314B7D" w:rsidDel="009033F3" w:rsidRDefault="00A05FF3">
            <w:pPr>
              <w:widowControl/>
              <w:jc w:val="right"/>
              <w:cnfStyle w:val="000000000000"/>
              <w:rPr>
                <w:del w:id="3373" w:author="WANG" w:date="2014-01-15T07:59:00Z"/>
                <w:rFonts w:ascii="Times New Roman" w:eastAsia="Times New Roman" w:hAnsi="Times New Roman" w:cs="Times New Roman"/>
                <w:color w:val="000000"/>
                <w:kern w:val="0"/>
                <w:sz w:val="18"/>
                <w:szCs w:val="18"/>
                <w:lang w:eastAsia="en-US"/>
              </w:rPr>
            </w:pPr>
            <w:del w:id="3374" w:author="WANG" w:date="2014-01-15T07:59:00Z">
              <w:r w:rsidRPr="00DF564E" w:rsidDel="009033F3">
                <w:rPr>
                  <w:rFonts w:ascii="Times New Roman" w:eastAsia="Times New Roman" w:hAnsi="Times New Roman" w:cs="Times New Roman"/>
                  <w:color w:val="000000"/>
                  <w:kern w:val="0"/>
                  <w:sz w:val="18"/>
                  <w:szCs w:val="18"/>
                  <w:lang w:eastAsia="en-US"/>
                </w:rPr>
                <w:delText>0.9</w:delText>
              </w:r>
              <w:r w:rsidR="00D60211" w:rsidRPr="00DF564E" w:rsidDel="009033F3">
                <w:rPr>
                  <w:rFonts w:ascii="Times New Roman" w:eastAsia="Times New Roman" w:hAnsi="Times New Roman" w:cs="Times New Roman"/>
                  <w:color w:val="000000"/>
                  <w:kern w:val="0"/>
                  <w:sz w:val="18"/>
                  <w:szCs w:val="18"/>
                  <w:lang w:eastAsia="en-US"/>
                </w:rPr>
                <w:delText>9</w:delText>
              </w:r>
            </w:del>
          </w:p>
        </w:tc>
        <w:tc>
          <w:tcPr>
            <w:tcW w:w="1134" w:type="dxa"/>
            <w:noWrap/>
            <w:vAlign w:val="center"/>
            <w:hideMark/>
            <w:tcPrChange w:id="3375" w:author="WANG" w:date="2014-01-07T07:33:00Z">
              <w:tcPr>
                <w:tcW w:w="1134" w:type="dxa"/>
                <w:noWrap/>
                <w:hideMark/>
              </w:tcPr>
            </w:tcPrChange>
          </w:tcPr>
          <w:p w:rsidR="00314B7D" w:rsidDel="009033F3" w:rsidRDefault="00A05FF3">
            <w:pPr>
              <w:widowControl/>
              <w:jc w:val="right"/>
              <w:cnfStyle w:val="000000000000"/>
              <w:rPr>
                <w:del w:id="3376" w:author="WANG" w:date="2014-01-15T07:59:00Z"/>
                <w:rFonts w:ascii="Times New Roman" w:eastAsia="Times New Roman" w:hAnsi="Times New Roman" w:cs="Times New Roman"/>
                <w:color w:val="000000"/>
                <w:kern w:val="0"/>
                <w:sz w:val="18"/>
                <w:szCs w:val="18"/>
                <w:lang w:eastAsia="en-US"/>
              </w:rPr>
            </w:pPr>
            <w:del w:id="3377" w:author="WANG" w:date="2014-01-15T07:59:00Z">
              <w:r w:rsidRPr="00DF564E" w:rsidDel="009033F3">
                <w:rPr>
                  <w:rFonts w:ascii="Times New Roman" w:eastAsia="Times New Roman" w:hAnsi="Times New Roman" w:cs="Times New Roman"/>
                  <w:color w:val="000000"/>
                  <w:kern w:val="0"/>
                  <w:sz w:val="18"/>
                  <w:szCs w:val="18"/>
                  <w:lang w:eastAsia="en-US"/>
                </w:rPr>
                <w:delText>1</w:delText>
              </w:r>
            </w:del>
          </w:p>
        </w:tc>
        <w:tc>
          <w:tcPr>
            <w:tcW w:w="1134" w:type="dxa"/>
            <w:noWrap/>
            <w:vAlign w:val="center"/>
            <w:hideMark/>
            <w:tcPrChange w:id="3378" w:author="WANG" w:date="2014-01-07T07:33:00Z">
              <w:tcPr>
                <w:tcW w:w="1134" w:type="dxa"/>
                <w:noWrap/>
                <w:hideMark/>
              </w:tcPr>
            </w:tcPrChange>
          </w:tcPr>
          <w:p w:rsidR="001C680C" w:rsidRDefault="001C680C">
            <w:pPr>
              <w:widowControl/>
              <w:jc w:val="right"/>
              <w:cnfStyle w:val="000000000000"/>
              <w:rPr>
                <w:del w:id="3379" w:author="WANG" w:date="2014-01-15T07:59:00Z"/>
                <w:rFonts w:ascii="Times New Roman" w:eastAsia="Times New Roman" w:hAnsi="Times New Roman" w:cs="Times New Roman"/>
                <w:b/>
                <w:bCs/>
                <w:color w:val="000000"/>
                <w:kern w:val="0"/>
                <w:sz w:val="18"/>
                <w:szCs w:val="18"/>
                <w:lang w:eastAsia="en-US"/>
              </w:rPr>
              <w:pPrChange w:id="3380" w:author="WANG" w:date="2014-01-07T07:33:00Z">
                <w:pPr>
                  <w:keepNext/>
                  <w:keepLines/>
                  <w:widowControl/>
                  <w:numPr>
                    <w:ilvl w:val="1"/>
                    <w:numId w:val="1"/>
                  </w:numPr>
                  <w:spacing w:before="260" w:after="260" w:line="416" w:lineRule="auto"/>
                  <w:ind w:left="576" w:hanging="576"/>
                  <w:jc w:val="left"/>
                  <w:outlineLvl w:val="1"/>
                  <w:cnfStyle w:val="000000000000"/>
                </w:pPr>
              </w:pPrChange>
            </w:pPr>
          </w:p>
        </w:tc>
      </w:tr>
      <w:tr w:rsidR="006A4593" w:rsidRPr="00DF564E" w:rsidDel="009033F3" w:rsidTr="00A76DBE">
        <w:trPr>
          <w:trHeight w:val="300"/>
          <w:del w:id="3381" w:author="WANG" w:date="2014-01-15T07:59:00Z"/>
          <w:trPrChange w:id="3382" w:author="WANG" w:date="2014-01-07T07:33:00Z">
            <w:trPr>
              <w:trHeight w:val="300"/>
            </w:trPr>
          </w:trPrChange>
        </w:trPr>
        <w:tc>
          <w:tcPr>
            <w:cnfStyle w:val="001000000000"/>
            <w:tcW w:w="1135" w:type="dxa"/>
            <w:tcBorders>
              <w:bottom w:val="single" w:sz="4" w:space="0" w:color="auto"/>
            </w:tcBorders>
            <w:noWrap/>
            <w:vAlign w:val="center"/>
            <w:hideMark/>
            <w:tcPrChange w:id="3383" w:author="WANG" w:date="2014-01-07T07:33:00Z">
              <w:tcPr>
                <w:tcW w:w="1135" w:type="dxa"/>
                <w:noWrap/>
                <w:hideMark/>
              </w:tcPr>
            </w:tcPrChange>
          </w:tcPr>
          <w:p w:rsidR="001C680C" w:rsidRDefault="00A05FF3">
            <w:pPr>
              <w:widowControl/>
              <w:rPr>
                <w:del w:id="3384" w:author="WANG" w:date="2014-01-15T07:59:00Z"/>
                <w:rFonts w:ascii="Times New Roman" w:eastAsia="Times New Roman" w:hAnsi="Times New Roman" w:cs="Times New Roman"/>
                <w:b w:val="0"/>
                <w:bCs w:val="0"/>
                <w:color w:val="000000"/>
                <w:kern w:val="0"/>
                <w:sz w:val="18"/>
                <w:szCs w:val="18"/>
                <w:lang w:eastAsia="en-US"/>
              </w:rPr>
              <w:pPrChange w:id="3385" w:author="WANG" w:date="2014-01-07T07:32:00Z">
                <w:pPr>
                  <w:widowControl/>
                  <w:jc w:val="left"/>
                </w:pPr>
              </w:pPrChange>
            </w:pPr>
            <w:del w:id="3386" w:author="WANG" w:date="2014-01-15T07:59:00Z">
              <w:r w:rsidRPr="00DF564E" w:rsidDel="009033F3">
                <w:rPr>
                  <w:rFonts w:ascii="Times New Roman" w:eastAsia="Times New Roman" w:hAnsi="Times New Roman" w:cs="Times New Roman"/>
                  <w:color w:val="000000"/>
                  <w:kern w:val="0"/>
                  <w:sz w:val="18"/>
                  <w:szCs w:val="18"/>
                  <w:lang w:eastAsia="en-US"/>
                </w:rPr>
                <w:delText>18:00-21:59</w:delText>
              </w:r>
            </w:del>
          </w:p>
        </w:tc>
        <w:tc>
          <w:tcPr>
            <w:tcW w:w="1172" w:type="dxa"/>
            <w:tcBorders>
              <w:bottom w:val="single" w:sz="4" w:space="0" w:color="auto"/>
            </w:tcBorders>
            <w:noWrap/>
            <w:vAlign w:val="center"/>
            <w:hideMark/>
            <w:tcPrChange w:id="3387" w:author="WANG" w:date="2014-01-07T07:33:00Z">
              <w:tcPr>
                <w:tcW w:w="1172" w:type="dxa"/>
                <w:noWrap/>
                <w:hideMark/>
              </w:tcPr>
            </w:tcPrChange>
          </w:tcPr>
          <w:p w:rsidR="00314B7D" w:rsidDel="009033F3" w:rsidRDefault="00A05FF3">
            <w:pPr>
              <w:widowControl/>
              <w:jc w:val="right"/>
              <w:cnfStyle w:val="000000000000"/>
              <w:rPr>
                <w:del w:id="3388" w:author="WANG" w:date="2014-01-15T07:59:00Z"/>
                <w:rFonts w:ascii="Times New Roman" w:eastAsia="Times New Roman" w:hAnsi="Times New Roman" w:cs="Times New Roman"/>
                <w:color w:val="000000"/>
                <w:kern w:val="0"/>
                <w:sz w:val="18"/>
                <w:szCs w:val="18"/>
                <w:lang w:eastAsia="en-US"/>
              </w:rPr>
            </w:pPr>
            <w:del w:id="3389" w:author="WANG" w:date="2014-01-15T07:59:00Z">
              <w:r w:rsidRPr="00DF564E" w:rsidDel="009033F3">
                <w:rPr>
                  <w:rFonts w:ascii="Times New Roman" w:eastAsia="Times New Roman" w:hAnsi="Times New Roman" w:cs="Times New Roman"/>
                  <w:color w:val="000000"/>
                  <w:kern w:val="0"/>
                  <w:sz w:val="18"/>
                  <w:szCs w:val="18"/>
                  <w:lang w:eastAsia="en-US"/>
                </w:rPr>
                <w:delText>0.94</w:delText>
              </w:r>
            </w:del>
          </w:p>
        </w:tc>
        <w:tc>
          <w:tcPr>
            <w:tcW w:w="1121" w:type="dxa"/>
            <w:tcBorders>
              <w:bottom w:val="single" w:sz="4" w:space="0" w:color="auto"/>
            </w:tcBorders>
            <w:noWrap/>
            <w:vAlign w:val="center"/>
            <w:hideMark/>
            <w:tcPrChange w:id="3390" w:author="WANG" w:date="2014-01-07T07:33:00Z">
              <w:tcPr>
                <w:tcW w:w="1121" w:type="dxa"/>
                <w:noWrap/>
                <w:hideMark/>
              </w:tcPr>
            </w:tcPrChange>
          </w:tcPr>
          <w:p w:rsidR="00314B7D" w:rsidDel="009033F3" w:rsidRDefault="00A05FF3">
            <w:pPr>
              <w:widowControl/>
              <w:jc w:val="right"/>
              <w:cnfStyle w:val="000000000000"/>
              <w:rPr>
                <w:del w:id="3391" w:author="WANG" w:date="2014-01-15T07:59:00Z"/>
                <w:rFonts w:ascii="Times New Roman" w:eastAsia="Times New Roman" w:hAnsi="Times New Roman" w:cs="Times New Roman"/>
                <w:color w:val="000000"/>
                <w:kern w:val="0"/>
                <w:sz w:val="18"/>
                <w:szCs w:val="18"/>
                <w:lang w:eastAsia="en-US"/>
              </w:rPr>
            </w:pPr>
            <w:del w:id="3392" w:author="WANG" w:date="2014-01-15T07:59:00Z">
              <w:r w:rsidRPr="00DF564E" w:rsidDel="009033F3">
                <w:rPr>
                  <w:rFonts w:ascii="Times New Roman" w:eastAsia="Times New Roman" w:hAnsi="Times New Roman" w:cs="Times New Roman"/>
                  <w:color w:val="000000"/>
                  <w:kern w:val="0"/>
                  <w:sz w:val="18"/>
                  <w:szCs w:val="18"/>
                  <w:lang w:eastAsia="en-US"/>
                </w:rPr>
                <w:delText>0.</w:delText>
              </w:r>
              <w:r w:rsidR="00D60211" w:rsidRPr="00DF564E" w:rsidDel="009033F3">
                <w:rPr>
                  <w:rFonts w:ascii="Times New Roman" w:eastAsia="Times New Roman" w:hAnsi="Times New Roman" w:cs="Times New Roman"/>
                  <w:color w:val="000000"/>
                  <w:kern w:val="0"/>
                  <w:sz w:val="18"/>
                  <w:szCs w:val="18"/>
                  <w:lang w:eastAsia="en-US"/>
                </w:rPr>
                <w:delText>92</w:delText>
              </w:r>
            </w:del>
          </w:p>
        </w:tc>
        <w:tc>
          <w:tcPr>
            <w:tcW w:w="1134" w:type="dxa"/>
            <w:tcBorders>
              <w:bottom w:val="single" w:sz="4" w:space="0" w:color="auto"/>
            </w:tcBorders>
            <w:noWrap/>
            <w:vAlign w:val="center"/>
            <w:hideMark/>
            <w:tcPrChange w:id="3393" w:author="WANG" w:date="2014-01-07T07:33:00Z">
              <w:tcPr>
                <w:tcW w:w="1134" w:type="dxa"/>
                <w:noWrap/>
                <w:hideMark/>
              </w:tcPr>
            </w:tcPrChange>
          </w:tcPr>
          <w:p w:rsidR="00314B7D" w:rsidDel="009033F3" w:rsidRDefault="00A05FF3">
            <w:pPr>
              <w:widowControl/>
              <w:jc w:val="right"/>
              <w:cnfStyle w:val="000000000000"/>
              <w:rPr>
                <w:del w:id="3394" w:author="WANG" w:date="2014-01-15T07:59:00Z"/>
                <w:rFonts w:ascii="Times New Roman" w:eastAsia="Times New Roman" w:hAnsi="Times New Roman" w:cs="Times New Roman"/>
                <w:color w:val="000000"/>
                <w:kern w:val="0"/>
                <w:sz w:val="18"/>
                <w:szCs w:val="18"/>
                <w:lang w:eastAsia="en-US"/>
              </w:rPr>
            </w:pPr>
            <w:del w:id="3395" w:author="WANG" w:date="2014-01-15T07:59:00Z">
              <w:r w:rsidRPr="00DF564E" w:rsidDel="009033F3">
                <w:rPr>
                  <w:rFonts w:ascii="Times New Roman" w:eastAsia="Times New Roman" w:hAnsi="Times New Roman" w:cs="Times New Roman"/>
                  <w:color w:val="000000"/>
                  <w:kern w:val="0"/>
                  <w:sz w:val="18"/>
                  <w:szCs w:val="18"/>
                  <w:lang w:eastAsia="en-US"/>
                </w:rPr>
                <w:delText>0.</w:delText>
              </w:r>
              <w:r w:rsidR="00D60211" w:rsidRPr="00DF564E" w:rsidDel="009033F3">
                <w:rPr>
                  <w:rFonts w:ascii="Times New Roman" w:eastAsia="Times New Roman" w:hAnsi="Times New Roman" w:cs="Times New Roman"/>
                  <w:color w:val="000000"/>
                  <w:kern w:val="0"/>
                  <w:sz w:val="18"/>
                  <w:szCs w:val="18"/>
                  <w:lang w:eastAsia="en-US"/>
                </w:rPr>
                <w:delText>94</w:delText>
              </w:r>
            </w:del>
          </w:p>
        </w:tc>
        <w:tc>
          <w:tcPr>
            <w:tcW w:w="1134" w:type="dxa"/>
            <w:tcBorders>
              <w:bottom w:val="single" w:sz="4" w:space="0" w:color="auto"/>
            </w:tcBorders>
            <w:noWrap/>
            <w:vAlign w:val="center"/>
            <w:hideMark/>
            <w:tcPrChange w:id="3396" w:author="WANG" w:date="2014-01-07T07:33:00Z">
              <w:tcPr>
                <w:tcW w:w="1134" w:type="dxa"/>
                <w:noWrap/>
                <w:hideMark/>
              </w:tcPr>
            </w:tcPrChange>
          </w:tcPr>
          <w:p w:rsidR="00314B7D" w:rsidDel="009033F3" w:rsidRDefault="00A05FF3">
            <w:pPr>
              <w:widowControl/>
              <w:jc w:val="right"/>
              <w:cnfStyle w:val="000000000000"/>
              <w:rPr>
                <w:del w:id="3397" w:author="WANG" w:date="2014-01-15T07:59:00Z"/>
                <w:rFonts w:ascii="Times New Roman" w:eastAsia="Times New Roman" w:hAnsi="Times New Roman" w:cs="Times New Roman"/>
                <w:color w:val="000000"/>
                <w:kern w:val="0"/>
                <w:sz w:val="18"/>
                <w:szCs w:val="18"/>
                <w:lang w:eastAsia="en-US"/>
              </w:rPr>
            </w:pPr>
            <w:del w:id="3398" w:author="WANG" w:date="2014-01-15T07:59:00Z">
              <w:r w:rsidRPr="00DF564E" w:rsidDel="009033F3">
                <w:rPr>
                  <w:rFonts w:ascii="Times New Roman" w:eastAsia="Times New Roman" w:hAnsi="Times New Roman" w:cs="Times New Roman"/>
                  <w:color w:val="000000"/>
                  <w:kern w:val="0"/>
                  <w:sz w:val="18"/>
                  <w:szCs w:val="18"/>
                  <w:lang w:eastAsia="en-US"/>
                </w:rPr>
                <w:delText>0.</w:delText>
              </w:r>
              <w:r w:rsidR="00D60211" w:rsidRPr="00DF564E" w:rsidDel="009033F3">
                <w:rPr>
                  <w:rFonts w:ascii="Times New Roman" w:eastAsia="Times New Roman" w:hAnsi="Times New Roman" w:cs="Times New Roman"/>
                  <w:color w:val="000000"/>
                  <w:kern w:val="0"/>
                  <w:sz w:val="18"/>
                  <w:szCs w:val="18"/>
                  <w:lang w:eastAsia="en-US"/>
                </w:rPr>
                <w:delText>91</w:delText>
              </w:r>
            </w:del>
          </w:p>
        </w:tc>
        <w:tc>
          <w:tcPr>
            <w:tcW w:w="1134" w:type="dxa"/>
            <w:tcBorders>
              <w:bottom w:val="single" w:sz="4" w:space="0" w:color="auto"/>
            </w:tcBorders>
            <w:noWrap/>
            <w:vAlign w:val="center"/>
            <w:hideMark/>
            <w:tcPrChange w:id="3399" w:author="WANG" w:date="2014-01-07T07:33:00Z">
              <w:tcPr>
                <w:tcW w:w="1134" w:type="dxa"/>
                <w:noWrap/>
                <w:hideMark/>
              </w:tcPr>
            </w:tcPrChange>
          </w:tcPr>
          <w:p w:rsidR="00314B7D" w:rsidDel="009033F3" w:rsidRDefault="00A05FF3">
            <w:pPr>
              <w:widowControl/>
              <w:jc w:val="right"/>
              <w:cnfStyle w:val="000000000000"/>
              <w:rPr>
                <w:del w:id="3400" w:author="WANG" w:date="2014-01-15T07:59:00Z"/>
                <w:rFonts w:ascii="Times New Roman" w:eastAsia="Times New Roman" w:hAnsi="Times New Roman" w:cs="Times New Roman"/>
                <w:color w:val="000000"/>
                <w:kern w:val="0"/>
                <w:sz w:val="18"/>
                <w:szCs w:val="18"/>
                <w:lang w:eastAsia="en-US"/>
              </w:rPr>
            </w:pPr>
            <w:del w:id="3401" w:author="WANG" w:date="2014-01-15T07:59:00Z">
              <w:r w:rsidRPr="00DF564E" w:rsidDel="009033F3">
                <w:rPr>
                  <w:rFonts w:ascii="Times New Roman" w:eastAsia="Times New Roman" w:hAnsi="Times New Roman" w:cs="Times New Roman"/>
                  <w:color w:val="000000"/>
                  <w:kern w:val="0"/>
                  <w:sz w:val="18"/>
                  <w:szCs w:val="18"/>
                  <w:lang w:eastAsia="en-US"/>
                </w:rPr>
                <w:delText>0.95</w:delText>
              </w:r>
            </w:del>
          </w:p>
        </w:tc>
        <w:tc>
          <w:tcPr>
            <w:tcW w:w="1134" w:type="dxa"/>
            <w:tcBorders>
              <w:bottom w:val="single" w:sz="4" w:space="0" w:color="auto"/>
            </w:tcBorders>
            <w:noWrap/>
            <w:vAlign w:val="center"/>
            <w:hideMark/>
            <w:tcPrChange w:id="3402" w:author="WANG" w:date="2014-01-07T07:33:00Z">
              <w:tcPr>
                <w:tcW w:w="1134" w:type="dxa"/>
                <w:noWrap/>
                <w:hideMark/>
              </w:tcPr>
            </w:tcPrChange>
          </w:tcPr>
          <w:p w:rsidR="00314B7D" w:rsidDel="009033F3" w:rsidRDefault="00A05FF3">
            <w:pPr>
              <w:widowControl/>
              <w:jc w:val="right"/>
              <w:cnfStyle w:val="000000000000"/>
              <w:rPr>
                <w:del w:id="3403" w:author="WANG" w:date="2014-01-15T07:59:00Z"/>
                <w:rFonts w:ascii="Times New Roman" w:eastAsia="Times New Roman" w:hAnsi="Times New Roman" w:cs="Times New Roman"/>
                <w:color w:val="000000"/>
                <w:kern w:val="0"/>
                <w:sz w:val="18"/>
                <w:szCs w:val="18"/>
                <w:lang w:eastAsia="en-US"/>
              </w:rPr>
            </w:pPr>
            <w:del w:id="3404" w:author="WANG" w:date="2014-01-15T07:59:00Z">
              <w:r w:rsidRPr="00DF564E" w:rsidDel="009033F3">
                <w:rPr>
                  <w:rFonts w:ascii="Times New Roman" w:eastAsia="Times New Roman" w:hAnsi="Times New Roman" w:cs="Times New Roman"/>
                  <w:color w:val="000000"/>
                  <w:kern w:val="0"/>
                  <w:sz w:val="18"/>
                  <w:szCs w:val="18"/>
                  <w:lang w:eastAsia="en-US"/>
                </w:rPr>
                <w:delText>1</w:delText>
              </w:r>
            </w:del>
          </w:p>
        </w:tc>
      </w:tr>
    </w:tbl>
    <w:p w:rsidR="00EE2659" w:rsidRPr="00DF564E" w:rsidDel="00A76DBE" w:rsidRDefault="00B220C2" w:rsidP="00EE2659">
      <w:pPr>
        <w:pStyle w:val="a9"/>
        <w:rPr>
          <w:del w:id="3405" w:author="WANG" w:date="2014-01-07T07:32:00Z"/>
          <w:rFonts w:ascii="Times New Roman" w:hAnsi="Times New Roman" w:cs="Times New Roman"/>
          <w:sz w:val="18"/>
        </w:rPr>
      </w:pPr>
      <w:del w:id="3406" w:author="WANG" w:date="2014-01-07T07:32:00Z">
        <w:r w:rsidRPr="00DF564E" w:rsidDel="00A76DBE">
          <w:rPr>
            <w:rFonts w:ascii="Times New Roman" w:hAnsi="Times New Roman" w:cs="Times New Roman"/>
            <w:sz w:val="18"/>
          </w:rPr>
          <w:delText>(b)</w:delText>
        </w:r>
      </w:del>
    </w:p>
    <w:tbl>
      <w:tblPr>
        <w:tblStyle w:val="10"/>
        <w:tblW w:w="8001" w:type="dxa"/>
        <w:tblInd w:w="108" w:type="dxa"/>
        <w:tblLayout w:type="fixed"/>
        <w:tblLook w:val="06A0"/>
      </w:tblPr>
      <w:tblGrid>
        <w:gridCol w:w="1134"/>
        <w:gridCol w:w="1134"/>
        <w:gridCol w:w="1197"/>
        <w:gridCol w:w="1134"/>
        <w:gridCol w:w="1134"/>
        <w:gridCol w:w="1134"/>
        <w:gridCol w:w="1134"/>
      </w:tblGrid>
      <w:tr w:rsidR="006A4593" w:rsidRPr="00DF564E" w:rsidDel="00A76DBE" w:rsidTr="00DC0A66">
        <w:trPr>
          <w:cnfStyle w:val="100000000000"/>
          <w:trHeight w:val="300"/>
          <w:del w:id="3407" w:author="WANG" w:date="2014-01-07T07:32:00Z"/>
        </w:trPr>
        <w:tc>
          <w:tcPr>
            <w:cnfStyle w:val="001000000000"/>
            <w:tcW w:w="1134" w:type="dxa"/>
            <w:noWrap/>
            <w:hideMark/>
          </w:tcPr>
          <w:p w:rsidR="00A05FF3" w:rsidRPr="00DF564E" w:rsidDel="00A76DBE" w:rsidRDefault="00DB4831">
            <w:pPr>
              <w:widowControl/>
              <w:jc w:val="left"/>
              <w:rPr>
                <w:del w:id="3408" w:author="WANG" w:date="2014-01-07T07:32:00Z"/>
                <w:rFonts w:ascii="Times New Roman" w:eastAsia="Times New Roman" w:hAnsi="Times New Roman" w:cs="Times New Roman"/>
                <w:b w:val="0"/>
                <w:bCs w:val="0"/>
                <w:color w:val="000000"/>
                <w:kern w:val="0"/>
                <w:sz w:val="18"/>
                <w:szCs w:val="18"/>
                <w:lang w:eastAsia="en-US"/>
              </w:rPr>
            </w:pPr>
            <w:del w:id="3409" w:author="WANG" w:date="2014-01-07T07:32:00Z">
              <w:r w:rsidRPr="00DF564E" w:rsidDel="00A76DBE">
                <w:rPr>
                  <w:rFonts w:ascii="Times New Roman" w:eastAsia="Times New Roman" w:hAnsi="Times New Roman" w:cs="Times New Roman"/>
                  <w:color w:val="000000"/>
                  <w:kern w:val="0"/>
                  <w:sz w:val="18"/>
                  <w:szCs w:val="18"/>
                  <w:lang w:eastAsia="en-US"/>
                </w:rPr>
                <w:delText>F/</w:delText>
              </w:r>
              <w:r w:rsidR="00A05FF3" w:rsidRPr="00DF564E" w:rsidDel="00A76DBE">
                <w:rPr>
                  <w:rFonts w:ascii="Times New Roman" w:eastAsia="Times New Roman" w:hAnsi="Times New Roman" w:cs="Times New Roman"/>
                  <w:color w:val="000000"/>
                  <w:kern w:val="0"/>
                  <w:sz w:val="18"/>
                  <w:szCs w:val="18"/>
                  <w:lang w:eastAsia="en-US"/>
                </w:rPr>
                <w:delText>(F+I)</w:delText>
              </w:r>
            </w:del>
          </w:p>
        </w:tc>
        <w:tc>
          <w:tcPr>
            <w:tcW w:w="1134" w:type="dxa"/>
            <w:noWrap/>
            <w:hideMark/>
          </w:tcPr>
          <w:p w:rsidR="00A05FF3" w:rsidRPr="00DF564E" w:rsidDel="00A76DBE" w:rsidRDefault="00A05FF3" w:rsidP="00DC0A66">
            <w:pPr>
              <w:widowControl/>
              <w:jc w:val="right"/>
              <w:cnfStyle w:val="100000000000"/>
              <w:rPr>
                <w:del w:id="3410" w:author="WANG" w:date="2014-01-07T07:32:00Z"/>
                <w:rFonts w:ascii="Times New Roman" w:eastAsia="Times New Roman" w:hAnsi="Times New Roman" w:cs="Times New Roman"/>
                <w:color w:val="000000"/>
                <w:kern w:val="0"/>
                <w:sz w:val="18"/>
                <w:szCs w:val="18"/>
                <w:lang w:eastAsia="en-US"/>
              </w:rPr>
            </w:pPr>
            <w:del w:id="3411" w:author="WANG" w:date="2014-01-07T07:32:00Z">
              <w:r w:rsidRPr="00DF564E" w:rsidDel="00A76DBE">
                <w:rPr>
                  <w:rFonts w:ascii="Times New Roman" w:eastAsia="Times New Roman" w:hAnsi="Times New Roman" w:cs="Times New Roman"/>
                  <w:color w:val="000000"/>
                  <w:kern w:val="0"/>
                  <w:sz w:val="18"/>
                  <w:szCs w:val="18"/>
                  <w:lang w:eastAsia="en-US"/>
                </w:rPr>
                <w:delText>22:00-01:59</w:delText>
              </w:r>
            </w:del>
          </w:p>
        </w:tc>
        <w:tc>
          <w:tcPr>
            <w:tcW w:w="1197" w:type="dxa"/>
            <w:noWrap/>
            <w:hideMark/>
          </w:tcPr>
          <w:p w:rsidR="00A05FF3" w:rsidRPr="00DF564E" w:rsidDel="00A76DBE" w:rsidRDefault="00A05FF3" w:rsidP="00DC0A66">
            <w:pPr>
              <w:widowControl/>
              <w:jc w:val="right"/>
              <w:cnfStyle w:val="100000000000"/>
              <w:rPr>
                <w:del w:id="3412" w:author="WANG" w:date="2014-01-07T07:32:00Z"/>
                <w:rFonts w:ascii="Times New Roman" w:eastAsia="Times New Roman" w:hAnsi="Times New Roman" w:cs="Times New Roman"/>
                <w:color w:val="000000"/>
                <w:kern w:val="0"/>
                <w:sz w:val="18"/>
                <w:szCs w:val="18"/>
                <w:lang w:eastAsia="en-US"/>
              </w:rPr>
            </w:pPr>
            <w:del w:id="3413" w:author="WANG" w:date="2014-01-07T07:32:00Z">
              <w:r w:rsidRPr="00DF564E" w:rsidDel="00A76DBE">
                <w:rPr>
                  <w:rFonts w:ascii="Times New Roman" w:eastAsia="Times New Roman" w:hAnsi="Times New Roman" w:cs="Times New Roman"/>
                  <w:color w:val="000000"/>
                  <w:kern w:val="0"/>
                  <w:sz w:val="18"/>
                  <w:szCs w:val="18"/>
                  <w:lang w:eastAsia="en-US"/>
                </w:rPr>
                <w:delText>02:00-05:59</w:delText>
              </w:r>
            </w:del>
          </w:p>
        </w:tc>
        <w:tc>
          <w:tcPr>
            <w:tcW w:w="1134" w:type="dxa"/>
            <w:noWrap/>
            <w:hideMark/>
          </w:tcPr>
          <w:p w:rsidR="00A05FF3" w:rsidRPr="00DF564E" w:rsidDel="00A76DBE" w:rsidRDefault="00A05FF3" w:rsidP="00DC0A66">
            <w:pPr>
              <w:widowControl/>
              <w:jc w:val="right"/>
              <w:cnfStyle w:val="100000000000"/>
              <w:rPr>
                <w:del w:id="3414" w:author="WANG" w:date="2014-01-07T07:32:00Z"/>
                <w:rFonts w:ascii="Times New Roman" w:eastAsia="Times New Roman" w:hAnsi="Times New Roman" w:cs="Times New Roman"/>
                <w:color w:val="000000"/>
                <w:kern w:val="0"/>
                <w:sz w:val="18"/>
                <w:szCs w:val="18"/>
                <w:lang w:eastAsia="en-US"/>
              </w:rPr>
            </w:pPr>
            <w:del w:id="3415" w:author="WANG" w:date="2014-01-07T07:32:00Z">
              <w:r w:rsidRPr="00DF564E" w:rsidDel="00A76DBE">
                <w:rPr>
                  <w:rFonts w:ascii="Times New Roman" w:eastAsia="Times New Roman" w:hAnsi="Times New Roman" w:cs="Times New Roman"/>
                  <w:color w:val="000000"/>
                  <w:kern w:val="0"/>
                  <w:sz w:val="18"/>
                  <w:szCs w:val="18"/>
                  <w:lang w:eastAsia="en-US"/>
                </w:rPr>
                <w:delText>06:00-09:59</w:delText>
              </w:r>
            </w:del>
          </w:p>
        </w:tc>
        <w:tc>
          <w:tcPr>
            <w:tcW w:w="1134" w:type="dxa"/>
            <w:noWrap/>
            <w:hideMark/>
          </w:tcPr>
          <w:p w:rsidR="00A05FF3" w:rsidRPr="00DF564E" w:rsidDel="00A76DBE" w:rsidRDefault="00A05FF3" w:rsidP="00DC0A66">
            <w:pPr>
              <w:widowControl/>
              <w:jc w:val="right"/>
              <w:cnfStyle w:val="100000000000"/>
              <w:rPr>
                <w:del w:id="3416" w:author="WANG" w:date="2014-01-07T07:32:00Z"/>
                <w:rFonts w:ascii="Times New Roman" w:eastAsia="Times New Roman" w:hAnsi="Times New Roman" w:cs="Times New Roman"/>
                <w:color w:val="000000"/>
                <w:kern w:val="0"/>
                <w:sz w:val="18"/>
                <w:szCs w:val="18"/>
                <w:lang w:eastAsia="en-US"/>
              </w:rPr>
            </w:pPr>
            <w:del w:id="3417" w:author="WANG" w:date="2014-01-07T07:32:00Z">
              <w:r w:rsidRPr="00DF564E" w:rsidDel="00A76DBE">
                <w:rPr>
                  <w:rFonts w:ascii="Times New Roman" w:eastAsia="Times New Roman" w:hAnsi="Times New Roman" w:cs="Times New Roman"/>
                  <w:color w:val="000000"/>
                  <w:kern w:val="0"/>
                  <w:sz w:val="18"/>
                  <w:szCs w:val="18"/>
                  <w:lang w:eastAsia="en-US"/>
                </w:rPr>
                <w:delText>10:00-13:59</w:delText>
              </w:r>
            </w:del>
          </w:p>
        </w:tc>
        <w:tc>
          <w:tcPr>
            <w:tcW w:w="1134" w:type="dxa"/>
            <w:noWrap/>
            <w:hideMark/>
          </w:tcPr>
          <w:p w:rsidR="00A05FF3" w:rsidRPr="00DF564E" w:rsidDel="00A76DBE" w:rsidRDefault="00A05FF3" w:rsidP="00DC0A66">
            <w:pPr>
              <w:widowControl/>
              <w:jc w:val="right"/>
              <w:cnfStyle w:val="100000000000"/>
              <w:rPr>
                <w:del w:id="3418" w:author="WANG" w:date="2014-01-07T07:32:00Z"/>
                <w:rFonts w:ascii="Times New Roman" w:eastAsia="Times New Roman" w:hAnsi="Times New Roman" w:cs="Times New Roman"/>
                <w:color w:val="000000"/>
                <w:kern w:val="0"/>
                <w:sz w:val="18"/>
                <w:szCs w:val="18"/>
                <w:lang w:eastAsia="en-US"/>
              </w:rPr>
            </w:pPr>
            <w:del w:id="3419" w:author="WANG" w:date="2014-01-07T07:32:00Z">
              <w:r w:rsidRPr="00DF564E" w:rsidDel="00A76DBE">
                <w:rPr>
                  <w:rFonts w:ascii="Times New Roman" w:eastAsia="Times New Roman" w:hAnsi="Times New Roman" w:cs="Times New Roman"/>
                  <w:color w:val="000000"/>
                  <w:kern w:val="0"/>
                  <w:sz w:val="18"/>
                  <w:szCs w:val="18"/>
                  <w:lang w:eastAsia="en-US"/>
                </w:rPr>
                <w:delText>14:00-17:59</w:delText>
              </w:r>
            </w:del>
          </w:p>
        </w:tc>
        <w:tc>
          <w:tcPr>
            <w:tcW w:w="1134" w:type="dxa"/>
            <w:noWrap/>
            <w:hideMark/>
          </w:tcPr>
          <w:p w:rsidR="00A05FF3" w:rsidRPr="00DF564E" w:rsidDel="00A76DBE" w:rsidRDefault="00A05FF3" w:rsidP="00DC0A66">
            <w:pPr>
              <w:widowControl/>
              <w:jc w:val="right"/>
              <w:cnfStyle w:val="100000000000"/>
              <w:rPr>
                <w:del w:id="3420" w:author="WANG" w:date="2014-01-07T07:32:00Z"/>
                <w:rFonts w:ascii="Times New Roman" w:eastAsia="Times New Roman" w:hAnsi="Times New Roman" w:cs="Times New Roman"/>
                <w:color w:val="000000"/>
                <w:kern w:val="0"/>
                <w:sz w:val="18"/>
                <w:szCs w:val="18"/>
                <w:lang w:eastAsia="en-US"/>
              </w:rPr>
            </w:pPr>
            <w:del w:id="3421" w:author="WANG" w:date="2014-01-07T07:32:00Z">
              <w:r w:rsidRPr="00DF564E" w:rsidDel="00A76DBE">
                <w:rPr>
                  <w:rFonts w:ascii="Times New Roman" w:eastAsia="Times New Roman" w:hAnsi="Times New Roman" w:cs="Times New Roman"/>
                  <w:color w:val="000000"/>
                  <w:kern w:val="0"/>
                  <w:sz w:val="18"/>
                  <w:szCs w:val="18"/>
                  <w:lang w:eastAsia="en-US"/>
                </w:rPr>
                <w:delText>18:00-21:59</w:delText>
              </w:r>
            </w:del>
          </w:p>
        </w:tc>
      </w:tr>
      <w:tr w:rsidR="006A4593" w:rsidRPr="00DF564E" w:rsidDel="00A76DBE" w:rsidTr="00DC0A66">
        <w:trPr>
          <w:trHeight w:val="300"/>
          <w:del w:id="3422" w:author="WANG" w:date="2014-01-07T07:32:00Z"/>
        </w:trPr>
        <w:tc>
          <w:tcPr>
            <w:cnfStyle w:val="001000000000"/>
            <w:tcW w:w="1134" w:type="dxa"/>
            <w:noWrap/>
            <w:hideMark/>
          </w:tcPr>
          <w:p w:rsidR="00A05FF3" w:rsidRPr="00DF564E" w:rsidDel="00A76DBE" w:rsidRDefault="00A05FF3" w:rsidP="00A05FF3">
            <w:pPr>
              <w:widowControl/>
              <w:jc w:val="left"/>
              <w:rPr>
                <w:del w:id="3423" w:author="WANG" w:date="2014-01-07T07:32:00Z"/>
                <w:rFonts w:ascii="Times New Roman" w:eastAsia="Times New Roman" w:hAnsi="Times New Roman" w:cs="Times New Roman"/>
                <w:color w:val="000000"/>
                <w:kern w:val="0"/>
                <w:sz w:val="18"/>
                <w:szCs w:val="18"/>
                <w:lang w:eastAsia="en-US"/>
              </w:rPr>
            </w:pPr>
            <w:del w:id="3424" w:author="WANG" w:date="2014-01-07T07:32:00Z">
              <w:r w:rsidRPr="00DF564E" w:rsidDel="00A76DBE">
                <w:rPr>
                  <w:rFonts w:ascii="Times New Roman" w:eastAsia="Times New Roman" w:hAnsi="Times New Roman" w:cs="Times New Roman"/>
                  <w:color w:val="000000"/>
                  <w:kern w:val="0"/>
                  <w:sz w:val="18"/>
                  <w:szCs w:val="18"/>
                  <w:lang w:eastAsia="en-US"/>
                </w:rPr>
                <w:delText>22:00-01:59</w:delText>
              </w:r>
            </w:del>
          </w:p>
        </w:tc>
        <w:tc>
          <w:tcPr>
            <w:tcW w:w="1134" w:type="dxa"/>
            <w:noWrap/>
            <w:hideMark/>
          </w:tcPr>
          <w:p w:rsidR="00A05FF3" w:rsidRPr="00DF564E" w:rsidDel="00A76DBE" w:rsidRDefault="00A05FF3" w:rsidP="00A05FF3">
            <w:pPr>
              <w:widowControl/>
              <w:jc w:val="right"/>
              <w:cnfStyle w:val="000000000000"/>
              <w:rPr>
                <w:del w:id="3425" w:author="WANG" w:date="2014-01-07T07:32:00Z"/>
                <w:rFonts w:ascii="Times New Roman" w:eastAsia="Times New Roman" w:hAnsi="Times New Roman" w:cs="Times New Roman"/>
                <w:color w:val="000000"/>
                <w:kern w:val="0"/>
                <w:sz w:val="18"/>
                <w:szCs w:val="18"/>
                <w:lang w:eastAsia="en-US"/>
              </w:rPr>
            </w:pPr>
            <w:del w:id="3426" w:author="WANG" w:date="2014-01-07T07:32:00Z">
              <w:r w:rsidRPr="00DF564E" w:rsidDel="00A76DBE">
                <w:rPr>
                  <w:rFonts w:ascii="Times New Roman" w:eastAsia="Times New Roman" w:hAnsi="Times New Roman" w:cs="Times New Roman"/>
                  <w:color w:val="000000"/>
                  <w:kern w:val="0"/>
                  <w:sz w:val="18"/>
                  <w:szCs w:val="18"/>
                  <w:lang w:eastAsia="en-US"/>
                </w:rPr>
                <w:delText>1</w:delText>
              </w:r>
            </w:del>
          </w:p>
        </w:tc>
        <w:tc>
          <w:tcPr>
            <w:tcW w:w="1197" w:type="dxa"/>
            <w:noWrap/>
            <w:hideMark/>
          </w:tcPr>
          <w:p w:rsidR="00A05FF3" w:rsidRPr="00DF564E" w:rsidDel="00A76DBE" w:rsidRDefault="00A05FF3" w:rsidP="00A05FF3">
            <w:pPr>
              <w:widowControl/>
              <w:jc w:val="left"/>
              <w:cnfStyle w:val="000000000000"/>
              <w:rPr>
                <w:del w:id="3427" w:author="WANG" w:date="2014-01-07T07:32:00Z"/>
                <w:rFonts w:ascii="Times New Roman" w:eastAsia="Times New Roman" w:hAnsi="Times New Roman" w:cs="Times New Roman"/>
                <w:color w:val="000000"/>
                <w:kern w:val="0"/>
                <w:sz w:val="18"/>
                <w:szCs w:val="18"/>
                <w:lang w:eastAsia="en-US"/>
              </w:rPr>
            </w:pPr>
          </w:p>
        </w:tc>
        <w:tc>
          <w:tcPr>
            <w:tcW w:w="1134" w:type="dxa"/>
            <w:noWrap/>
            <w:hideMark/>
          </w:tcPr>
          <w:p w:rsidR="00A05FF3" w:rsidRPr="00DF564E" w:rsidDel="00A76DBE" w:rsidRDefault="00A05FF3" w:rsidP="00A05FF3">
            <w:pPr>
              <w:widowControl/>
              <w:jc w:val="left"/>
              <w:cnfStyle w:val="000000000000"/>
              <w:rPr>
                <w:del w:id="3428" w:author="WANG" w:date="2014-01-07T07:32:00Z"/>
                <w:rFonts w:ascii="Times New Roman" w:eastAsia="Times New Roman" w:hAnsi="Times New Roman" w:cs="Times New Roman"/>
                <w:color w:val="000000"/>
                <w:kern w:val="0"/>
                <w:sz w:val="18"/>
                <w:szCs w:val="18"/>
                <w:lang w:eastAsia="en-US"/>
              </w:rPr>
            </w:pPr>
          </w:p>
        </w:tc>
        <w:tc>
          <w:tcPr>
            <w:tcW w:w="1134" w:type="dxa"/>
            <w:noWrap/>
            <w:hideMark/>
          </w:tcPr>
          <w:p w:rsidR="00A05FF3" w:rsidRPr="00DF564E" w:rsidDel="00A76DBE" w:rsidRDefault="00A05FF3" w:rsidP="00A05FF3">
            <w:pPr>
              <w:widowControl/>
              <w:jc w:val="left"/>
              <w:cnfStyle w:val="000000000000"/>
              <w:rPr>
                <w:del w:id="3429" w:author="WANG" w:date="2014-01-07T07:32:00Z"/>
                <w:rFonts w:ascii="Times New Roman" w:eastAsia="Times New Roman" w:hAnsi="Times New Roman" w:cs="Times New Roman"/>
                <w:color w:val="000000"/>
                <w:kern w:val="0"/>
                <w:sz w:val="18"/>
                <w:szCs w:val="18"/>
                <w:lang w:eastAsia="en-US"/>
              </w:rPr>
            </w:pPr>
          </w:p>
        </w:tc>
        <w:tc>
          <w:tcPr>
            <w:tcW w:w="1134" w:type="dxa"/>
            <w:noWrap/>
            <w:hideMark/>
          </w:tcPr>
          <w:p w:rsidR="00A05FF3" w:rsidRPr="00DF564E" w:rsidDel="00A76DBE" w:rsidRDefault="00A05FF3" w:rsidP="00A05FF3">
            <w:pPr>
              <w:widowControl/>
              <w:jc w:val="left"/>
              <w:cnfStyle w:val="000000000000"/>
              <w:rPr>
                <w:del w:id="3430" w:author="WANG" w:date="2014-01-07T07:32:00Z"/>
                <w:rFonts w:ascii="Times New Roman" w:eastAsia="Times New Roman" w:hAnsi="Times New Roman" w:cs="Times New Roman"/>
                <w:color w:val="000000"/>
                <w:kern w:val="0"/>
                <w:sz w:val="18"/>
                <w:szCs w:val="18"/>
                <w:lang w:eastAsia="en-US"/>
              </w:rPr>
            </w:pPr>
          </w:p>
        </w:tc>
        <w:tc>
          <w:tcPr>
            <w:tcW w:w="1134" w:type="dxa"/>
            <w:noWrap/>
            <w:hideMark/>
          </w:tcPr>
          <w:p w:rsidR="00A05FF3" w:rsidRPr="00DF564E" w:rsidDel="00A76DBE" w:rsidRDefault="00A05FF3" w:rsidP="00A05FF3">
            <w:pPr>
              <w:widowControl/>
              <w:jc w:val="left"/>
              <w:cnfStyle w:val="000000000000"/>
              <w:rPr>
                <w:del w:id="3431" w:author="WANG" w:date="2014-01-07T07:32:00Z"/>
                <w:rFonts w:ascii="Times New Roman" w:eastAsia="Times New Roman" w:hAnsi="Times New Roman" w:cs="Times New Roman"/>
                <w:color w:val="000000"/>
                <w:kern w:val="0"/>
                <w:sz w:val="18"/>
                <w:szCs w:val="18"/>
                <w:lang w:eastAsia="en-US"/>
              </w:rPr>
            </w:pPr>
          </w:p>
        </w:tc>
      </w:tr>
      <w:tr w:rsidR="006A4593" w:rsidRPr="00DF564E" w:rsidDel="00A76DBE" w:rsidTr="00DC0A66">
        <w:trPr>
          <w:trHeight w:val="300"/>
          <w:del w:id="3432" w:author="WANG" w:date="2014-01-07T07:32:00Z"/>
        </w:trPr>
        <w:tc>
          <w:tcPr>
            <w:cnfStyle w:val="001000000000"/>
            <w:tcW w:w="1134" w:type="dxa"/>
            <w:noWrap/>
            <w:hideMark/>
          </w:tcPr>
          <w:p w:rsidR="00A05FF3" w:rsidRPr="00DF564E" w:rsidDel="00A76DBE" w:rsidRDefault="00A05FF3" w:rsidP="00A05FF3">
            <w:pPr>
              <w:widowControl/>
              <w:jc w:val="left"/>
              <w:rPr>
                <w:del w:id="3433" w:author="WANG" w:date="2014-01-07T07:32:00Z"/>
                <w:rFonts w:ascii="Times New Roman" w:eastAsia="Times New Roman" w:hAnsi="Times New Roman" w:cs="Times New Roman"/>
                <w:color w:val="000000"/>
                <w:kern w:val="0"/>
                <w:sz w:val="18"/>
                <w:szCs w:val="18"/>
                <w:lang w:eastAsia="en-US"/>
              </w:rPr>
            </w:pPr>
            <w:del w:id="3434" w:author="WANG" w:date="2014-01-07T07:32:00Z">
              <w:r w:rsidRPr="00DF564E" w:rsidDel="00A76DBE">
                <w:rPr>
                  <w:rFonts w:ascii="Times New Roman" w:eastAsia="Times New Roman" w:hAnsi="Times New Roman" w:cs="Times New Roman"/>
                  <w:color w:val="000000"/>
                  <w:kern w:val="0"/>
                  <w:sz w:val="18"/>
                  <w:szCs w:val="18"/>
                  <w:lang w:eastAsia="en-US"/>
                </w:rPr>
                <w:delText>02:00-05:59</w:delText>
              </w:r>
            </w:del>
          </w:p>
        </w:tc>
        <w:tc>
          <w:tcPr>
            <w:tcW w:w="1134" w:type="dxa"/>
            <w:noWrap/>
            <w:hideMark/>
          </w:tcPr>
          <w:p w:rsidR="00A05FF3" w:rsidRPr="00DF564E" w:rsidDel="00A76DBE" w:rsidRDefault="00A05FF3" w:rsidP="00FC22F2">
            <w:pPr>
              <w:widowControl/>
              <w:jc w:val="right"/>
              <w:cnfStyle w:val="000000000000"/>
              <w:rPr>
                <w:del w:id="3435" w:author="WANG" w:date="2014-01-07T07:32:00Z"/>
                <w:rFonts w:ascii="Times New Roman" w:eastAsia="Times New Roman" w:hAnsi="Times New Roman" w:cs="Times New Roman"/>
                <w:color w:val="000000"/>
                <w:kern w:val="0"/>
                <w:sz w:val="18"/>
                <w:szCs w:val="18"/>
                <w:lang w:eastAsia="en-US"/>
              </w:rPr>
            </w:pPr>
            <w:del w:id="3436" w:author="WANG" w:date="2014-01-07T07:32:00Z">
              <w:r w:rsidRPr="00DF564E" w:rsidDel="00A76DBE">
                <w:rPr>
                  <w:rFonts w:ascii="Times New Roman" w:eastAsia="Times New Roman" w:hAnsi="Times New Roman" w:cs="Times New Roman"/>
                  <w:color w:val="000000"/>
                  <w:kern w:val="0"/>
                  <w:sz w:val="18"/>
                  <w:szCs w:val="18"/>
                  <w:lang w:eastAsia="en-US"/>
                </w:rPr>
                <w:delText>-0.48</w:delText>
              </w:r>
            </w:del>
          </w:p>
        </w:tc>
        <w:tc>
          <w:tcPr>
            <w:tcW w:w="1197" w:type="dxa"/>
            <w:noWrap/>
            <w:hideMark/>
          </w:tcPr>
          <w:p w:rsidR="00A05FF3" w:rsidRPr="00DF564E" w:rsidDel="00A76DBE" w:rsidRDefault="00A05FF3" w:rsidP="00A05FF3">
            <w:pPr>
              <w:widowControl/>
              <w:jc w:val="right"/>
              <w:cnfStyle w:val="000000000000"/>
              <w:rPr>
                <w:del w:id="3437" w:author="WANG" w:date="2014-01-07T07:32:00Z"/>
                <w:rFonts w:ascii="Times New Roman" w:eastAsia="Times New Roman" w:hAnsi="Times New Roman" w:cs="Times New Roman"/>
                <w:color w:val="000000"/>
                <w:kern w:val="0"/>
                <w:sz w:val="18"/>
                <w:szCs w:val="18"/>
                <w:lang w:eastAsia="en-US"/>
              </w:rPr>
            </w:pPr>
            <w:del w:id="3438" w:author="WANG" w:date="2014-01-07T07:32:00Z">
              <w:r w:rsidRPr="00DF564E" w:rsidDel="00A76DBE">
                <w:rPr>
                  <w:rFonts w:ascii="Times New Roman" w:eastAsia="Times New Roman" w:hAnsi="Times New Roman" w:cs="Times New Roman"/>
                  <w:color w:val="000000"/>
                  <w:kern w:val="0"/>
                  <w:sz w:val="18"/>
                  <w:szCs w:val="18"/>
                  <w:lang w:eastAsia="en-US"/>
                </w:rPr>
                <w:delText>1</w:delText>
              </w:r>
            </w:del>
          </w:p>
        </w:tc>
        <w:tc>
          <w:tcPr>
            <w:tcW w:w="1134" w:type="dxa"/>
            <w:noWrap/>
            <w:hideMark/>
          </w:tcPr>
          <w:p w:rsidR="00A05FF3" w:rsidRPr="00DF564E" w:rsidDel="00A76DBE" w:rsidRDefault="00A05FF3" w:rsidP="00A05FF3">
            <w:pPr>
              <w:widowControl/>
              <w:jc w:val="left"/>
              <w:cnfStyle w:val="000000000000"/>
              <w:rPr>
                <w:del w:id="3439" w:author="WANG" w:date="2014-01-07T07:32:00Z"/>
                <w:rFonts w:ascii="Times New Roman" w:eastAsia="Times New Roman" w:hAnsi="Times New Roman" w:cs="Times New Roman"/>
                <w:color w:val="000000"/>
                <w:kern w:val="0"/>
                <w:sz w:val="18"/>
                <w:szCs w:val="18"/>
                <w:lang w:eastAsia="en-US"/>
              </w:rPr>
            </w:pPr>
          </w:p>
        </w:tc>
        <w:tc>
          <w:tcPr>
            <w:tcW w:w="1134" w:type="dxa"/>
            <w:noWrap/>
            <w:hideMark/>
          </w:tcPr>
          <w:p w:rsidR="00A05FF3" w:rsidRPr="00DF564E" w:rsidDel="00A76DBE" w:rsidRDefault="00A05FF3" w:rsidP="00A05FF3">
            <w:pPr>
              <w:widowControl/>
              <w:jc w:val="left"/>
              <w:cnfStyle w:val="000000000000"/>
              <w:rPr>
                <w:del w:id="3440" w:author="WANG" w:date="2014-01-07T07:32:00Z"/>
                <w:rFonts w:ascii="Times New Roman" w:eastAsia="Times New Roman" w:hAnsi="Times New Roman" w:cs="Times New Roman"/>
                <w:color w:val="000000"/>
                <w:kern w:val="0"/>
                <w:sz w:val="18"/>
                <w:szCs w:val="18"/>
                <w:lang w:eastAsia="en-US"/>
              </w:rPr>
            </w:pPr>
          </w:p>
        </w:tc>
        <w:tc>
          <w:tcPr>
            <w:tcW w:w="1134" w:type="dxa"/>
            <w:noWrap/>
            <w:hideMark/>
          </w:tcPr>
          <w:p w:rsidR="00A05FF3" w:rsidRPr="00DF564E" w:rsidDel="00A76DBE" w:rsidRDefault="00A05FF3" w:rsidP="00A05FF3">
            <w:pPr>
              <w:widowControl/>
              <w:jc w:val="left"/>
              <w:cnfStyle w:val="000000000000"/>
              <w:rPr>
                <w:del w:id="3441" w:author="WANG" w:date="2014-01-07T07:32:00Z"/>
                <w:rFonts w:ascii="Times New Roman" w:eastAsia="Times New Roman" w:hAnsi="Times New Roman" w:cs="Times New Roman"/>
                <w:color w:val="000000"/>
                <w:kern w:val="0"/>
                <w:sz w:val="18"/>
                <w:szCs w:val="18"/>
                <w:lang w:eastAsia="en-US"/>
              </w:rPr>
            </w:pPr>
          </w:p>
        </w:tc>
        <w:tc>
          <w:tcPr>
            <w:tcW w:w="1134" w:type="dxa"/>
            <w:noWrap/>
            <w:hideMark/>
          </w:tcPr>
          <w:p w:rsidR="00A05FF3" w:rsidRPr="00DF564E" w:rsidDel="00A76DBE" w:rsidRDefault="00A05FF3" w:rsidP="00A05FF3">
            <w:pPr>
              <w:widowControl/>
              <w:jc w:val="left"/>
              <w:cnfStyle w:val="000000000000"/>
              <w:rPr>
                <w:del w:id="3442" w:author="WANG" w:date="2014-01-07T07:32:00Z"/>
                <w:rFonts w:ascii="Times New Roman" w:eastAsia="Times New Roman" w:hAnsi="Times New Roman" w:cs="Times New Roman"/>
                <w:color w:val="000000"/>
                <w:kern w:val="0"/>
                <w:sz w:val="18"/>
                <w:szCs w:val="18"/>
                <w:lang w:eastAsia="en-US"/>
              </w:rPr>
            </w:pPr>
          </w:p>
        </w:tc>
      </w:tr>
      <w:tr w:rsidR="006A4593" w:rsidRPr="00DF564E" w:rsidDel="00A76DBE" w:rsidTr="00DC0A66">
        <w:trPr>
          <w:trHeight w:val="300"/>
          <w:del w:id="3443" w:author="WANG" w:date="2014-01-07T07:32:00Z"/>
        </w:trPr>
        <w:tc>
          <w:tcPr>
            <w:cnfStyle w:val="001000000000"/>
            <w:tcW w:w="1134" w:type="dxa"/>
            <w:noWrap/>
            <w:hideMark/>
          </w:tcPr>
          <w:p w:rsidR="00A05FF3" w:rsidRPr="00DF564E" w:rsidDel="00A76DBE" w:rsidRDefault="00A05FF3" w:rsidP="00A05FF3">
            <w:pPr>
              <w:widowControl/>
              <w:jc w:val="left"/>
              <w:rPr>
                <w:del w:id="3444" w:author="WANG" w:date="2014-01-07T07:32:00Z"/>
                <w:rFonts w:ascii="Times New Roman" w:eastAsia="Times New Roman" w:hAnsi="Times New Roman" w:cs="Times New Roman"/>
                <w:color w:val="000000"/>
                <w:kern w:val="0"/>
                <w:sz w:val="18"/>
                <w:szCs w:val="18"/>
                <w:lang w:eastAsia="en-US"/>
              </w:rPr>
            </w:pPr>
            <w:del w:id="3445" w:author="WANG" w:date="2014-01-07T07:32:00Z">
              <w:r w:rsidRPr="00DF564E" w:rsidDel="00A76DBE">
                <w:rPr>
                  <w:rFonts w:ascii="Times New Roman" w:eastAsia="Times New Roman" w:hAnsi="Times New Roman" w:cs="Times New Roman"/>
                  <w:color w:val="000000"/>
                  <w:kern w:val="0"/>
                  <w:sz w:val="18"/>
                  <w:szCs w:val="18"/>
                  <w:lang w:eastAsia="en-US"/>
                </w:rPr>
                <w:delText>06:00-09:59</w:delText>
              </w:r>
            </w:del>
          </w:p>
        </w:tc>
        <w:tc>
          <w:tcPr>
            <w:tcW w:w="1134" w:type="dxa"/>
            <w:noWrap/>
            <w:hideMark/>
          </w:tcPr>
          <w:p w:rsidR="00A05FF3" w:rsidRPr="00DF564E" w:rsidDel="00A76DBE" w:rsidRDefault="00A05FF3" w:rsidP="00FC22F2">
            <w:pPr>
              <w:widowControl/>
              <w:jc w:val="right"/>
              <w:cnfStyle w:val="000000000000"/>
              <w:rPr>
                <w:del w:id="3446" w:author="WANG" w:date="2014-01-07T07:32:00Z"/>
                <w:rFonts w:ascii="Times New Roman" w:eastAsia="Times New Roman" w:hAnsi="Times New Roman" w:cs="Times New Roman"/>
                <w:color w:val="000000"/>
                <w:kern w:val="0"/>
                <w:sz w:val="18"/>
                <w:szCs w:val="18"/>
                <w:lang w:eastAsia="en-US"/>
              </w:rPr>
            </w:pPr>
            <w:del w:id="3447" w:author="WANG" w:date="2014-01-07T07:32:00Z">
              <w:r w:rsidRPr="00DF564E" w:rsidDel="00A76DBE">
                <w:rPr>
                  <w:rFonts w:ascii="Times New Roman" w:eastAsia="Times New Roman" w:hAnsi="Times New Roman" w:cs="Times New Roman"/>
                  <w:color w:val="000000"/>
                  <w:kern w:val="0"/>
                  <w:sz w:val="18"/>
                  <w:szCs w:val="18"/>
                  <w:lang w:eastAsia="en-US"/>
                </w:rPr>
                <w:delText>-0.36</w:delText>
              </w:r>
            </w:del>
          </w:p>
        </w:tc>
        <w:tc>
          <w:tcPr>
            <w:tcW w:w="1197" w:type="dxa"/>
            <w:noWrap/>
            <w:hideMark/>
          </w:tcPr>
          <w:p w:rsidR="00A05FF3" w:rsidRPr="00DF564E" w:rsidDel="00A76DBE" w:rsidRDefault="00A05FF3" w:rsidP="00FC22F2">
            <w:pPr>
              <w:widowControl/>
              <w:jc w:val="right"/>
              <w:cnfStyle w:val="000000000000"/>
              <w:rPr>
                <w:del w:id="3448" w:author="WANG" w:date="2014-01-07T07:32:00Z"/>
                <w:rFonts w:ascii="Times New Roman" w:eastAsia="Times New Roman" w:hAnsi="Times New Roman" w:cs="Times New Roman"/>
                <w:color w:val="000000"/>
                <w:kern w:val="0"/>
                <w:sz w:val="18"/>
                <w:szCs w:val="18"/>
                <w:lang w:eastAsia="en-US"/>
              </w:rPr>
            </w:pPr>
            <w:del w:id="3449" w:author="WANG" w:date="2014-01-07T07:32:00Z">
              <w:r w:rsidRPr="00DF564E" w:rsidDel="00A76DBE">
                <w:rPr>
                  <w:rFonts w:ascii="Times New Roman" w:eastAsia="Times New Roman" w:hAnsi="Times New Roman" w:cs="Times New Roman"/>
                  <w:color w:val="000000"/>
                  <w:kern w:val="0"/>
                  <w:sz w:val="18"/>
                  <w:szCs w:val="18"/>
                  <w:lang w:eastAsia="en-US"/>
                </w:rPr>
                <w:delText>-0.83</w:delText>
              </w:r>
            </w:del>
          </w:p>
        </w:tc>
        <w:tc>
          <w:tcPr>
            <w:tcW w:w="1134" w:type="dxa"/>
            <w:noWrap/>
            <w:hideMark/>
          </w:tcPr>
          <w:p w:rsidR="00A05FF3" w:rsidRPr="00DF564E" w:rsidDel="00A76DBE" w:rsidRDefault="00A05FF3" w:rsidP="00A05FF3">
            <w:pPr>
              <w:widowControl/>
              <w:jc w:val="right"/>
              <w:cnfStyle w:val="000000000000"/>
              <w:rPr>
                <w:del w:id="3450" w:author="WANG" w:date="2014-01-07T07:32:00Z"/>
                <w:rFonts w:ascii="Times New Roman" w:eastAsia="Times New Roman" w:hAnsi="Times New Roman" w:cs="Times New Roman"/>
                <w:color w:val="000000"/>
                <w:kern w:val="0"/>
                <w:sz w:val="18"/>
                <w:szCs w:val="18"/>
                <w:lang w:eastAsia="en-US"/>
              </w:rPr>
            </w:pPr>
            <w:del w:id="3451" w:author="WANG" w:date="2014-01-07T07:32:00Z">
              <w:r w:rsidRPr="00DF564E" w:rsidDel="00A76DBE">
                <w:rPr>
                  <w:rFonts w:ascii="Times New Roman" w:eastAsia="Times New Roman" w:hAnsi="Times New Roman" w:cs="Times New Roman"/>
                  <w:color w:val="000000"/>
                  <w:kern w:val="0"/>
                  <w:sz w:val="18"/>
                  <w:szCs w:val="18"/>
                  <w:lang w:eastAsia="en-US"/>
                </w:rPr>
                <w:delText>1</w:delText>
              </w:r>
            </w:del>
          </w:p>
        </w:tc>
        <w:tc>
          <w:tcPr>
            <w:tcW w:w="1134" w:type="dxa"/>
            <w:noWrap/>
            <w:hideMark/>
          </w:tcPr>
          <w:p w:rsidR="00A05FF3" w:rsidRPr="00DF564E" w:rsidDel="00A76DBE" w:rsidRDefault="00A05FF3" w:rsidP="00A05FF3">
            <w:pPr>
              <w:widowControl/>
              <w:jc w:val="left"/>
              <w:cnfStyle w:val="000000000000"/>
              <w:rPr>
                <w:del w:id="3452" w:author="WANG" w:date="2014-01-07T07:32:00Z"/>
                <w:rFonts w:ascii="Times New Roman" w:eastAsia="Times New Roman" w:hAnsi="Times New Roman" w:cs="Times New Roman"/>
                <w:color w:val="000000"/>
                <w:kern w:val="0"/>
                <w:sz w:val="18"/>
                <w:szCs w:val="18"/>
                <w:lang w:eastAsia="en-US"/>
              </w:rPr>
            </w:pPr>
          </w:p>
        </w:tc>
        <w:tc>
          <w:tcPr>
            <w:tcW w:w="1134" w:type="dxa"/>
            <w:noWrap/>
            <w:hideMark/>
          </w:tcPr>
          <w:p w:rsidR="00A05FF3" w:rsidRPr="00DF564E" w:rsidDel="00A76DBE" w:rsidRDefault="00A05FF3" w:rsidP="00A05FF3">
            <w:pPr>
              <w:widowControl/>
              <w:jc w:val="left"/>
              <w:cnfStyle w:val="000000000000"/>
              <w:rPr>
                <w:del w:id="3453" w:author="WANG" w:date="2014-01-07T07:32:00Z"/>
                <w:rFonts w:ascii="Times New Roman" w:eastAsia="Times New Roman" w:hAnsi="Times New Roman" w:cs="Times New Roman"/>
                <w:color w:val="000000"/>
                <w:kern w:val="0"/>
                <w:sz w:val="18"/>
                <w:szCs w:val="18"/>
                <w:lang w:eastAsia="en-US"/>
              </w:rPr>
            </w:pPr>
          </w:p>
        </w:tc>
        <w:tc>
          <w:tcPr>
            <w:tcW w:w="1134" w:type="dxa"/>
            <w:noWrap/>
            <w:hideMark/>
          </w:tcPr>
          <w:p w:rsidR="00A05FF3" w:rsidRPr="00DF564E" w:rsidDel="00A76DBE" w:rsidRDefault="00A05FF3" w:rsidP="00A05FF3">
            <w:pPr>
              <w:widowControl/>
              <w:jc w:val="left"/>
              <w:cnfStyle w:val="000000000000"/>
              <w:rPr>
                <w:del w:id="3454" w:author="WANG" w:date="2014-01-07T07:32:00Z"/>
                <w:rFonts w:ascii="Times New Roman" w:eastAsia="Times New Roman" w:hAnsi="Times New Roman" w:cs="Times New Roman"/>
                <w:color w:val="000000"/>
                <w:kern w:val="0"/>
                <w:sz w:val="18"/>
                <w:szCs w:val="18"/>
                <w:lang w:eastAsia="en-US"/>
              </w:rPr>
            </w:pPr>
          </w:p>
        </w:tc>
      </w:tr>
      <w:tr w:rsidR="006A4593" w:rsidRPr="00DF564E" w:rsidDel="00A76DBE" w:rsidTr="00DC0A66">
        <w:trPr>
          <w:trHeight w:val="300"/>
          <w:del w:id="3455" w:author="WANG" w:date="2014-01-07T07:32:00Z"/>
        </w:trPr>
        <w:tc>
          <w:tcPr>
            <w:cnfStyle w:val="001000000000"/>
            <w:tcW w:w="1134" w:type="dxa"/>
            <w:noWrap/>
            <w:hideMark/>
          </w:tcPr>
          <w:p w:rsidR="00A05FF3" w:rsidRPr="00DF564E" w:rsidDel="00A76DBE" w:rsidRDefault="00A05FF3" w:rsidP="00A05FF3">
            <w:pPr>
              <w:widowControl/>
              <w:jc w:val="left"/>
              <w:rPr>
                <w:del w:id="3456" w:author="WANG" w:date="2014-01-07T07:32:00Z"/>
                <w:rFonts w:ascii="Times New Roman" w:eastAsia="Times New Roman" w:hAnsi="Times New Roman" w:cs="Times New Roman"/>
                <w:color w:val="000000"/>
                <w:kern w:val="0"/>
                <w:sz w:val="18"/>
                <w:szCs w:val="18"/>
                <w:lang w:eastAsia="en-US"/>
              </w:rPr>
            </w:pPr>
            <w:del w:id="3457" w:author="WANG" w:date="2014-01-07T07:32:00Z">
              <w:r w:rsidRPr="00DF564E" w:rsidDel="00A76DBE">
                <w:rPr>
                  <w:rFonts w:ascii="Times New Roman" w:eastAsia="Times New Roman" w:hAnsi="Times New Roman" w:cs="Times New Roman"/>
                  <w:color w:val="000000"/>
                  <w:kern w:val="0"/>
                  <w:sz w:val="18"/>
                  <w:szCs w:val="18"/>
                  <w:lang w:eastAsia="en-US"/>
                </w:rPr>
                <w:delText>10:00-13:59</w:delText>
              </w:r>
            </w:del>
          </w:p>
        </w:tc>
        <w:tc>
          <w:tcPr>
            <w:tcW w:w="1134" w:type="dxa"/>
            <w:noWrap/>
            <w:hideMark/>
          </w:tcPr>
          <w:p w:rsidR="00A05FF3" w:rsidRPr="00DF564E" w:rsidDel="00A76DBE" w:rsidRDefault="00A05FF3" w:rsidP="00FC22F2">
            <w:pPr>
              <w:widowControl/>
              <w:jc w:val="right"/>
              <w:cnfStyle w:val="000000000000"/>
              <w:rPr>
                <w:del w:id="3458" w:author="WANG" w:date="2014-01-07T07:32:00Z"/>
                <w:rFonts w:ascii="Times New Roman" w:eastAsia="Times New Roman" w:hAnsi="Times New Roman" w:cs="Times New Roman"/>
                <w:color w:val="000000"/>
                <w:kern w:val="0"/>
                <w:sz w:val="18"/>
                <w:szCs w:val="18"/>
                <w:lang w:eastAsia="en-US"/>
              </w:rPr>
            </w:pPr>
            <w:del w:id="3459" w:author="WANG" w:date="2014-01-07T07:32:00Z">
              <w:r w:rsidRPr="00DF564E" w:rsidDel="00A76DBE">
                <w:rPr>
                  <w:rFonts w:ascii="Times New Roman" w:eastAsia="Times New Roman" w:hAnsi="Times New Roman" w:cs="Times New Roman"/>
                  <w:color w:val="000000"/>
                  <w:kern w:val="0"/>
                  <w:sz w:val="18"/>
                  <w:szCs w:val="18"/>
                  <w:lang w:eastAsia="en-US"/>
                </w:rPr>
                <w:delText>-0.</w:delText>
              </w:r>
              <w:r w:rsidR="002A33DA" w:rsidRPr="00DF564E" w:rsidDel="00A76DBE">
                <w:rPr>
                  <w:rFonts w:ascii="Times New Roman" w:eastAsia="Times New Roman" w:hAnsi="Times New Roman" w:cs="Times New Roman"/>
                  <w:color w:val="000000"/>
                  <w:kern w:val="0"/>
                  <w:sz w:val="18"/>
                  <w:szCs w:val="18"/>
                  <w:lang w:eastAsia="en-US"/>
                </w:rPr>
                <w:delText>65</w:delText>
              </w:r>
            </w:del>
          </w:p>
        </w:tc>
        <w:tc>
          <w:tcPr>
            <w:tcW w:w="1197" w:type="dxa"/>
            <w:noWrap/>
            <w:hideMark/>
          </w:tcPr>
          <w:p w:rsidR="00A05FF3" w:rsidRPr="00DF564E" w:rsidDel="00A76DBE" w:rsidRDefault="00A05FF3" w:rsidP="00FC22F2">
            <w:pPr>
              <w:widowControl/>
              <w:jc w:val="right"/>
              <w:cnfStyle w:val="000000000000"/>
              <w:rPr>
                <w:del w:id="3460" w:author="WANG" w:date="2014-01-07T07:32:00Z"/>
                <w:rFonts w:ascii="Times New Roman" w:eastAsia="Times New Roman" w:hAnsi="Times New Roman" w:cs="Times New Roman"/>
                <w:color w:val="000000"/>
                <w:kern w:val="0"/>
                <w:sz w:val="18"/>
                <w:szCs w:val="18"/>
                <w:lang w:eastAsia="en-US"/>
              </w:rPr>
            </w:pPr>
            <w:del w:id="3461" w:author="WANG" w:date="2014-01-07T07:32:00Z">
              <w:r w:rsidRPr="00DF564E" w:rsidDel="00A76DBE">
                <w:rPr>
                  <w:rFonts w:ascii="Times New Roman" w:eastAsia="Times New Roman" w:hAnsi="Times New Roman" w:cs="Times New Roman"/>
                  <w:color w:val="000000"/>
                  <w:kern w:val="0"/>
                  <w:sz w:val="18"/>
                  <w:szCs w:val="18"/>
                  <w:lang w:eastAsia="en-US"/>
                </w:rPr>
                <w:delText>-0.</w:delText>
              </w:r>
              <w:r w:rsidR="002A33DA" w:rsidRPr="00DF564E" w:rsidDel="00A76DBE">
                <w:rPr>
                  <w:rFonts w:ascii="Times New Roman" w:eastAsia="Times New Roman" w:hAnsi="Times New Roman" w:cs="Times New Roman"/>
                  <w:color w:val="000000"/>
                  <w:kern w:val="0"/>
                  <w:sz w:val="18"/>
                  <w:szCs w:val="18"/>
                  <w:lang w:eastAsia="en-US"/>
                </w:rPr>
                <w:delText>89</w:delText>
              </w:r>
            </w:del>
          </w:p>
        </w:tc>
        <w:tc>
          <w:tcPr>
            <w:tcW w:w="1134" w:type="dxa"/>
            <w:noWrap/>
            <w:hideMark/>
          </w:tcPr>
          <w:p w:rsidR="00A05FF3" w:rsidRPr="00DF564E" w:rsidDel="00A76DBE" w:rsidRDefault="00A05FF3" w:rsidP="00FC22F2">
            <w:pPr>
              <w:widowControl/>
              <w:jc w:val="right"/>
              <w:cnfStyle w:val="000000000000"/>
              <w:rPr>
                <w:del w:id="3462" w:author="WANG" w:date="2014-01-07T07:32:00Z"/>
                <w:rFonts w:ascii="Times New Roman" w:eastAsia="Times New Roman" w:hAnsi="Times New Roman" w:cs="Times New Roman"/>
                <w:color w:val="000000"/>
                <w:kern w:val="0"/>
                <w:sz w:val="18"/>
                <w:szCs w:val="18"/>
                <w:lang w:eastAsia="en-US"/>
              </w:rPr>
            </w:pPr>
            <w:del w:id="3463" w:author="WANG" w:date="2014-01-07T07:32:00Z">
              <w:r w:rsidRPr="00DF564E" w:rsidDel="00A76DBE">
                <w:rPr>
                  <w:rFonts w:ascii="Times New Roman" w:eastAsia="Times New Roman" w:hAnsi="Times New Roman" w:cs="Times New Roman"/>
                  <w:color w:val="000000"/>
                  <w:kern w:val="0"/>
                  <w:sz w:val="18"/>
                  <w:szCs w:val="18"/>
                  <w:lang w:eastAsia="en-US"/>
                </w:rPr>
                <w:delText>0.</w:delText>
              </w:r>
              <w:r w:rsidR="002A33DA" w:rsidRPr="00DF564E" w:rsidDel="00A76DBE">
                <w:rPr>
                  <w:rFonts w:ascii="Times New Roman" w:eastAsia="Times New Roman" w:hAnsi="Times New Roman" w:cs="Times New Roman"/>
                  <w:color w:val="000000"/>
                  <w:kern w:val="0"/>
                  <w:sz w:val="18"/>
                  <w:szCs w:val="18"/>
                  <w:lang w:eastAsia="en-US"/>
                </w:rPr>
                <w:delText>37</w:delText>
              </w:r>
            </w:del>
          </w:p>
        </w:tc>
        <w:tc>
          <w:tcPr>
            <w:tcW w:w="1134" w:type="dxa"/>
            <w:noWrap/>
            <w:hideMark/>
          </w:tcPr>
          <w:p w:rsidR="00A05FF3" w:rsidRPr="00DF564E" w:rsidDel="00A76DBE" w:rsidRDefault="00A05FF3" w:rsidP="00A05FF3">
            <w:pPr>
              <w:widowControl/>
              <w:jc w:val="right"/>
              <w:cnfStyle w:val="000000000000"/>
              <w:rPr>
                <w:del w:id="3464" w:author="WANG" w:date="2014-01-07T07:32:00Z"/>
                <w:rFonts w:ascii="Times New Roman" w:eastAsia="Times New Roman" w:hAnsi="Times New Roman" w:cs="Times New Roman"/>
                <w:color w:val="000000"/>
                <w:kern w:val="0"/>
                <w:sz w:val="18"/>
                <w:szCs w:val="18"/>
                <w:lang w:eastAsia="en-US"/>
              </w:rPr>
            </w:pPr>
            <w:del w:id="3465" w:author="WANG" w:date="2014-01-07T07:32:00Z">
              <w:r w:rsidRPr="00DF564E" w:rsidDel="00A76DBE">
                <w:rPr>
                  <w:rFonts w:ascii="Times New Roman" w:eastAsia="Times New Roman" w:hAnsi="Times New Roman" w:cs="Times New Roman"/>
                  <w:color w:val="000000"/>
                  <w:kern w:val="0"/>
                  <w:sz w:val="18"/>
                  <w:szCs w:val="18"/>
                  <w:lang w:eastAsia="en-US"/>
                </w:rPr>
                <w:delText>1</w:delText>
              </w:r>
            </w:del>
          </w:p>
        </w:tc>
        <w:tc>
          <w:tcPr>
            <w:tcW w:w="1134" w:type="dxa"/>
            <w:noWrap/>
            <w:hideMark/>
          </w:tcPr>
          <w:p w:rsidR="00A05FF3" w:rsidRPr="00DF564E" w:rsidDel="00A76DBE" w:rsidRDefault="00A05FF3" w:rsidP="00A05FF3">
            <w:pPr>
              <w:widowControl/>
              <w:jc w:val="left"/>
              <w:cnfStyle w:val="000000000000"/>
              <w:rPr>
                <w:del w:id="3466" w:author="WANG" w:date="2014-01-07T07:32:00Z"/>
                <w:rFonts w:ascii="Times New Roman" w:eastAsia="Times New Roman" w:hAnsi="Times New Roman" w:cs="Times New Roman"/>
                <w:color w:val="000000"/>
                <w:kern w:val="0"/>
                <w:sz w:val="18"/>
                <w:szCs w:val="18"/>
                <w:lang w:eastAsia="en-US"/>
              </w:rPr>
            </w:pPr>
          </w:p>
        </w:tc>
        <w:tc>
          <w:tcPr>
            <w:tcW w:w="1134" w:type="dxa"/>
            <w:noWrap/>
            <w:hideMark/>
          </w:tcPr>
          <w:p w:rsidR="00A05FF3" w:rsidRPr="00DF564E" w:rsidDel="00A76DBE" w:rsidRDefault="00A05FF3" w:rsidP="00A05FF3">
            <w:pPr>
              <w:widowControl/>
              <w:jc w:val="left"/>
              <w:cnfStyle w:val="000000000000"/>
              <w:rPr>
                <w:del w:id="3467" w:author="WANG" w:date="2014-01-07T07:32:00Z"/>
                <w:rFonts w:ascii="Times New Roman" w:eastAsia="Times New Roman" w:hAnsi="Times New Roman" w:cs="Times New Roman"/>
                <w:color w:val="000000"/>
                <w:kern w:val="0"/>
                <w:sz w:val="18"/>
                <w:szCs w:val="18"/>
                <w:lang w:eastAsia="en-US"/>
              </w:rPr>
            </w:pPr>
          </w:p>
        </w:tc>
      </w:tr>
      <w:tr w:rsidR="006A4593" w:rsidRPr="00DF564E" w:rsidDel="00A76DBE" w:rsidTr="00DC0A66">
        <w:trPr>
          <w:trHeight w:val="300"/>
          <w:del w:id="3468" w:author="WANG" w:date="2014-01-07T07:32:00Z"/>
        </w:trPr>
        <w:tc>
          <w:tcPr>
            <w:cnfStyle w:val="001000000000"/>
            <w:tcW w:w="1134" w:type="dxa"/>
            <w:noWrap/>
            <w:hideMark/>
          </w:tcPr>
          <w:p w:rsidR="00A05FF3" w:rsidRPr="00DF564E" w:rsidDel="00A76DBE" w:rsidRDefault="00A05FF3" w:rsidP="00A05FF3">
            <w:pPr>
              <w:widowControl/>
              <w:jc w:val="left"/>
              <w:rPr>
                <w:del w:id="3469" w:author="WANG" w:date="2014-01-07T07:32:00Z"/>
                <w:rFonts w:ascii="Times New Roman" w:eastAsia="Times New Roman" w:hAnsi="Times New Roman" w:cs="Times New Roman"/>
                <w:color w:val="000000"/>
                <w:kern w:val="0"/>
                <w:sz w:val="18"/>
                <w:szCs w:val="18"/>
                <w:lang w:eastAsia="en-US"/>
              </w:rPr>
            </w:pPr>
            <w:del w:id="3470" w:author="WANG" w:date="2014-01-07T07:32:00Z">
              <w:r w:rsidRPr="00DF564E" w:rsidDel="00A76DBE">
                <w:rPr>
                  <w:rFonts w:ascii="Times New Roman" w:eastAsia="Times New Roman" w:hAnsi="Times New Roman" w:cs="Times New Roman"/>
                  <w:color w:val="000000"/>
                  <w:kern w:val="0"/>
                  <w:sz w:val="18"/>
                  <w:szCs w:val="18"/>
                  <w:lang w:eastAsia="en-US"/>
                </w:rPr>
                <w:delText>14:00-17:59</w:delText>
              </w:r>
            </w:del>
          </w:p>
        </w:tc>
        <w:tc>
          <w:tcPr>
            <w:tcW w:w="1134" w:type="dxa"/>
            <w:noWrap/>
            <w:hideMark/>
          </w:tcPr>
          <w:p w:rsidR="00A05FF3" w:rsidRPr="00DF564E" w:rsidDel="00A76DBE" w:rsidRDefault="00A05FF3" w:rsidP="00FC22F2">
            <w:pPr>
              <w:widowControl/>
              <w:jc w:val="right"/>
              <w:cnfStyle w:val="000000000000"/>
              <w:rPr>
                <w:del w:id="3471" w:author="WANG" w:date="2014-01-07T07:32:00Z"/>
                <w:rFonts w:ascii="Times New Roman" w:eastAsia="Times New Roman" w:hAnsi="Times New Roman" w:cs="Times New Roman"/>
                <w:color w:val="000000"/>
                <w:kern w:val="0"/>
                <w:sz w:val="18"/>
                <w:szCs w:val="18"/>
                <w:lang w:eastAsia="en-US"/>
              </w:rPr>
            </w:pPr>
            <w:del w:id="3472" w:author="WANG" w:date="2014-01-07T07:32:00Z">
              <w:r w:rsidRPr="00DF564E" w:rsidDel="00A76DBE">
                <w:rPr>
                  <w:rFonts w:ascii="Times New Roman" w:eastAsia="Times New Roman" w:hAnsi="Times New Roman" w:cs="Times New Roman"/>
                  <w:color w:val="000000"/>
                  <w:kern w:val="0"/>
                  <w:sz w:val="18"/>
                  <w:szCs w:val="18"/>
                  <w:lang w:eastAsia="en-US"/>
                </w:rPr>
                <w:delText>-0.</w:delText>
              </w:r>
              <w:r w:rsidR="002A33DA" w:rsidRPr="00DF564E" w:rsidDel="00A76DBE">
                <w:rPr>
                  <w:rFonts w:ascii="Times New Roman" w:eastAsia="Times New Roman" w:hAnsi="Times New Roman" w:cs="Times New Roman"/>
                  <w:color w:val="000000"/>
                  <w:kern w:val="0"/>
                  <w:sz w:val="18"/>
                  <w:szCs w:val="18"/>
                  <w:lang w:eastAsia="en-US"/>
                </w:rPr>
                <w:delText>50</w:delText>
              </w:r>
            </w:del>
          </w:p>
        </w:tc>
        <w:tc>
          <w:tcPr>
            <w:tcW w:w="1197" w:type="dxa"/>
            <w:noWrap/>
            <w:hideMark/>
          </w:tcPr>
          <w:p w:rsidR="00A05FF3" w:rsidRPr="00DF564E" w:rsidDel="00A76DBE" w:rsidRDefault="00A05FF3" w:rsidP="00FC22F2">
            <w:pPr>
              <w:widowControl/>
              <w:jc w:val="right"/>
              <w:cnfStyle w:val="000000000000"/>
              <w:rPr>
                <w:del w:id="3473" w:author="WANG" w:date="2014-01-07T07:32:00Z"/>
                <w:rFonts w:ascii="Times New Roman" w:eastAsia="Times New Roman" w:hAnsi="Times New Roman" w:cs="Times New Roman"/>
                <w:color w:val="000000"/>
                <w:kern w:val="0"/>
                <w:sz w:val="18"/>
                <w:szCs w:val="18"/>
                <w:lang w:eastAsia="en-US"/>
              </w:rPr>
            </w:pPr>
            <w:del w:id="3474" w:author="WANG" w:date="2014-01-07T07:32:00Z">
              <w:r w:rsidRPr="00DF564E" w:rsidDel="00A76DBE">
                <w:rPr>
                  <w:rFonts w:ascii="Times New Roman" w:eastAsia="Times New Roman" w:hAnsi="Times New Roman" w:cs="Times New Roman"/>
                  <w:color w:val="000000"/>
                  <w:kern w:val="0"/>
                  <w:sz w:val="18"/>
                  <w:szCs w:val="18"/>
                  <w:lang w:eastAsia="en-US"/>
                </w:rPr>
                <w:delText>-0.85</w:delText>
              </w:r>
            </w:del>
          </w:p>
        </w:tc>
        <w:tc>
          <w:tcPr>
            <w:tcW w:w="1134" w:type="dxa"/>
            <w:noWrap/>
            <w:hideMark/>
          </w:tcPr>
          <w:p w:rsidR="00A05FF3" w:rsidRPr="00DF564E" w:rsidDel="00A76DBE" w:rsidRDefault="00A05FF3" w:rsidP="00FC22F2">
            <w:pPr>
              <w:widowControl/>
              <w:jc w:val="right"/>
              <w:cnfStyle w:val="000000000000"/>
              <w:rPr>
                <w:del w:id="3475" w:author="WANG" w:date="2014-01-07T07:32:00Z"/>
                <w:rFonts w:ascii="Times New Roman" w:eastAsia="Times New Roman" w:hAnsi="Times New Roman" w:cs="Times New Roman"/>
                <w:color w:val="000000"/>
                <w:kern w:val="0"/>
                <w:sz w:val="18"/>
                <w:szCs w:val="18"/>
                <w:lang w:eastAsia="en-US"/>
              </w:rPr>
            </w:pPr>
            <w:del w:id="3476" w:author="WANG" w:date="2014-01-07T07:32:00Z">
              <w:r w:rsidRPr="00DF564E" w:rsidDel="00A76DBE">
                <w:rPr>
                  <w:rFonts w:ascii="Times New Roman" w:eastAsia="Times New Roman" w:hAnsi="Times New Roman" w:cs="Times New Roman"/>
                  <w:color w:val="000000"/>
                  <w:kern w:val="0"/>
                  <w:sz w:val="18"/>
                  <w:szCs w:val="18"/>
                  <w:lang w:eastAsia="en-US"/>
                </w:rPr>
                <w:delText>0.</w:delText>
              </w:r>
              <w:r w:rsidR="002A33DA" w:rsidRPr="00DF564E" w:rsidDel="00A76DBE">
                <w:rPr>
                  <w:rFonts w:ascii="Times New Roman" w:eastAsia="Times New Roman" w:hAnsi="Times New Roman" w:cs="Times New Roman"/>
                  <w:color w:val="000000"/>
                  <w:kern w:val="0"/>
                  <w:sz w:val="18"/>
                  <w:szCs w:val="18"/>
                  <w:lang w:eastAsia="en-US"/>
                </w:rPr>
                <w:delText>83</w:delText>
              </w:r>
            </w:del>
          </w:p>
        </w:tc>
        <w:tc>
          <w:tcPr>
            <w:tcW w:w="1134" w:type="dxa"/>
            <w:noWrap/>
            <w:hideMark/>
          </w:tcPr>
          <w:p w:rsidR="00A05FF3" w:rsidRPr="00DF564E" w:rsidDel="00A76DBE" w:rsidRDefault="00A05FF3" w:rsidP="00FC22F2">
            <w:pPr>
              <w:widowControl/>
              <w:jc w:val="right"/>
              <w:cnfStyle w:val="000000000000"/>
              <w:rPr>
                <w:del w:id="3477" w:author="WANG" w:date="2014-01-07T07:32:00Z"/>
                <w:rFonts w:ascii="Times New Roman" w:eastAsia="Times New Roman" w:hAnsi="Times New Roman" w:cs="Times New Roman"/>
                <w:color w:val="000000"/>
                <w:kern w:val="0"/>
                <w:sz w:val="18"/>
                <w:szCs w:val="18"/>
                <w:lang w:eastAsia="en-US"/>
              </w:rPr>
            </w:pPr>
            <w:del w:id="3478" w:author="WANG" w:date="2014-01-07T07:32:00Z">
              <w:r w:rsidRPr="00DF564E" w:rsidDel="00A76DBE">
                <w:rPr>
                  <w:rFonts w:ascii="Times New Roman" w:eastAsia="Times New Roman" w:hAnsi="Times New Roman" w:cs="Times New Roman"/>
                  <w:color w:val="000000"/>
                  <w:kern w:val="0"/>
                  <w:sz w:val="18"/>
                  <w:szCs w:val="18"/>
                  <w:lang w:eastAsia="en-US"/>
                </w:rPr>
                <w:delText>0.75</w:delText>
              </w:r>
            </w:del>
          </w:p>
        </w:tc>
        <w:tc>
          <w:tcPr>
            <w:tcW w:w="1134" w:type="dxa"/>
            <w:noWrap/>
            <w:hideMark/>
          </w:tcPr>
          <w:p w:rsidR="00A05FF3" w:rsidRPr="00DF564E" w:rsidDel="00A76DBE" w:rsidRDefault="00A05FF3" w:rsidP="00A05FF3">
            <w:pPr>
              <w:widowControl/>
              <w:jc w:val="right"/>
              <w:cnfStyle w:val="000000000000"/>
              <w:rPr>
                <w:del w:id="3479" w:author="WANG" w:date="2014-01-07T07:32:00Z"/>
                <w:rFonts w:ascii="Times New Roman" w:eastAsia="Times New Roman" w:hAnsi="Times New Roman" w:cs="Times New Roman"/>
                <w:color w:val="000000"/>
                <w:kern w:val="0"/>
                <w:sz w:val="18"/>
                <w:szCs w:val="18"/>
                <w:lang w:eastAsia="en-US"/>
              </w:rPr>
            </w:pPr>
            <w:del w:id="3480" w:author="WANG" w:date="2014-01-07T07:32:00Z">
              <w:r w:rsidRPr="00DF564E" w:rsidDel="00A76DBE">
                <w:rPr>
                  <w:rFonts w:ascii="Times New Roman" w:eastAsia="Times New Roman" w:hAnsi="Times New Roman" w:cs="Times New Roman"/>
                  <w:color w:val="000000"/>
                  <w:kern w:val="0"/>
                  <w:sz w:val="18"/>
                  <w:szCs w:val="18"/>
                  <w:lang w:eastAsia="en-US"/>
                </w:rPr>
                <w:delText>1</w:delText>
              </w:r>
            </w:del>
          </w:p>
        </w:tc>
        <w:tc>
          <w:tcPr>
            <w:tcW w:w="1134" w:type="dxa"/>
            <w:noWrap/>
            <w:hideMark/>
          </w:tcPr>
          <w:p w:rsidR="00A05FF3" w:rsidRPr="00DF564E" w:rsidDel="00A76DBE" w:rsidRDefault="00A05FF3" w:rsidP="00A05FF3">
            <w:pPr>
              <w:widowControl/>
              <w:jc w:val="left"/>
              <w:cnfStyle w:val="000000000000"/>
              <w:rPr>
                <w:del w:id="3481" w:author="WANG" w:date="2014-01-07T07:32:00Z"/>
                <w:rFonts w:ascii="Times New Roman" w:eastAsia="Times New Roman" w:hAnsi="Times New Roman" w:cs="Times New Roman"/>
                <w:color w:val="000000"/>
                <w:kern w:val="0"/>
                <w:sz w:val="18"/>
                <w:szCs w:val="18"/>
                <w:lang w:eastAsia="en-US"/>
              </w:rPr>
            </w:pPr>
          </w:p>
        </w:tc>
      </w:tr>
      <w:tr w:rsidR="006A4593" w:rsidRPr="00DF564E" w:rsidDel="00A76DBE" w:rsidTr="00DC0A66">
        <w:trPr>
          <w:trHeight w:val="300"/>
          <w:del w:id="3482" w:author="WANG" w:date="2014-01-07T07:32:00Z"/>
        </w:trPr>
        <w:tc>
          <w:tcPr>
            <w:cnfStyle w:val="001000000000"/>
            <w:tcW w:w="1134" w:type="dxa"/>
            <w:noWrap/>
            <w:hideMark/>
          </w:tcPr>
          <w:p w:rsidR="00A05FF3" w:rsidRPr="00DF564E" w:rsidDel="00A76DBE" w:rsidRDefault="00A05FF3" w:rsidP="00A05FF3">
            <w:pPr>
              <w:widowControl/>
              <w:jc w:val="left"/>
              <w:rPr>
                <w:del w:id="3483" w:author="WANG" w:date="2014-01-07T07:32:00Z"/>
                <w:rFonts w:ascii="Times New Roman" w:eastAsia="Times New Roman" w:hAnsi="Times New Roman" w:cs="Times New Roman"/>
                <w:color w:val="000000"/>
                <w:kern w:val="0"/>
                <w:sz w:val="18"/>
                <w:szCs w:val="18"/>
                <w:lang w:eastAsia="en-US"/>
              </w:rPr>
            </w:pPr>
            <w:del w:id="3484" w:author="WANG" w:date="2014-01-07T07:32:00Z">
              <w:r w:rsidRPr="00DF564E" w:rsidDel="00A76DBE">
                <w:rPr>
                  <w:rFonts w:ascii="Times New Roman" w:eastAsia="Times New Roman" w:hAnsi="Times New Roman" w:cs="Times New Roman"/>
                  <w:color w:val="000000"/>
                  <w:kern w:val="0"/>
                  <w:sz w:val="18"/>
                  <w:szCs w:val="18"/>
                  <w:lang w:eastAsia="en-US"/>
                </w:rPr>
                <w:delText>18:00-21:59</w:delText>
              </w:r>
            </w:del>
          </w:p>
        </w:tc>
        <w:tc>
          <w:tcPr>
            <w:tcW w:w="1134" w:type="dxa"/>
            <w:noWrap/>
            <w:hideMark/>
          </w:tcPr>
          <w:p w:rsidR="00A05FF3" w:rsidRPr="00DF564E" w:rsidDel="00A76DBE" w:rsidRDefault="00A05FF3" w:rsidP="00FC22F2">
            <w:pPr>
              <w:widowControl/>
              <w:jc w:val="right"/>
              <w:cnfStyle w:val="000000000000"/>
              <w:rPr>
                <w:del w:id="3485" w:author="WANG" w:date="2014-01-07T07:32:00Z"/>
                <w:rFonts w:ascii="Times New Roman" w:eastAsia="Times New Roman" w:hAnsi="Times New Roman" w:cs="Times New Roman"/>
                <w:color w:val="000000"/>
                <w:kern w:val="0"/>
                <w:sz w:val="18"/>
                <w:szCs w:val="18"/>
                <w:lang w:eastAsia="en-US"/>
              </w:rPr>
            </w:pPr>
            <w:del w:id="3486" w:author="WANG" w:date="2014-01-07T07:32:00Z">
              <w:r w:rsidRPr="00DF564E" w:rsidDel="00A76DBE">
                <w:rPr>
                  <w:rFonts w:ascii="Times New Roman" w:eastAsia="Times New Roman" w:hAnsi="Times New Roman" w:cs="Times New Roman"/>
                  <w:color w:val="000000"/>
                  <w:kern w:val="0"/>
                  <w:sz w:val="18"/>
                  <w:szCs w:val="18"/>
                  <w:lang w:eastAsia="en-US"/>
                </w:rPr>
                <w:delText>0.</w:delText>
              </w:r>
              <w:r w:rsidR="002A33DA" w:rsidRPr="00DF564E" w:rsidDel="00A76DBE">
                <w:rPr>
                  <w:rFonts w:ascii="Times New Roman" w:eastAsia="Times New Roman" w:hAnsi="Times New Roman" w:cs="Times New Roman"/>
                  <w:color w:val="000000"/>
                  <w:kern w:val="0"/>
                  <w:sz w:val="18"/>
                  <w:szCs w:val="18"/>
                  <w:lang w:eastAsia="en-US"/>
                </w:rPr>
                <w:delText>20</w:delText>
              </w:r>
            </w:del>
          </w:p>
        </w:tc>
        <w:tc>
          <w:tcPr>
            <w:tcW w:w="1197" w:type="dxa"/>
            <w:noWrap/>
            <w:hideMark/>
          </w:tcPr>
          <w:p w:rsidR="00A05FF3" w:rsidRPr="00DF564E" w:rsidDel="00A76DBE" w:rsidRDefault="00A05FF3" w:rsidP="00FC22F2">
            <w:pPr>
              <w:widowControl/>
              <w:jc w:val="right"/>
              <w:cnfStyle w:val="000000000000"/>
              <w:rPr>
                <w:del w:id="3487" w:author="WANG" w:date="2014-01-07T07:32:00Z"/>
                <w:rFonts w:ascii="Times New Roman" w:eastAsia="Times New Roman" w:hAnsi="Times New Roman" w:cs="Times New Roman"/>
                <w:color w:val="000000"/>
                <w:kern w:val="0"/>
                <w:sz w:val="18"/>
                <w:szCs w:val="18"/>
                <w:lang w:eastAsia="en-US"/>
              </w:rPr>
            </w:pPr>
            <w:del w:id="3488" w:author="WANG" w:date="2014-01-07T07:32:00Z">
              <w:r w:rsidRPr="00DF564E" w:rsidDel="00A76DBE">
                <w:rPr>
                  <w:rFonts w:ascii="Times New Roman" w:eastAsia="Times New Roman" w:hAnsi="Times New Roman" w:cs="Times New Roman"/>
                  <w:color w:val="000000"/>
                  <w:kern w:val="0"/>
                  <w:sz w:val="18"/>
                  <w:szCs w:val="18"/>
                  <w:lang w:eastAsia="en-US"/>
                </w:rPr>
                <w:delText>-0.77</w:delText>
              </w:r>
            </w:del>
          </w:p>
        </w:tc>
        <w:tc>
          <w:tcPr>
            <w:tcW w:w="1134" w:type="dxa"/>
            <w:noWrap/>
            <w:hideMark/>
          </w:tcPr>
          <w:p w:rsidR="00A05FF3" w:rsidRPr="00DF564E" w:rsidDel="00A76DBE" w:rsidRDefault="00A05FF3" w:rsidP="00FC22F2">
            <w:pPr>
              <w:widowControl/>
              <w:jc w:val="right"/>
              <w:cnfStyle w:val="000000000000"/>
              <w:rPr>
                <w:del w:id="3489" w:author="WANG" w:date="2014-01-07T07:32:00Z"/>
                <w:rFonts w:ascii="Times New Roman" w:eastAsia="Times New Roman" w:hAnsi="Times New Roman" w:cs="Times New Roman"/>
                <w:color w:val="000000"/>
                <w:kern w:val="0"/>
                <w:sz w:val="18"/>
                <w:szCs w:val="18"/>
                <w:lang w:eastAsia="en-US"/>
              </w:rPr>
            </w:pPr>
            <w:del w:id="3490" w:author="WANG" w:date="2014-01-07T07:32:00Z">
              <w:r w:rsidRPr="00DF564E" w:rsidDel="00A76DBE">
                <w:rPr>
                  <w:rFonts w:ascii="Times New Roman" w:eastAsia="Times New Roman" w:hAnsi="Times New Roman" w:cs="Times New Roman"/>
                  <w:color w:val="000000"/>
                  <w:kern w:val="0"/>
                  <w:sz w:val="18"/>
                  <w:szCs w:val="18"/>
                  <w:lang w:eastAsia="en-US"/>
                </w:rPr>
                <w:delText>0.09</w:delText>
              </w:r>
            </w:del>
          </w:p>
        </w:tc>
        <w:tc>
          <w:tcPr>
            <w:tcW w:w="1134" w:type="dxa"/>
            <w:noWrap/>
            <w:hideMark/>
          </w:tcPr>
          <w:p w:rsidR="00A05FF3" w:rsidRPr="00DF564E" w:rsidDel="00A76DBE" w:rsidRDefault="00A05FF3" w:rsidP="00FC22F2">
            <w:pPr>
              <w:widowControl/>
              <w:jc w:val="right"/>
              <w:cnfStyle w:val="000000000000"/>
              <w:rPr>
                <w:del w:id="3491" w:author="WANG" w:date="2014-01-07T07:32:00Z"/>
                <w:rFonts w:ascii="Times New Roman" w:eastAsia="Times New Roman" w:hAnsi="Times New Roman" w:cs="Times New Roman"/>
                <w:color w:val="000000"/>
                <w:kern w:val="0"/>
                <w:sz w:val="18"/>
                <w:szCs w:val="18"/>
                <w:lang w:eastAsia="en-US"/>
              </w:rPr>
            </w:pPr>
            <w:del w:id="3492" w:author="WANG" w:date="2014-01-07T07:32:00Z">
              <w:r w:rsidRPr="00DF564E" w:rsidDel="00A76DBE">
                <w:rPr>
                  <w:rFonts w:ascii="Times New Roman" w:eastAsia="Times New Roman" w:hAnsi="Times New Roman" w:cs="Times New Roman"/>
                  <w:color w:val="000000"/>
                  <w:kern w:val="0"/>
                  <w:sz w:val="18"/>
                  <w:szCs w:val="18"/>
                  <w:lang w:eastAsia="en-US"/>
                </w:rPr>
                <w:delText>-0.</w:delText>
              </w:r>
              <w:r w:rsidR="002A33DA" w:rsidRPr="00DF564E" w:rsidDel="00A76DBE">
                <w:rPr>
                  <w:rFonts w:ascii="Times New Roman" w:eastAsia="Times New Roman" w:hAnsi="Times New Roman" w:cs="Times New Roman"/>
                  <w:color w:val="000000"/>
                  <w:kern w:val="0"/>
                  <w:sz w:val="18"/>
                  <w:szCs w:val="18"/>
                  <w:lang w:eastAsia="en-US"/>
                </w:rPr>
                <w:delText>48</w:delText>
              </w:r>
            </w:del>
          </w:p>
        </w:tc>
        <w:tc>
          <w:tcPr>
            <w:tcW w:w="1134" w:type="dxa"/>
            <w:noWrap/>
            <w:hideMark/>
          </w:tcPr>
          <w:p w:rsidR="00A05FF3" w:rsidRPr="00DF564E" w:rsidDel="00A76DBE" w:rsidRDefault="00A05FF3" w:rsidP="00FC22F2">
            <w:pPr>
              <w:widowControl/>
              <w:jc w:val="right"/>
              <w:cnfStyle w:val="000000000000"/>
              <w:rPr>
                <w:del w:id="3493" w:author="WANG" w:date="2014-01-07T07:32:00Z"/>
                <w:rFonts w:ascii="Times New Roman" w:eastAsia="Times New Roman" w:hAnsi="Times New Roman" w:cs="Times New Roman"/>
                <w:color w:val="000000"/>
                <w:kern w:val="0"/>
                <w:sz w:val="18"/>
                <w:szCs w:val="18"/>
                <w:lang w:eastAsia="en-US"/>
              </w:rPr>
            </w:pPr>
            <w:del w:id="3494" w:author="WANG" w:date="2014-01-07T07:32:00Z">
              <w:r w:rsidRPr="00DF564E" w:rsidDel="00A76DBE">
                <w:rPr>
                  <w:rFonts w:ascii="Times New Roman" w:eastAsia="Times New Roman" w:hAnsi="Times New Roman" w:cs="Times New Roman"/>
                  <w:color w:val="000000"/>
                  <w:kern w:val="0"/>
                  <w:sz w:val="18"/>
                  <w:szCs w:val="18"/>
                  <w:lang w:eastAsia="en-US"/>
                </w:rPr>
                <w:delText>-0.</w:delText>
              </w:r>
              <w:r w:rsidR="002A33DA" w:rsidRPr="00DF564E" w:rsidDel="00A76DBE">
                <w:rPr>
                  <w:rFonts w:ascii="Times New Roman" w:eastAsia="Times New Roman" w:hAnsi="Times New Roman" w:cs="Times New Roman"/>
                  <w:color w:val="000000"/>
                  <w:kern w:val="0"/>
                  <w:sz w:val="18"/>
                  <w:szCs w:val="18"/>
                  <w:lang w:eastAsia="en-US"/>
                </w:rPr>
                <w:delText>20</w:delText>
              </w:r>
            </w:del>
          </w:p>
        </w:tc>
        <w:tc>
          <w:tcPr>
            <w:tcW w:w="1134" w:type="dxa"/>
            <w:noWrap/>
            <w:hideMark/>
          </w:tcPr>
          <w:p w:rsidR="00A05FF3" w:rsidRPr="00DF564E" w:rsidDel="00A76DBE" w:rsidRDefault="00A05FF3" w:rsidP="00A05FF3">
            <w:pPr>
              <w:widowControl/>
              <w:jc w:val="right"/>
              <w:cnfStyle w:val="000000000000"/>
              <w:rPr>
                <w:del w:id="3495" w:author="WANG" w:date="2014-01-07T07:32:00Z"/>
                <w:rFonts w:ascii="Times New Roman" w:eastAsia="Times New Roman" w:hAnsi="Times New Roman" w:cs="Times New Roman"/>
                <w:color w:val="000000"/>
                <w:kern w:val="0"/>
                <w:sz w:val="18"/>
                <w:szCs w:val="18"/>
                <w:lang w:eastAsia="en-US"/>
              </w:rPr>
            </w:pPr>
            <w:del w:id="3496" w:author="WANG" w:date="2014-01-07T07:32:00Z">
              <w:r w:rsidRPr="00DF564E" w:rsidDel="00A76DBE">
                <w:rPr>
                  <w:rFonts w:ascii="Times New Roman" w:eastAsia="Times New Roman" w:hAnsi="Times New Roman" w:cs="Times New Roman"/>
                  <w:color w:val="000000"/>
                  <w:kern w:val="0"/>
                  <w:sz w:val="18"/>
                  <w:szCs w:val="18"/>
                  <w:lang w:eastAsia="en-US"/>
                </w:rPr>
                <w:delText>1</w:delText>
              </w:r>
            </w:del>
          </w:p>
        </w:tc>
      </w:tr>
    </w:tbl>
    <w:p w:rsidR="00A05FF3" w:rsidRPr="00DF564E" w:rsidDel="009033F3" w:rsidRDefault="00A05FF3" w:rsidP="00EE2659">
      <w:pPr>
        <w:rPr>
          <w:del w:id="3497" w:author="WANG" w:date="2014-01-15T07:59:00Z"/>
          <w:rFonts w:ascii="Times New Roman" w:hAnsi="Times New Roman" w:cs="Times New Roman"/>
        </w:rPr>
      </w:pPr>
    </w:p>
    <w:p w:rsidR="00CA5CB1" w:rsidRPr="00DF564E" w:rsidRDefault="00CA5CB1" w:rsidP="001C680C">
      <w:pPr>
        <w:spacing w:afterLines="50"/>
        <w:rPr>
          <w:rFonts w:ascii="Times New Roman" w:hAnsi="Times New Roman" w:cs="Times New Roman"/>
          <w:i/>
        </w:rPr>
      </w:pPr>
      <w:r w:rsidRPr="00DF564E">
        <w:rPr>
          <w:rFonts w:ascii="Times New Roman" w:hAnsi="Times New Roman" w:cs="Times New Roman"/>
          <w:i/>
        </w:rPr>
        <w:t>Primary cause</w:t>
      </w:r>
    </w:p>
    <w:p w:rsidR="00D63749" w:rsidRDefault="00CA5CB1" w:rsidP="004C241F">
      <w:pPr>
        <w:spacing w:afterLines="50"/>
        <w:rPr>
          <w:rFonts w:ascii="Times New Roman" w:hAnsi="Times New Roman" w:cs="Times New Roman"/>
        </w:rPr>
        <w:pPrChange w:id="3498" w:author="WANG" w:date="2014-10-03T11:56:00Z">
          <w:pPr>
            <w:spacing w:afterLines="50"/>
          </w:pPr>
        </w:pPrChange>
      </w:pPr>
      <w:r w:rsidRPr="00DF564E">
        <w:rPr>
          <w:rFonts w:ascii="Times New Roman" w:hAnsi="Times New Roman" w:cs="Times New Roman"/>
        </w:rPr>
        <w:t xml:space="preserve">The cause of an accident is directly connected to its consequences. The most devastating types of accidents are caused by speeding, with an HD of 1.497 and a FR of 0.281, which are significantly higher than the average of 1.455 and 0.204 (see Figure </w:t>
      </w:r>
      <w:del w:id="3499" w:author="Liang Ma" w:date="2014-01-05T14:23:00Z">
        <w:r w:rsidRPr="00DF564E" w:rsidDel="00A91087">
          <w:rPr>
            <w:rFonts w:ascii="Times New Roman" w:hAnsi="Times New Roman" w:cs="Times New Roman"/>
          </w:rPr>
          <w:delText>14</w:delText>
        </w:r>
      </w:del>
      <w:ins w:id="3500" w:author="Liang Ma" w:date="2014-01-05T14:23:00Z">
        <w:r w:rsidR="00A91087">
          <w:rPr>
            <w:rFonts w:ascii="Times New Roman" w:hAnsi="Times New Roman" w:cs="Times New Roman" w:hint="eastAsia"/>
          </w:rPr>
          <w:t>13</w:t>
        </w:r>
      </w:ins>
      <w:r w:rsidRPr="00DF564E">
        <w:rPr>
          <w:rFonts w:ascii="Times New Roman" w:hAnsi="Times New Roman" w:cs="Times New Roman"/>
        </w:rPr>
        <w:t>). Accidents caused by failure to yield to traffic have increased their severity with much higher increase rate than others.</w:t>
      </w:r>
      <w:del w:id="3501" w:author="WANG" w:date="2014-01-15T07:59:00Z">
        <w:r w:rsidRPr="00DF564E" w:rsidDel="009033F3">
          <w:rPr>
            <w:rFonts w:ascii="Times New Roman" w:hAnsi="Times New Roman" w:cs="Times New Roman"/>
          </w:rPr>
          <w:delText xml:space="preserve"> </w:delText>
        </w:r>
        <w:r w:rsidR="009F57D4" w:rsidRPr="00DF564E" w:rsidDel="009033F3">
          <w:rPr>
            <w:rFonts w:ascii="Times New Roman" w:hAnsi="Times New Roman" w:cs="Times New Roman"/>
          </w:rPr>
          <w:delText xml:space="preserve">The intraclass correlation coefficients between </w:delText>
        </w:r>
        <w:r w:rsidR="009F57D4" w:rsidRPr="00DF564E" w:rsidDel="009033F3">
          <w:rPr>
            <w:rFonts w:ascii="Times New Roman" w:hAnsi="Times New Roman" w:cs="Times New Roman"/>
            <w:i/>
          </w:rPr>
          <w:delText>f</w:delText>
        </w:r>
        <w:r w:rsidR="009F57D4" w:rsidRPr="00DF564E" w:rsidDel="009033F3">
          <w:rPr>
            <w:rFonts w:ascii="Times New Roman" w:hAnsi="Times New Roman" w:cs="Times New Roman"/>
            <w:vertAlign w:val="subscript"/>
          </w:rPr>
          <w:delText>HD</w:delText>
        </w:r>
        <w:r w:rsidR="00DC0A66" w:rsidRPr="00DF564E" w:rsidDel="009033F3">
          <w:rPr>
            <w:rFonts w:ascii="Times New Roman" w:hAnsi="Times New Roman" w:cs="Times New Roman"/>
          </w:rPr>
          <w:delText xml:space="preserve">and </w:delText>
        </w:r>
        <w:r w:rsidR="00DC0A66" w:rsidRPr="00DF564E" w:rsidDel="009033F3">
          <w:rPr>
            <w:rFonts w:ascii="Times New Roman" w:hAnsi="Times New Roman" w:cs="Times New Roman"/>
            <w:i/>
          </w:rPr>
          <w:delText>f</w:delText>
        </w:r>
        <w:r w:rsidR="00DC0A66" w:rsidRPr="00DF564E" w:rsidDel="009033F3">
          <w:rPr>
            <w:rFonts w:ascii="Times New Roman" w:hAnsi="Times New Roman" w:cs="Times New Roman"/>
            <w:vertAlign w:val="subscript"/>
          </w:rPr>
          <w:delText>FR</w:delText>
        </w:r>
        <w:r w:rsidR="009F57D4" w:rsidRPr="00DF564E" w:rsidDel="009033F3">
          <w:rPr>
            <w:rFonts w:ascii="Times New Roman" w:hAnsi="Times New Roman" w:cs="Times New Roman"/>
          </w:rPr>
          <w:delText>of different categories are shown in</w:delText>
        </w:r>
      </w:del>
      <w:del w:id="3502" w:author="WANG" w:date="2014-01-10T09:27:00Z">
        <w:r w:rsidR="009F57D4" w:rsidRPr="00DF564E" w:rsidDel="00D37A82">
          <w:rPr>
            <w:rFonts w:ascii="Times New Roman" w:hAnsi="Times New Roman" w:cs="Times New Roman"/>
          </w:rPr>
          <w:delText xml:space="preserve"> </w:delText>
        </w:r>
        <w:r w:rsidR="00015E4B" w:rsidRPr="00DF564E" w:rsidDel="00D37A82">
          <w:rPr>
            <w:rFonts w:ascii="Times New Roman" w:hAnsi="Times New Roman" w:cs="Times New Roman"/>
          </w:rPr>
          <w:fldChar w:fldCharType="begin"/>
        </w:r>
        <w:r w:rsidR="009F57D4" w:rsidRPr="00DF564E" w:rsidDel="00D37A82">
          <w:rPr>
            <w:rFonts w:ascii="Times New Roman" w:hAnsi="Times New Roman" w:cs="Times New Roman"/>
          </w:rPr>
          <w:delInstrText xml:space="preserve"> REF _Ref243495105 \h </w:delInstrText>
        </w:r>
        <w:r w:rsidR="00015E4B" w:rsidRPr="00DF564E" w:rsidDel="00D37A82">
          <w:rPr>
            <w:rFonts w:ascii="Times New Roman" w:hAnsi="Times New Roman" w:cs="Times New Roman"/>
          </w:rPr>
        </w:r>
        <w:r w:rsidR="00015E4B" w:rsidRPr="00DF564E" w:rsidDel="00D37A82">
          <w:rPr>
            <w:rFonts w:ascii="Times New Roman" w:hAnsi="Times New Roman" w:cs="Times New Roman"/>
          </w:rPr>
          <w:fldChar w:fldCharType="separate"/>
        </w:r>
        <w:r w:rsidR="00401CD2" w:rsidRPr="00DF564E" w:rsidDel="00D37A82">
          <w:rPr>
            <w:rFonts w:ascii="Times New Roman" w:hAnsi="Times New Roman" w:cs="Times New Roman"/>
            <w:sz w:val="18"/>
          </w:rPr>
          <w:delText xml:space="preserve">Table </w:delText>
        </w:r>
        <w:r w:rsidR="00401CD2" w:rsidRPr="00DF564E" w:rsidDel="00D37A82">
          <w:rPr>
            <w:rFonts w:ascii="Times New Roman" w:hAnsi="Times New Roman" w:cs="Times New Roman"/>
            <w:noProof/>
            <w:sz w:val="18"/>
          </w:rPr>
          <w:delText>8</w:delText>
        </w:r>
        <w:r w:rsidR="00015E4B" w:rsidRPr="00DF564E" w:rsidDel="00D37A82">
          <w:rPr>
            <w:rFonts w:ascii="Times New Roman" w:hAnsi="Times New Roman" w:cs="Times New Roman"/>
          </w:rPr>
          <w:fldChar w:fldCharType="end"/>
        </w:r>
      </w:del>
      <w:del w:id="3503" w:author="WANG" w:date="2014-01-15T07:59:00Z">
        <w:r w:rsidR="009F57D4" w:rsidRPr="00DF564E" w:rsidDel="009033F3">
          <w:rPr>
            <w:rFonts w:ascii="Times New Roman" w:hAnsi="Times New Roman" w:cs="Times New Roman"/>
          </w:rPr>
          <w:delText>.</w:delText>
        </w:r>
      </w:del>
    </w:p>
    <w:p w:rsidR="001C680C" w:rsidRDefault="00D1719F" w:rsidP="004C241F">
      <w:pPr>
        <w:spacing w:afterLines="50"/>
        <w:jc w:val="center"/>
        <w:rPr>
          <w:rFonts w:ascii="Times New Roman" w:hAnsi="Times New Roman" w:cs="Times New Roman"/>
        </w:rPr>
        <w:pPrChange w:id="3504" w:author="WANG" w:date="2014-10-03T11:57:00Z">
          <w:pPr>
            <w:spacing w:afterLines="50"/>
          </w:pPr>
        </w:pPrChange>
      </w:pPr>
      <w:ins w:id="3505" w:author="WANG" w:date="2014-10-03T11:51:00Z">
        <w:r>
          <w:rPr>
            <w:rFonts w:ascii="Times New Roman" w:hAnsi="Times New Roman" w:cs="Times New Roman"/>
            <w:noProof/>
          </w:rPr>
          <w:drawing>
            <wp:inline distT="0" distB="0" distL="0" distR="0">
              <wp:extent cx="5021053" cy="1800000"/>
              <wp:effectExtent l="0" t="0" r="0" b="0"/>
              <wp:docPr id="10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srcRect/>
                      <a:stretch>
                        <a:fillRect/>
                      </a:stretch>
                    </pic:blipFill>
                    <pic:spPr bwMode="auto">
                      <a:xfrm>
                        <a:off x="0" y="0"/>
                        <a:ext cx="5021053" cy="1800000"/>
                      </a:xfrm>
                      <a:prstGeom prst="rect">
                        <a:avLst/>
                      </a:prstGeom>
                      <a:noFill/>
                    </pic:spPr>
                  </pic:pic>
                </a:graphicData>
              </a:graphic>
            </wp:inline>
          </w:drawing>
        </w:r>
      </w:ins>
      <w:ins w:id="3506" w:author="WANG" w:date="2014-01-09T20:51:00Z">
        <w:r w:rsidR="00703A55" w:rsidRPr="00703A55" w:rsidDel="00703A55">
          <w:rPr>
            <w:rFonts w:ascii="Times New Roman" w:hAnsi="Times New Roman" w:cs="Times New Roman"/>
          </w:rPr>
          <w:t xml:space="preserve"> </w:t>
        </w:r>
      </w:ins>
      <w:del w:id="3507" w:author="WANG" w:date="2014-01-09T20:51:00Z">
        <w:r w:rsidR="001C680C">
          <w:rPr>
            <w:rFonts w:ascii="Times New Roman" w:hAnsi="Times New Roman" w:cs="Times New Roman"/>
            <w:noProof/>
            <w:rPrChange w:id="3508" w:author="Unknown">
              <w:rPr>
                <w:noProof/>
              </w:rPr>
            </w:rPrChange>
          </w:rPr>
          <w:drawing>
            <wp:inline distT="0" distB="0" distL="0" distR="0">
              <wp:extent cx="5274310" cy="1898507"/>
              <wp:effectExtent l="19050" t="0" r="21590" b="6493"/>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del>
    </w:p>
    <w:p w:rsidR="000D1F65" w:rsidRDefault="00CA5CB1" w:rsidP="001C680C">
      <w:pPr>
        <w:spacing w:afterLines="50"/>
        <w:jc w:val="center"/>
        <w:rPr>
          <w:rFonts w:ascii="Times New Roman" w:hAnsi="Times New Roman" w:cs="Times New Roman"/>
        </w:rPr>
      </w:pPr>
      <w:r w:rsidRPr="00DF564E">
        <w:rPr>
          <w:rFonts w:ascii="Times New Roman" w:hAnsi="Times New Roman" w:cs="Times New Roman"/>
        </w:rPr>
        <w:t>(a)</w:t>
      </w:r>
    </w:p>
    <w:p w:rsidR="00D63749" w:rsidRDefault="00D1719F" w:rsidP="004C241F">
      <w:pPr>
        <w:spacing w:afterLines="50"/>
        <w:jc w:val="center"/>
        <w:rPr>
          <w:rFonts w:ascii="Times New Roman" w:hAnsi="Times New Roman" w:cs="Times New Roman"/>
        </w:rPr>
        <w:pPrChange w:id="3509" w:author="WANG" w:date="2014-10-03T11:57:00Z">
          <w:pPr>
            <w:spacing w:afterLines="50"/>
            <w:jc w:val="center"/>
          </w:pPr>
        </w:pPrChange>
      </w:pPr>
      <w:ins w:id="3510" w:author="WANG" w:date="2014-10-03T11:51:00Z">
        <w:r>
          <w:rPr>
            <w:rFonts w:ascii="Times New Roman" w:hAnsi="Times New Roman" w:cs="Times New Roman"/>
            <w:noProof/>
          </w:rPr>
          <w:lastRenderedPageBreak/>
          <w:drawing>
            <wp:inline distT="0" distB="0" distL="0" distR="0">
              <wp:extent cx="5021053" cy="1800000"/>
              <wp:effectExtent l="0" t="0" r="0" b="0"/>
              <wp:docPr id="10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srcRect/>
                      <a:stretch>
                        <a:fillRect/>
                      </a:stretch>
                    </pic:blipFill>
                    <pic:spPr bwMode="auto">
                      <a:xfrm>
                        <a:off x="0" y="0"/>
                        <a:ext cx="5021053" cy="1800000"/>
                      </a:xfrm>
                      <a:prstGeom prst="rect">
                        <a:avLst/>
                      </a:prstGeom>
                      <a:noFill/>
                    </pic:spPr>
                  </pic:pic>
                </a:graphicData>
              </a:graphic>
            </wp:inline>
          </w:drawing>
        </w:r>
      </w:ins>
      <w:del w:id="3511" w:author="WANG" w:date="2014-01-06T07:12:00Z">
        <w:r w:rsidR="001C680C">
          <w:rPr>
            <w:rFonts w:ascii="Times New Roman" w:hAnsi="Times New Roman" w:cs="Times New Roman"/>
            <w:noProof/>
            <w:rPrChange w:id="3512" w:author="Unknown">
              <w:rPr>
                <w:noProof/>
              </w:rPr>
            </w:rPrChange>
          </w:rPr>
          <w:drawing>
            <wp:inline distT="0" distB="0" distL="0" distR="0">
              <wp:extent cx="5274310" cy="1898507"/>
              <wp:effectExtent l="19050" t="0" r="21590" b="6493"/>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del>
    </w:p>
    <w:p w:rsidR="00D63749" w:rsidRDefault="00CA5CB1" w:rsidP="00922A0E">
      <w:pPr>
        <w:spacing w:afterLines="50"/>
        <w:jc w:val="center"/>
        <w:rPr>
          <w:rFonts w:ascii="Times New Roman" w:hAnsi="Times New Roman" w:cs="Times New Roman"/>
        </w:rPr>
        <w:pPrChange w:id="3513" w:author="WANG" w:date="2014-10-03T11:44:00Z">
          <w:pPr>
            <w:spacing w:afterLines="50"/>
            <w:jc w:val="center"/>
          </w:pPr>
        </w:pPrChange>
      </w:pPr>
      <w:r w:rsidRPr="00DF564E">
        <w:rPr>
          <w:rFonts w:ascii="Times New Roman" w:hAnsi="Times New Roman" w:cs="Times New Roman"/>
        </w:rPr>
        <w:t>(b)</w:t>
      </w:r>
    </w:p>
    <w:p w:rsidR="00D63749" w:rsidRDefault="00CA5CB1" w:rsidP="00922A0E">
      <w:pPr>
        <w:spacing w:afterLines="50"/>
        <w:jc w:val="center"/>
        <w:rPr>
          <w:rFonts w:ascii="Times New Roman" w:hAnsi="Times New Roman" w:cs="Times New Roman"/>
        </w:rPr>
        <w:pPrChange w:id="3514" w:author="WANG" w:date="2014-10-03T11:44:00Z">
          <w:pPr>
            <w:spacing w:afterLines="50"/>
            <w:jc w:val="center"/>
          </w:pPr>
        </w:pPrChange>
      </w:pPr>
      <w:proofErr w:type="gramStart"/>
      <w:r w:rsidRPr="00DF564E">
        <w:rPr>
          <w:rFonts w:ascii="Times New Roman" w:hAnsi="Times New Roman" w:cs="Times New Roman"/>
        </w:rPr>
        <w:t>Figure</w:t>
      </w:r>
      <w:ins w:id="3515" w:author="WANG" w:date="2014-01-09T20:40:00Z">
        <w:r w:rsidR="00083D8A">
          <w:rPr>
            <w:rFonts w:ascii="Times New Roman" w:hAnsi="Times New Roman" w:cs="Times New Roman" w:hint="eastAsia"/>
          </w:rPr>
          <w:t xml:space="preserve"> </w:t>
        </w:r>
      </w:ins>
      <w:r w:rsidRPr="00DF564E">
        <w:rPr>
          <w:rFonts w:ascii="Times New Roman" w:hAnsi="Times New Roman" w:cs="Times New Roman"/>
        </w:rPr>
        <w:t>1</w:t>
      </w:r>
      <w:ins w:id="3516" w:author="Liang Ma" w:date="2014-01-05T14:21:00Z">
        <w:r w:rsidR="0056406C">
          <w:rPr>
            <w:rFonts w:ascii="Times New Roman" w:hAnsi="Times New Roman" w:cs="Times New Roman" w:hint="eastAsia"/>
          </w:rPr>
          <w:t>3</w:t>
        </w:r>
      </w:ins>
      <w:del w:id="3517" w:author="Liang Ma" w:date="2014-01-05T14:21:00Z">
        <w:r w:rsidRPr="00DF564E" w:rsidDel="0056406C">
          <w:rPr>
            <w:rFonts w:ascii="Times New Roman" w:hAnsi="Times New Roman" w:cs="Times New Roman"/>
          </w:rPr>
          <w:delText>4</w:delText>
        </w:r>
      </w:del>
      <w:r w:rsidRPr="00DF564E">
        <w:rPr>
          <w:rFonts w:ascii="Times New Roman" w:hAnsi="Times New Roman" w:cs="Times New Roman"/>
        </w:rPr>
        <w:t>.</w:t>
      </w:r>
      <w:proofErr w:type="gramEnd"/>
      <w:r w:rsidRPr="00DF564E">
        <w:rPr>
          <w:rFonts w:ascii="Times New Roman" w:hAnsi="Times New Roman" w:cs="Times New Roman"/>
        </w:rPr>
        <w:t xml:space="preserve"> (a) </w:t>
      </w:r>
      <w:proofErr w:type="gramStart"/>
      <w:r w:rsidRPr="00DF564E">
        <w:rPr>
          <w:rFonts w:ascii="Times New Roman" w:hAnsi="Times New Roman" w:cs="Times New Roman"/>
        </w:rPr>
        <w:t>human</w:t>
      </w:r>
      <w:proofErr w:type="gramEnd"/>
      <w:r w:rsidRPr="00DF564E">
        <w:rPr>
          <w:rFonts w:ascii="Times New Roman" w:hAnsi="Times New Roman" w:cs="Times New Roman"/>
        </w:rPr>
        <w:t xml:space="preserve"> damage level in China grouped by primary cause, (b) accidents fatality rate of China grouped by primary cause</w:t>
      </w:r>
    </w:p>
    <w:p w:rsidR="00DC0A66" w:rsidRPr="00DF564E" w:rsidDel="009033F3" w:rsidRDefault="00EE2659" w:rsidP="00EE2659">
      <w:pPr>
        <w:pStyle w:val="a9"/>
        <w:rPr>
          <w:del w:id="3518" w:author="WANG" w:date="2014-01-15T07:59:00Z"/>
          <w:rFonts w:ascii="Times New Roman" w:hAnsi="Times New Roman" w:cs="Times New Roman"/>
          <w:sz w:val="18"/>
        </w:rPr>
      </w:pPr>
      <w:bookmarkStart w:id="3519" w:name="_Ref243495105"/>
      <w:del w:id="3520" w:author="WANG" w:date="2014-01-15T07:59:00Z">
        <w:r w:rsidRPr="00DF564E" w:rsidDel="009033F3">
          <w:rPr>
            <w:rFonts w:ascii="Times New Roman" w:hAnsi="Times New Roman" w:cs="Times New Roman"/>
            <w:sz w:val="18"/>
          </w:rPr>
          <w:delText xml:space="preserve">Table </w:delText>
        </w:r>
      </w:del>
      <w:del w:id="3521" w:author="WANG" w:date="2014-01-10T09:27:00Z">
        <w:r w:rsidR="00015E4B" w:rsidRPr="00DF564E" w:rsidDel="00D37A82">
          <w:rPr>
            <w:rFonts w:ascii="Times New Roman" w:hAnsi="Times New Roman" w:cs="Times New Roman"/>
            <w:sz w:val="18"/>
          </w:rPr>
          <w:fldChar w:fldCharType="begin"/>
        </w:r>
        <w:r w:rsidRPr="00DF564E" w:rsidDel="00D37A82">
          <w:rPr>
            <w:rFonts w:ascii="Times New Roman" w:hAnsi="Times New Roman" w:cs="Times New Roman"/>
            <w:sz w:val="18"/>
          </w:rPr>
          <w:delInstrText xml:space="preserve"> SEQ Table \* ARABIC </w:delInstrText>
        </w:r>
        <w:r w:rsidR="00015E4B" w:rsidRPr="00DF564E" w:rsidDel="00D37A82">
          <w:rPr>
            <w:rFonts w:ascii="Times New Roman" w:hAnsi="Times New Roman" w:cs="Times New Roman"/>
            <w:sz w:val="18"/>
          </w:rPr>
          <w:fldChar w:fldCharType="separate"/>
        </w:r>
        <w:r w:rsidR="00401CD2" w:rsidRPr="00DF564E" w:rsidDel="00D37A82">
          <w:rPr>
            <w:rFonts w:ascii="Times New Roman" w:hAnsi="Times New Roman" w:cs="Times New Roman"/>
            <w:noProof/>
            <w:sz w:val="18"/>
          </w:rPr>
          <w:delText>8</w:delText>
        </w:r>
        <w:r w:rsidR="00015E4B" w:rsidRPr="00DF564E" w:rsidDel="00D37A82">
          <w:rPr>
            <w:rFonts w:ascii="Times New Roman" w:hAnsi="Times New Roman" w:cs="Times New Roman"/>
            <w:sz w:val="18"/>
          </w:rPr>
          <w:fldChar w:fldCharType="end"/>
        </w:r>
      </w:del>
      <w:bookmarkEnd w:id="3519"/>
      <w:del w:id="3522" w:author="WANG" w:date="2014-01-15T07:59:00Z">
        <w:r w:rsidRPr="00DF564E" w:rsidDel="009033F3">
          <w:rPr>
            <w:rFonts w:ascii="Times New Roman" w:hAnsi="Times New Roman" w:cs="Times New Roman"/>
            <w:sz w:val="18"/>
          </w:rPr>
          <w:delText xml:space="preserve"> Correlation coefficients between human damage data</w:delText>
        </w:r>
      </w:del>
      <w:del w:id="3523" w:author="WANG" w:date="2014-01-07T07:33:00Z">
        <w:r w:rsidR="00DC0A66" w:rsidRPr="00DF564E" w:rsidDel="002238F5">
          <w:rPr>
            <w:rFonts w:ascii="Times New Roman" w:hAnsi="Times New Roman" w:cs="Times New Roman"/>
            <w:sz w:val="18"/>
          </w:rPr>
          <w:delText xml:space="preserve"> (a)</w:delText>
        </w:r>
      </w:del>
      <w:del w:id="3524" w:author="WANG" w:date="2014-01-15T07:59:00Z">
        <w:r w:rsidR="00DC0A66" w:rsidRPr="00DF564E" w:rsidDel="009033F3">
          <w:rPr>
            <w:rFonts w:ascii="Times New Roman" w:hAnsi="Times New Roman" w:cs="Times New Roman"/>
            <w:sz w:val="18"/>
          </w:rPr>
          <w:delText xml:space="preserve"> and fatality rates</w:delText>
        </w:r>
      </w:del>
      <w:del w:id="3525" w:author="WANG" w:date="2014-01-07T07:33:00Z">
        <w:r w:rsidR="00DC0A66" w:rsidRPr="00DF564E" w:rsidDel="002238F5">
          <w:rPr>
            <w:rFonts w:ascii="Times New Roman" w:hAnsi="Times New Roman" w:cs="Times New Roman"/>
            <w:sz w:val="18"/>
          </w:rPr>
          <w:delText xml:space="preserve"> (b)</w:delText>
        </w:r>
      </w:del>
      <w:del w:id="3526" w:author="WANG" w:date="2014-01-15T07:59:00Z">
        <w:r w:rsidR="00DC0A66" w:rsidRPr="00DF564E" w:rsidDel="009033F3">
          <w:rPr>
            <w:rFonts w:ascii="Times New Roman" w:hAnsi="Times New Roman" w:cs="Times New Roman"/>
            <w:sz w:val="18"/>
          </w:rPr>
          <w:delText>,</w:delText>
        </w:r>
        <w:r w:rsidRPr="00DF564E" w:rsidDel="009033F3">
          <w:rPr>
            <w:rFonts w:ascii="Times New Roman" w:hAnsi="Times New Roman" w:cs="Times New Roman"/>
            <w:sz w:val="18"/>
          </w:rPr>
          <w:delText xml:space="preserve"> categorized in various </w:delText>
        </w:r>
        <w:r w:rsidR="00A00FF1" w:rsidRPr="00DF564E" w:rsidDel="009033F3">
          <w:rPr>
            <w:rFonts w:ascii="Times New Roman" w:hAnsi="Times New Roman" w:cs="Times New Roman"/>
            <w:sz w:val="18"/>
          </w:rPr>
          <w:delText>causes</w:delText>
        </w:r>
      </w:del>
    </w:p>
    <w:p w:rsidR="00EE2659" w:rsidRPr="00DF564E" w:rsidDel="002238F5" w:rsidRDefault="00DC0A66" w:rsidP="00EE2659">
      <w:pPr>
        <w:pStyle w:val="a9"/>
        <w:rPr>
          <w:del w:id="3527" w:author="WANG" w:date="2014-01-07T07:33:00Z"/>
          <w:rFonts w:ascii="Times New Roman" w:hAnsi="Times New Roman" w:cs="Times New Roman"/>
          <w:sz w:val="18"/>
        </w:rPr>
      </w:pPr>
      <w:del w:id="3528" w:author="WANG" w:date="2014-01-07T07:33:00Z">
        <w:r w:rsidRPr="00DF564E" w:rsidDel="002238F5">
          <w:rPr>
            <w:rFonts w:ascii="Times New Roman" w:hAnsi="Times New Roman" w:cs="Times New Roman"/>
            <w:sz w:val="18"/>
          </w:rPr>
          <w:delText>(a)</w:delText>
        </w:r>
      </w:del>
    </w:p>
    <w:tbl>
      <w:tblPr>
        <w:tblStyle w:val="10"/>
        <w:tblW w:w="5211" w:type="dxa"/>
        <w:jc w:val="center"/>
        <w:tblLayout w:type="fixed"/>
        <w:tblLook w:val="06A0"/>
        <w:tblPrChange w:id="3529" w:author="WANG" w:date="2014-01-07T07:34:00Z">
          <w:tblPr>
            <w:tblStyle w:val="10"/>
            <w:tblW w:w="5211" w:type="dxa"/>
            <w:tblLayout w:type="fixed"/>
            <w:tblLook w:val="06A0"/>
          </w:tblPr>
        </w:tblPrChange>
      </w:tblPr>
      <w:tblGrid>
        <w:gridCol w:w="1951"/>
        <w:gridCol w:w="1031"/>
        <w:gridCol w:w="1095"/>
        <w:gridCol w:w="1134"/>
        <w:tblGridChange w:id="3530">
          <w:tblGrid>
            <w:gridCol w:w="1951"/>
            <w:gridCol w:w="1031"/>
            <w:gridCol w:w="1095"/>
            <w:gridCol w:w="1134"/>
          </w:tblGrid>
        </w:tblGridChange>
      </w:tblGrid>
      <w:tr w:rsidR="00DC0A66" w:rsidRPr="00DF564E" w:rsidDel="009033F3" w:rsidTr="002238F5">
        <w:trPr>
          <w:cnfStyle w:val="100000000000"/>
          <w:trHeight w:val="300"/>
          <w:jc w:val="center"/>
          <w:del w:id="3531" w:author="WANG" w:date="2014-01-15T07:59:00Z"/>
          <w:trPrChange w:id="3532" w:author="WANG" w:date="2014-01-07T07:34:00Z">
            <w:trPr>
              <w:trHeight w:val="300"/>
            </w:trPr>
          </w:trPrChange>
        </w:trPr>
        <w:tc>
          <w:tcPr>
            <w:cnfStyle w:val="001000000000"/>
            <w:tcW w:w="1951" w:type="dxa"/>
            <w:noWrap/>
            <w:vAlign w:val="bottom"/>
            <w:hideMark/>
            <w:tcPrChange w:id="3533" w:author="WANG" w:date="2014-01-07T07:34:00Z">
              <w:tcPr>
                <w:tcW w:w="1951" w:type="dxa"/>
                <w:noWrap/>
                <w:hideMark/>
              </w:tcPr>
            </w:tcPrChange>
          </w:tcPr>
          <w:p w:rsidR="001C680C" w:rsidRDefault="00D66FA0">
            <w:pPr>
              <w:widowControl/>
              <w:cnfStyle w:val="101000000000"/>
              <w:rPr>
                <w:del w:id="3534" w:author="WANG" w:date="2014-01-15T07:59:00Z"/>
                <w:rFonts w:ascii="Times New Roman" w:eastAsia="Times New Roman" w:hAnsi="Times New Roman" w:cs="Times New Roman"/>
                <w:b w:val="0"/>
                <w:bCs w:val="0"/>
                <w:color w:val="000000"/>
                <w:kern w:val="0"/>
                <w:sz w:val="18"/>
                <w:szCs w:val="18"/>
                <w:lang w:eastAsia="en-US"/>
              </w:rPr>
              <w:pPrChange w:id="3535" w:author="WANG" w:date="2014-01-07T07:34:00Z">
                <w:pPr>
                  <w:keepNext/>
                  <w:keepLines/>
                  <w:widowControl/>
                  <w:numPr>
                    <w:numId w:val="1"/>
                  </w:numPr>
                  <w:spacing w:before="340" w:after="330" w:line="578" w:lineRule="auto"/>
                  <w:ind w:left="432" w:hanging="432"/>
                  <w:jc w:val="left"/>
                  <w:outlineLvl w:val="0"/>
                  <w:cnfStyle w:val="101000000000"/>
                </w:pPr>
              </w:pPrChange>
            </w:pPr>
            <w:del w:id="3536" w:author="WANG" w:date="2014-01-15T07:59:00Z">
              <w:r w:rsidRPr="00DF564E" w:rsidDel="009033F3">
                <w:rPr>
                  <w:rFonts w:ascii="Times New Roman" w:eastAsia="Times New Roman" w:hAnsi="Times New Roman" w:cs="Times New Roman"/>
                  <w:color w:val="000000"/>
                  <w:kern w:val="0"/>
                  <w:sz w:val="18"/>
                  <w:szCs w:val="18"/>
                  <w:lang w:eastAsia="en-US"/>
                </w:rPr>
                <w:delText>(F+I)/A</w:delText>
              </w:r>
            </w:del>
          </w:p>
        </w:tc>
        <w:tc>
          <w:tcPr>
            <w:tcW w:w="1031" w:type="dxa"/>
            <w:noWrap/>
            <w:vAlign w:val="bottom"/>
            <w:hideMark/>
            <w:tcPrChange w:id="3537" w:author="WANG" w:date="2014-01-07T07:34:00Z">
              <w:tcPr>
                <w:tcW w:w="1031" w:type="dxa"/>
                <w:noWrap/>
                <w:hideMark/>
              </w:tcPr>
            </w:tcPrChange>
          </w:tcPr>
          <w:p w:rsidR="00314B7D" w:rsidDel="009033F3" w:rsidRDefault="00D66FA0">
            <w:pPr>
              <w:widowControl/>
              <w:jc w:val="right"/>
              <w:cnfStyle w:val="100000000000"/>
              <w:rPr>
                <w:del w:id="3538" w:author="WANG" w:date="2014-01-15T07:59:00Z"/>
                <w:rFonts w:ascii="Times New Roman" w:eastAsia="Times New Roman" w:hAnsi="Times New Roman" w:cs="Times New Roman"/>
                <w:b w:val="0"/>
                <w:bCs w:val="0"/>
                <w:color w:val="000000"/>
                <w:kern w:val="0"/>
                <w:sz w:val="18"/>
                <w:szCs w:val="18"/>
                <w:lang w:eastAsia="en-US"/>
              </w:rPr>
            </w:pPr>
            <w:del w:id="3539" w:author="WANG" w:date="2014-01-15T07:59:00Z">
              <w:r w:rsidRPr="00DF564E" w:rsidDel="009033F3">
                <w:rPr>
                  <w:rFonts w:ascii="Times New Roman" w:eastAsia="Times New Roman" w:hAnsi="Times New Roman" w:cs="Times New Roman"/>
                  <w:color w:val="000000"/>
                  <w:kern w:val="0"/>
                  <w:sz w:val="18"/>
                  <w:szCs w:val="18"/>
                  <w:lang w:eastAsia="en-US"/>
                </w:rPr>
                <w:delText>Speeding</w:delText>
              </w:r>
            </w:del>
          </w:p>
        </w:tc>
        <w:tc>
          <w:tcPr>
            <w:tcW w:w="1095" w:type="dxa"/>
            <w:noWrap/>
            <w:vAlign w:val="bottom"/>
            <w:hideMark/>
            <w:tcPrChange w:id="3540" w:author="WANG" w:date="2014-01-07T07:34:00Z">
              <w:tcPr>
                <w:tcW w:w="1095" w:type="dxa"/>
                <w:noWrap/>
                <w:hideMark/>
              </w:tcPr>
            </w:tcPrChange>
          </w:tcPr>
          <w:p w:rsidR="00314B7D" w:rsidDel="009033F3" w:rsidRDefault="00D66FA0">
            <w:pPr>
              <w:widowControl/>
              <w:jc w:val="right"/>
              <w:cnfStyle w:val="100000000000"/>
              <w:rPr>
                <w:del w:id="3541" w:author="WANG" w:date="2014-01-15T07:59:00Z"/>
                <w:rFonts w:ascii="Times New Roman" w:eastAsia="Times New Roman" w:hAnsi="Times New Roman" w:cs="Times New Roman"/>
                <w:b w:val="0"/>
                <w:bCs w:val="0"/>
                <w:color w:val="000000"/>
                <w:kern w:val="0"/>
                <w:sz w:val="18"/>
                <w:szCs w:val="18"/>
                <w:lang w:eastAsia="en-US"/>
              </w:rPr>
            </w:pPr>
            <w:del w:id="3542" w:author="WANG" w:date="2014-01-15T07:59:00Z">
              <w:r w:rsidRPr="00DF564E" w:rsidDel="009033F3">
                <w:rPr>
                  <w:rFonts w:ascii="Times New Roman" w:eastAsia="Times New Roman" w:hAnsi="Times New Roman" w:cs="Times New Roman"/>
                  <w:color w:val="000000"/>
                  <w:kern w:val="0"/>
                  <w:sz w:val="18"/>
                  <w:szCs w:val="18"/>
                  <w:lang w:eastAsia="en-US"/>
                </w:rPr>
                <w:delText>Inadequate operation</w:delText>
              </w:r>
            </w:del>
          </w:p>
        </w:tc>
        <w:tc>
          <w:tcPr>
            <w:tcW w:w="1134" w:type="dxa"/>
            <w:noWrap/>
            <w:vAlign w:val="bottom"/>
            <w:hideMark/>
            <w:tcPrChange w:id="3543" w:author="WANG" w:date="2014-01-07T07:34:00Z">
              <w:tcPr>
                <w:tcW w:w="1134" w:type="dxa"/>
                <w:noWrap/>
                <w:hideMark/>
              </w:tcPr>
            </w:tcPrChange>
          </w:tcPr>
          <w:p w:rsidR="00314B7D" w:rsidDel="009033F3" w:rsidRDefault="00D66FA0">
            <w:pPr>
              <w:widowControl/>
              <w:jc w:val="right"/>
              <w:cnfStyle w:val="100000000000"/>
              <w:rPr>
                <w:del w:id="3544" w:author="WANG" w:date="2014-01-15T07:59:00Z"/>
                <w:rFonts w:ascii="Times New Roman" w:eastAsia="Times New Roman" w:hAnsi="Times New Roman" w:cs="Times New Roman"/>
                <w:b w:val="0"/>
                <w:bCs w:val="0"/>
                <w:color w:val="000000"/>
                <w:kern w:val="0"/>
                <w:sz w:val="18"/>
                <w:szCs w:val="18"/>
                <w:lang w:eastAsia="en-US"/>
              </w:rPr>
            </w:pPr>
            <w:del w:id="3545" w:author="WANG" w:date="2014-01-15T07:59:00Z">
              <w:r w:rsidRPr="00DF564E" w:rsidDel="009033F3">
                <w:rPr>
                  <w:rFonts w:ascii="Times New Roman" w:eastAsia="Times New Roman" w:hAnsi="Times New Roman" w:cs="Times New Roman"/>
                  <w:color w:val="000000"/>
                  <w:kern w:val="0"/>
                  <w:sz w:val="18"/>
                  <w:szCs w:val="18"/>
                  <w:lang w:eastAsia="en-US"/>
                </w:rPr>
                <w:delText>Fail to yield to traffic</w:delText>
              </w:r>
            </w:del>
          </w:p>
        </w:tc>
      </w:tr>
      <w:tr w:rsidR="00DC0A66" w:rsidRPr="00DF564E" w:rsidDel="009033F3" w:rsidTr="002238F5">
        <w:trPr>
          <w:trHeight w:val="300"/>
          <w:jc w:val="center"/>
          <w:del w:id="3546" w:author="WANG" w:date="2014-01-15T07:59:00Z"/>
          <w:trPrChange w:id="3547" w:author="WANG" w:date="2014-01-07T07:34:00Z">
            <w:trPr>
              <w:trHeight w:val="300"/>
            </w:trPr>
          </w:trPrChange>
        </w:trPr>
        <w:tc>
          <w:tcPr>
            <w:cnfStyle w:val="001000000000"/>
            <w:tcW w:w="1951" w:type="dxa"/>
            <w:noWrap/>
            <w:vAlign w:val="center"/>
            <w:hideMark/>
            <w:tcPrChange w:id="3548" w:author="WANG" w:date="2014-01-07T07:34:00Z">
              <w:tcPr>
                <w:tcW w:w="1951" w:type="dxa"/>
                <w:noWrap/>
                <w:hideMark/>
              </w:tcPr>
            </w:tcPrChange>
          </w:tcPr>
          <w:p w:rsidR="001C680C" w:rsidRDefault="00D66FA0">
            <w:pPr>
              <w:widowControl/>
              <w:rPr>
                <w:del w:id="3549" w:author="WANG" w:date="2014-01-15T07:59:00Z"/>
                <w:rFonts w:ascii="Times New Roman" w:eastAsia="Times New Roman" w:hAnsi="Times New Roman" w:cs="Times New Roman"/>
                <w:b w:val="0"/>
                <w:bCs w:val="0"/>
                <w:color w:val="000000"/>
                <w:kern w:val="0"/>
                <w:sz w:val="18"/>
                <w:szCs w:val="18"/>
                <w:lang w:eastAsia="en-US"/>
              </w:rPr>
              <w:pPrChange w:id="3550" w:author="WANG" w:date="2014-01-07T07:34:00Z">
                <w:pPr>
                  <w:widowControl/>
                  <w:jc w:val="left"/>
                </w:pPr>
              </w:pPrChange>
            </w:pPr>
            <w:del w:id="3551" w:author="WANG" w:date="2014-01-15T07:59:00Z">
              <w:r w:rsidRPr="00DF564E" w:rsidDel="009033F3">
                <w:rPr>
                  <w:rFonts w:ascii="Times New Roman" w:eastAsia="Times New Roman" w:hAnsi="Times New Roman" w:cs="Times New Roman"/>
                  <w:color w:val="000000"/>
                  <w:kern w:val="0"/>
                  <w:sz w:val="18"/>
                  <w:szCs w:val="18"/>
                  <w:lang w:eastAsia="en-US"/>
                </w:rPr>
                <w:delText>Speeding</w:delText>
              </w:r>
            </w:del>
          </w:p>
        </w:tc>
        <w:tc>
          <w:tcPr>
            <w:tcW w:w="1031" w:type="dxa"/>
            <w:noWrap/>
            <w:vAlign w:val="center"/>
            <w:hideMark/>
            <w:tcPrChange w:id="3552" w:author="WANG" w:date="2014-01-07T07:34:00Z">
              <w:tcPr>
                <w:tcW w:w="1031" w:type="dxa"/>
                <w:noWrap/>
                <w:hideMark/>
              </w:tcPr>
            </w:tcPrChange>
          </w:tcPr>
          <w:p w:rsidR="00314B7D" w:rsidDel="009033F3" w:rsidRDefault="00D66FA0">
            <w:pPr>
              <w:widowControl/>
              <w:jc w:val="right"/>
              <w:cnfStyle w:val="000000000000"/>
              <w:rPr>
                <w:del w:id="3553" w:author="WANG" w:date="2014-01-15T07:59:00Z"/>
                <w:rFonts w:ascii="Times New Roman" w:eastAsia="Times New Roman" w:hAnsi="Times New Roman" w:cs="Times New Roman"/>
                <w:color w:val="000000"/>
                <w:kern w:val="0"/>
                <w:sz w:val="18"/>
                <w:szCs w:val="18"/>
                <w:lang w:eastAsia="en-US"/>
              </w:rPr>
            </w:pPr>
            <w:del w:id="3554" w:author="WANG" w:date="2014-01-15T07:59:00Z">
              <w:r w:rsidRPr="00DF564E" w:rsidDel="009033F3">
                <w:rPr>
                  <w:rFonts w:ascii="Times New Roman" w:eastAsia="Times New Roman" w:hAnsi="Times New Roman" w:cs="Times New Roman"/>
                  <w:color w:val="000000"/>
                  <w:kern w:val="0"/>
                  <w:sz w:val="18"/>
                  <w:szCs w:val="18"/>
                  <w:lang w:eastAsia="en-US"/>
                </w:rPr>
                <w:delText>1</w:delText>
              </w:r>
            </w:del>
          </w:p>
        </w:tc>
        <w:tc>
          <w:tcPr>
            <w:tcW w:w="1095" w:type="dxa"/>
            <w:noWrap/>
            <w:vAlign w:val="center"/>
            <w:hideMark/>
            <w:tcPrChange w:id="3555" w:author="WANG" w:date="2014-01-07T07:34:00Z">
              <w:tcPr>
                <w:tcW w:w="1095" w:type="dxa"/>
                <w:noWrap/>
                <w:hideMark/>
              </w:tcPr>
            </w:tcPrChange>
          </w:tcPr>
          <w:p w:rsidR="001C680C" w:rsidRDefault="001C680C">
            <w:pPr>
              <w:widowControl/>
              <w:jc w:val="right"/>
              <w:cnfStyle w:val="000000000000"/>
              <w:rPr>
                <w:del w:id="3556" w:author="WANG" w:date="2014-01-15T07:59:00Z"/>
                <w:rFonts w:ascii="Times New Roman" w:eastAsia="Times New Roman" w:hAnsi="Times New Roman" w:cs="Times New Roman"/>
                <w:b/>
                <w:bCs/>
                <w:color w:val="000000"/>
                <w:kern w:val="0"/>
                <w:sz w:val="18"/>
                <w:szCs w:val="18"/>
                <w:lang w:eastAsia="en-US"/>
              </w:rPr>
              <w:pPrChange w:id="3557" w:author="WANG" w:date="2014-01-07T07:34:00Z">
                <w:pPr>
                  <w:keepNext/>
                  <w:keepLines/>
                  <w:widowControl/>
                  <w:numPr>
                    <w:ilvl w:val="1"/>
                    <w:numId w:val="1"/>
                  </w:numPr>
                  <w:spacing w:before="260" w:after="260" w:line="416" w:lineRule="auto"/>
                  <w:ind w:left="576" w:hanging="576"/>
                  <w:jc w:val="left"/>
                  <w:outlineLvl w:val="1"/>
                  <w:cnfStyle w:val="000000000000"/>
                </w:pPr>
              </w:pPrChange>
            </w:pPr>
          </w:p>
        </w:tc>
        <w:tc>
          <w:tcPr>
            <w:tcW w:w="1134" w:type="dxa"/>
            <w:noWrap/>
            <w:vAlign w:val="center"/>
            <w:hideMark/>
            <w:tcPrChange w:id="3558" w:author="WANG" w:date="2014-01-07T07:34:00Z">
              <w:tcPr>
                <w:tcW w:w="1134" w:type="dxa"/>
                <w:noWrap/>
                <w:hideMark/>
              </w:tcPr>
            </w:tcPrChange>
          </w:tcPr>
          <w:p w:rsidR="001C680C" w:rsidRDefault="001C680C">
            <w:pPr>
              <w:widowControl/>
              <w:jc w:val="right"/>
              <w:cnfStyle w:val="000000000000"/>
              <w:rPr>
                <w:del w:id="3559" w:author="WANG" w:date="2014-01-15T07:59:00Z"/>
                <w:rFonts w:ascii="Times New Roman" w:eastAsia="Times New Roman" w:hAnsi="Times New Roman" w:cs="Times New Roman"/>
                <w:b/>
                <w:bCs/>
                <w:color w:val="000000"/>
                <w:kern w:val="0"/>
                <w:sz w:val="18"/>
                <w:szCs w:val="18"/>
                <w:lang w:eastAsia="en-US"/>
              </w:rPr>
              <w:pPrChange w:id="3560" w:author="WANG" w:date="2014-01-07T07:34:00Z">
                <w:pPr>
                  <w:keepNext/>
                  <w:keepLines/>
                  <w:widowControl/>
                  <w:numPr>
                    <w:ilvl w:val="1"/>
                    <w:numId w:val="1"/>
                  </w:numPr>
                  <w:spacing w:before="260" w:after="260" w:line="416" w:lineRule="auto"/>
                  <w:ind w:left="576" w:hanging="576"/>
                  <w:jc w:val="left"/>
                  <w:outlineLvl w:val="1"/>
                  <w:cnfStyle w:val="000000000000"/>
                </w:pPr>
              </w:pPrChange>
            </w:pPr>
          </w:p>
        </w:tc>
      </w:tr>
      <w:tr w:rsidR="00DC0A66" w:rsidRPr="00DF564E" w:rsidDel="009033F3" w:rsidTr="002238F5">
        <w:trPr>
          <w:trHeight w:val="320"/>
          <w:jc w:val="center"/>
          <w:del w:id="3561" w:author="WANG" w:date="2014-01-15T07:59:00Z"/>
          <w:trPrChange w:id="3562" w:author="WANG" w:date="2014-01-07T07:34:00Z">
            <w:trPr>
              <w:trHeight w:val="320"/>
            </w:trPr>
          </w:trPrChange>
        </w:trPr>
        <w:tc>
          <w:tcPr>
            <w:cnfStyle w:val="001000000000"/>
            <w:tcW w:w="1951" w:type="dxa"/>
            <w:noWrap/>
            <w:vAlign w:val="center"/>
            <w:hideMark/>
            <w:tcPrChange w:id="3563" w:author="WANG" w:date="2014-01-07T07:34:00Z">
              <w:tcPr>
                <w:tcW w:w="1951" w:type="dxa"/>
                <w:noWrap/>
                <w:hideMark/>
              </w:tcPr>
            </w:tcPrChange>
          </w:tcPr>
          <w:p w:rsidR="001C680C" w:rsidRDefault="00D66FA0">
            <w:pPr>
              <w:widowControl/>
              <w:rPr>
                <w:del w:id="3564" w:author="WANG" w:date="2014-01-15T07:59:00Z"/>
                <w:rFonts w:ascii="Times New Roman" w:eastAsia="Times New Roman" w:hAnsi="Times New Roman" w:cs="Times New Roman"/>
                <w:b w:val="0"/>
                <w:bCs w:val="0"/>
                <w:color w:val="000000"/>
                <w:kern w:val="0"/>
                <w:sz w:val="18"/>
                <w:szCs w:val="18"/>
                <w:lang w:eastAsia="en-US"/>
              </w:rPr>
              <w:pPrChange w:id="3565" w:author="WANG" w:date="2014-01-07T07:34:00Z">
                <w:pPr>
                  <w:widowControl/>
                  <w:jc w:val="left"/>
                </w:pPr>
              </w:pPrChange>
            </w:pPr>
            <w:del w:id="3566" w:author="WANG" w:date="2014-01-15T07:59:00Z">
              <w:r w:rsidRPr="00DF564E" w:rsidDel="009033F3">
                <w:rPr>
                  <w:rFonts w:ascii="Times New Roman" w:eastAsia="Times New Roman" w:hAnsi="Times New Roman" w:cs="Times New Roman"/>
                  <w:color w:val="000000"/>
                  <w:kern w:val="0"/>
                  <w:sz w:val="18"/>
                  <w:szCs w:val="18"/>
                  <w:lang w:eastAsia="en-US"/>
                </w:rPr>
                <w:delText>Inadequate operation</w:delText>
              </w:r>
            </w:del>
          </w:p>
        </w:tc>
        <w:tc>
          <w:tcPr>
            <w:tcW w:w="1031" w:type="dxa"/>
            <w:noWrap/>
            <w:vAlign w:val="center"/>
            <w:hideMark/>
            <w:tcPrChange w:id="3567" w:author="WANG" w:date="2014-01-07T07:34:00Z">
              <w:tcPr>
                <w:tcW w:w="1031" w:type="dxa"/>
                <w:noWrap/>
                <w:hideMark/>
              </w:tcPr>
            </w:tcPrChange>
          </w:tcPr>
          <w:p w:rsidR="00314B7D" w:rsidDel="009033F3" w:rsidRDefault="00D66FA0">
            <w:pPr>
              <w:widowControl/>
              <w:jc w:val="right"/>
              <w:cnfStyle w:val="000000000000"/>
              <w:rPr>
                <w:del w:id="3568" w:author="WANG" w:date="2014-01-15T07:59:00Z"/>
                <w:rFonts w:ascii="Times New Roman" w:eastAsia="Times New Roman" w:hAnsi="Times New Roman" w:cs="Times New Roman"/>
                <w:color w:val="000000"/>
                <w:kern w:val="0"/>
                <w:sz w:val="18"/>
                <w:szCs w:val="18"/>
                <w:lang w:eastAsia="en-US"/>
              </w:rPr>
            </w:pPr>
            <w:del w:id="3569" w:author="WANG" w:date="2014-01-15T07:59:00Z">
              <w:r w:rsidRPr="00DF564E" w:rsidDel="009033F3">
                <w:rPr>
                  <w:rFonts w:ascii="Times New Roman" w:eastAsia="Times New Roman" w:hAnsi="Times New Roman" w:cs="Times New Roman"/>
                  <w:color w:val="000000"/>
                  <w:kern w:val="0"/>
                  <w:sz w:val="18"/>
                  <w:szCs w:val="18"/>
                  <w:lang w:eastAsia="en-US"/>
                </w:rPr>
                <w:delText>0.77</w:delText>
              </w:r>
            </w:del>
          </w:p>
        </w:tc>
        <w:tc>
          <w:tcPr>
            <w:tcW w:w="1095" w:type="dxa"/>
            <w:noWrap/>
            <w:vAlign w:val="center"/>
            <w:hideMark/>
            <w:tcPrChange w:id="3570" w:author="WANG" w:date="2014-01-07T07:34:00Z">
              <w:tcPr>
                <w:tcW w:w="1095" w:type="dxa"/>
                <w:noWrap/>
                <w:hideMark/>
              </w:tcPr>
            </w:tcPrChange>
          </w:tcPr>
          <w:p w:rsidR="00314B7D" w:rsidDel="009033F3" w:rsidRDefault="00D66FA0">
            <w:pPr>
              <w:widowControl/>
              <w:jc w:val="right"/>
              <w:cnfStyle w:val="000000000000"/>
              <w:rPr>
                <w:del w:id="3571" w:author="WANG" w:date="2014-01-15T07:59:00Z"/>
                <w:rFonts w:ascii="Times New Roman" w:eastAsia="Times New Roman" w:hAnsi="Times New Roman" w:cs="Times New Roman"/>
                <w:color w:val="000000"/>
                <w:kern w:val="0"/>
                <w:sz w:val="18"/>
                <w:szCs w:val="18"/>
                <w:lang w:eastAsia="en-US"/>
              </w:rPr>
            </w:pPr>
            <w:del w:id="3572" w:author="WANG" w:date="2014-01-15T07:59:00Z">
              <w:r w:rsidRPr="00DF564E" w:rsidDel="009033F3">
                <w:rPr>
                  <w:rFonts w:ascii="Times New Roman" w:eastAsia="Times New Roman" w:hAnsi="Times New Roman" w:cs="Times New Roman"/>
                  <w:color w:val="000000"/>
                  <w:kern w:val="0"/>
                  <w:sz w:val="18"/>
                  <w:szCs w:val="18"/>
                  <w:lang w:eastAsia="en-US"/>
                </w:rPr>
                <w:delText>1</w:delText>
              </w:r>
            </w:del>
          </w:p>
        </w:tc>
        <w:tc>
          <w:tcPr>
            <w:tcW w:w="1134" w:type="dxa"/>
            <w:noWrap/>
            <w:vAlign w:val="center"/>
            <w:hideMark/>
            <w:tcPrChange w:id="3573" w:author="WANG" w:date="2014-01-07T07:34:00Z">
              <w:tcPr>
                <w:tcW w:w="1134" w:type="dxa"/>
                <w:noWrap/>
                <w:hideMark/>
              </w:tcPr>
            </w:tcPrChange>
          </w:tcPr>
          <w:p w:rsidR="001C680C" w:rsidRDefault="001C680C">
            <w:pPr>
              <w:widowControl/>
              <w:jc w:val="right"/>
              <w:cnfStyle w:val="000000000000"/>
              <w:rPr>
                <w:del w:id="3574" w:author="WANG" w:date="2014-01-15T07:59:00Z"/>
                <w:rFonts w:ascii="Times New Roman" w:eastAsia="Times New Roman" w:hAnsi="Times New Roman" w:cs="Times New Roman"/>
                <w:b/>
                <w:bCs/>
                <w:color w:val="000000"/>
                <w:kern w:val="0"/>
                <w:sz w:val="18"/>
                <w:szCs w:val="18"/>
                <w:lang w:eastAsia="en-US"/>
              </w:rPr>
              <w:pPrChange w:id="3575" w:author="WANG" w:date="2014-01-07T07:34:00Z">
                <w:pPr>
                  <w:keepNext/>
                  <w:keepLines/>
                  <w:widowControl/>
                  <w:numPr>
                    <w:ilvl w:val="1"/>
                    <w:numId w:val="1"/>
                  </w:numPr>
                  <w:spacing w:before="260" w:after="260" w:line="416" w:lineRule="auto"/>
                  <w:ind w:left="576" w:hanging="576"/>
                  <w:jc w:val="left"/>
                  <w:outlineLvl w:val="1"/>
                  <w:cnfStyle w:val="000000000000"/>
                </w:pPr>
              </w:pPrChange>
            </w:pPr>
          </w:p>
        </w:tc>
      </w:tr>
      <w:tr w:rsidR="00DC0A66" w:rsidRPr="00DF564E" w:rsidDel="009033F3" w:rsidTr="002238F5">
        <w:trPr>
          <w:trHeight w:val="300"/>
          <w:jc w:val="center"/>
          <w:del w:id="3576" w:author="WANG" w:date="2014-01-15T07:59:00Z"/>
          <w:trPrChange w:id="3577" w:author="WANG" w:date="2014-01-07T07:34:00Z">
            <w:trPr>
              <w:trHeight w:val="300"/>
            </w:trPr>
          </w:trPrChange>
        </w:trPr>
        <w:tc>
          <w:tcPr>
            <w:cnfStyle w:val="001000000000"/>
            <w:tcW w:w="1951" w:type="dxa"/>
            <w:tcBorders>
              <w:bottom w:val="single" w:sz="4" w:space="0" w:color="auto"/>
            </w:tcBorders>
            <w:noWrap/>
            <w:vAlign w:val="center"/>
            <w:hideMark/>
            <w:tcPrChange w:id="3578" w:author="WANG" w:date="2014-01-07T07:34:00Z">
              <w:tcPr>
                <w:tcW w:w="1951" w:type="dxa"/>
                <w:noWrap/>
                <w:hideMark/>
              </w:tcPr>
            </w:tcPrChange>
          </w:tcPr>
          <w:p w:rsidR="001C680C" w:rsidRDefault="00D66FA0">
            <w:pPr>
              <w:widowControl/>
              <w:rPr>
                <w:del w:id="3579" w:author="WANG" w:date="2014-01-15T07:59:00Z"/>
                <w:rFonts w:ascii="Times New Roman" w:eastAsia="Times New Roman" w:hAnsi="Times New Roman" w:cs="Times New Roman"/>
                <w:b w:val="0"/>
                <w:bCs w:val="0"/>
                <w:color w:val="000000"/>
                <w:kern w:val="0"/>
                <w:sz w:val="18"/>
                <w:szCs w:val="18"/>
                <w:lang w:eastAsia="en-US"/>
              </w:rPr>
              <w:pPrChange w:id="3580" w:author="WANG" w:date="2014-01-07T07:34:00Z">
                <w:pPr>
                  <w:widowControl/>
                  <w:jc w:val="left"/>
                </w:pPr>
              </w:pPrChange>
            </w:pPr>
            <w:del w:id="3581" w:author="WANG" w:date="2014-01-15T07:59:00Z">
              <w:r w:rsidRPr="00DF564E" w:rsidDel="009033F3">
                <w:rPr>
                  <w:rFonts w:ascii="Times New Roman" w:eastAsia="Times New Roman" w:hAnsi="Times New Roman" w:cs="Times New Roman"/>
                  <w:color w:val="000000"/>
                  <w:kern w:val="0"/>
                  <w:sz w:val="18"/>
                  <w:szCs w:val="18"/>
                  <w:lang w:eastAsia="en-US"/>
                </w:rPr>
                <w:delText>Fail to yield to traffic</w:delText>
              </w:r>
            </w:del>
          </w:p>
        </w:tc>
        <w:tc>
          <w:tcPr>
            <w:tcW w:w="1031" w:type="dxa"/>
            <w:tcBorders>
              <w:bottom w:val="single" w:sz="4" w:space="0" w:color="auto"/>
            </w:tcBorders>
            <w:noWrap/>
            <w:vAlign w:val="center"/>
            <w:hideMark/>
            <w:tcPrChange w:id="3582" w:author="WANG" w:date="2014-01-07T07:34:00Z">
              <w:tcPr>
                <w:tcW w:w="1031" w:type="dxa"/>
                <w:noWrap/>
                <w:hideMark/>
              </w:tcPr>
            </w:tcPrChange>
          </w:tcPr>
          <w:p w:rsidR="00314B7D" w:rsidDel="009033F3" w:rsidRDefault="00D66FA0">
            <w:pPr>
              <w:widowControl/>
              <w:jc w:val="right"/>
              <w:cnfStyle w:val="000000000000"/>
              <w:rPr>
                <w:del w:id="3583" w:author="WANG" w:date="2014-01-15T07:59:00Z"/>
                <w:rFonts w:ascii="Times New Roman" w:eastAsia="Times New Roman" w:hAnsi="Times New Roman" w:cs="Times New Roman"/>
                <w:color w:val="000000"/>
                <w:kern w:val="0"/>
                <w:sz w:val="18"/>
                <w:szCs w:val="18"/>
                <w:lang w:eastAsia="en-US"/>
              </w:rPr>
            </w:pPr>
            <w:del w:id="3584" w:author="WANG" w:date="2014-01-15T07:59:00Z">
              <w:r w:rsidRPr="00DF564E" w:rsidDel="009033F3">
                <w:rPr>
                  <w:rFonts w:ascii="Times New Roman" w:eastAsia="Times New Roman" w:hAnsi="Times New Roman" w:cs="Times New Roman"/>
                  <w:color w:val="000000"/>
                  <w:kern w:val="0"/>
                  <w:sz w:val="18"/>
                  <w:szCs w:val="18"/>
                  <w:lang w:eastAsia="en-US"/>
                </w:rPr>
                <w:delText>0.57</w:delText>
              </w:r>
            </w:del>
          </w:p>
        </w:tc>
        <w:tc>
          <w:tcPr>
            <w:tcW w:w="1095" w:type="dxa"/>
            <w:tcBorders>
              <w:bottom w:val="single" w:sz="4" w:space="0" w:color="auto"/>
            </w:tcBorders>
            <w:noWrap/>
            <w:vAlign w:val="center"/>
            <w:hideMark/>
            <w:tcPrChange w:id="3585" w:author="WANG" w:date="2014-01-07T07:34:00Z">
              <w:tcPr>
                <w:tcW w:w="1095" w:type="dxa"/>
                <w:noWrap/>
                <w:hideMark/>
              </w:tcPr>
            </w:tcPrChange>
          </w:tcPr>
          <w:p w:rsidR="00314B7D" w:rsidDel="009033F3" w:rsidRDefault="00D66FA0">
            <w:pPr>
              <w:widowControl/>
              <w:jc w:val="right"/>
              <w:cnfStyle w:val="000000000000"/>
              <w:rPr>
                <w:del w:id="3586" w:author="WANG" w:date="2014-01-15T07:59:00Z"/>
                <w:rFonts w:ascii="Times New Roman" w:eastAsia="Times New Roman" w:hAnsi="Times New Roman" w:cs="Times New Roman"/>
                <w:color w:val="000000"/>
                <w:kern w:val="0"/>
                <w:sz w:val="18"/>
                <w:szCs w:val="18"/>
                <w:lang w:eastAsia="en-US"/>
              </w:rPr>
            </w:pPr>
            <w:del w:id="3587" w:author="WANG" w:date="2014-01-15T07:59:00Z">
              <w:r w:rsidRPr="00DF564E" w:rsidDel="009033F3">
                <w:rPr>
                  <w:rFonts w:ascii="Times New Roman" w:eastAsia="Times New Roman" w:hAnsi="Times New Roman" w:cs="Times New Roman"/>
                  <w:color w:val="000000"/>
                  <w:kern w:val="0"/>
                  <w:sz w:val="18"/>
                  <w:szCs w:val="18"/>
                  <w:lang w:eastAsia="en-US"/>
                </w:rPr>
                <w:delText>0.92</w:delText>
              </w:r>
            </w:del>
          </w:p>
        </w:tc>
        <w:tc>
          <w:tcPr>
            <w:tcW w:w="1134" w:type="dxa"/>
            <w:tcBorders>
              <w:bottom w:val="single" w:sz="4" w:space="0" w:color="auto"/>
            </w:tcBorders>
            <w:noWrap/>
            <w:vAlign w:val="center"/>
            <w:hideMark/>
            <w:tcPrChange w:id="3588" w:author="WANG" w:date="2014-01-07T07:34:00Z">
              <w:tcPr>
                <w:tcW w:w="1134" w:type="dxa"/>
                <w:noWrap/>
                <w:hideMark/>
              </w:tcPr>
            </w:tcPrChange>
          </w:tcPr>
          <w:p w:rsidR="00314B7D" w:rsidDel="009033F3" w:rsidRDefault="00D66FA0">
            <w:pPr>
              <w:widowControl/>
              <w:jc w:val="right"/>
              <w:cnfStyle w:val="000000000000"/>
              <w:rPr>
                <w:del w:id="3589" w:author="WANG" w:date="2014-01-15T07:59:00Z"/>
                <w:rFonts w:ascii="Times New Roman" w:eastAsia="Times New Roman" w:hAnsi="Times New Roman" w:cs="Times New Roman"/>
                <w:color w:val="000000"/>
                <w:kern w:val="0"/>
                <w:sz w:val="18"/>
                <w:szCs w:val="18"/>
                <w:lang w:eastAsia="en-US"/>
              </w:rPr>
            </w:pPr>
            <w:del w:id="3590" w:author="WANG" w:date="2014-01-15T07:59:00Z">
              <w:r w:rsidRPr="00DF564E" w:rsidDel="009033F3">
                <w:rPr>
                  <w:rFonts w:ascii="Times New Roman" w:eastAsia="Times New Roman" w:hAnsi="Times New Roman" w:cs="Times New Roman"/>
                  <w:color w:val="000000"/>
                  <w:kern w:val="0"/>
                  <w:sz w:val="18"/>
                  <w:szCs w:val="18"/>
                  <w:lang w:eastAsia="en-US"/>
                </w:rPr>
                <w:delText>1</w:delText>
              </w:r>
            </w:del>
          </w:p>
        </w:tc>
      </w:tr>
    </w:tbl>
    <w:p w:rsidR="00EE2659" w:rsidRPr="00DF564E" w:rsidDel="002238F5" w:rsidRDefault="00DC0A66" w:rsidP="00EE2659">
      <w:pPr>
        <w:pStyle w:val="a9"/>
        <w:rPr>
          <w:del w:id="3591" w:author="WANG" w:date="2014-01-07T07:33:00Z"/>
          <w:rFonts w:ascii="Times New Roman" w:hAnsi="Times New Roman" w:cs="Times New Roman"/>
          <w:sz w:val="18"/>
        </w:rPr>
      </w:pPr>
      <w:del w:id="3592" w:author="WANG" w:date="2014-01-07T07:33:00Z">
        <w:r w:rsidRPr="00DF564E" w:rsidDel="002238F5">
          <w:rPr>
            <w:rFonts w:ascii="Times New Roman" w:hAnsi="Times New Roman" w:cs="Times New Roman"/>
            <w:sz w:val="18"/>
          </w:rPr>
          <w:delText>(b)</w:delText>
        </w:r>
      </w:del>
    </w:p>
    <w:tbl>
      <w:tblPr>
        <w:tblStyle w:val="10"/>
        <w:tblW w:w="5211" w:type="dxa"/>
        <w:tblLayout w:type="fixed"/>
        <w:tblLook w:val="06A0"/>
      </w:tblPr>
      <w:tblGrid>
        <w:gridCol w:w="1951"/>
        <w:gridCol w:w="992"/>
        <w:gridCol w:w="1134"/>
        <w:gridCol w:w="1134"/>
      </w:tblGrid>
      <w:tr w:rsidR="00DC0A66" w:rsidRPr="00DF564E" w:rsidDel="002238F5" w:rsidTr="00DC0A66">
        <w:trPr>
          <w:cnfStyle w:val="100000000000"/>
          <w:trHeight w:val="300"/>
          <w:del w:id="3593" w:author="WANG" w:date="2014-01-07T07:33:00Z"/>
        </w:trPr>
        <w:tc>
          <w:tcPr>
            <w:cnfStyle w:val="001000000000"/>
            <w:tcW w:w="1951" w:type="dxa"/>
            <w:noWrap/>
            <w:hideMark/>
          </w:tcPr>
          <w:p w:rsidR="00D66FA0" w:rsidRPr="00DF564E" w:rsidDel="002238F5" w:rsidRDefault="00A35E8E">
            <w:pPr>
              <w:widowControl/>
              <w:jc w:val="left"/>
              <w:rPr>
                <w:del w:id="3594" w:author="WANG" w:date="2014-01-07T07:33:00Z"/>
                <w:rFonts w:ascii="Times New Roman" w:eastAsia="Times New Roman" w:hAnsi="Times New Roman" w:cs="Times New Roman"/>
                <w:b w:val="0"/>
                <w:bCs w:val="0"/>
                <w:color w:val="000000"/>
                <w:kern w:val="0"/>
                <w:sz w:val="18"/>
                <w:szCs w:val="18"/>
                <w:lang w:eastAsia="en-US"/>
              </w:rPr>
            </w:pPr>
            <w:del w:id="3595" w:author="WANG" w:date="2014-01-07T07:33:00Z">
              <w:r w:rsidRPr="00DF564E" w:rsidDel="002238F5">
                <w:rPr>
                  <w:rFonts w:ascii="Times New Roman" w:eastAsia="Times New Roman" w:hAnsi="Times New Roman" w:cs="Times New Roman"/>
                  <w:color w:val="000000"/>
                  <w:kern w:val="0"/>
                  <w:sz w:val="18"/>
                  <w:szCs w:val="18"/>
                  <w:lang w:eastAsia="en-US"/>
                </w:rPr>
                <w:delText>F/</w:delText>
              </w:r>
              <w:r w:rsidR="00D66FA0" w:rsidRPr="00DF564E" w:rsidDel="002238F5">
                <w:rPr>
                  <w:rFonts w:ascii="Times New Roman" w:eastAsia="Times New Roman" w:hAnsi="Times New Roman" w:cs="Times New Roman"/>
                  <w:color w:val="000000"/>
                  <w:kern w:val="0"/>
                  <w:sz w:val="18"/>
                  <w:szCs w:val="18"/>
                  <w:lang w:eastAsia="en-US"/>
                </w:rPr>
                <w:delText>(F+I)</w:delText>
              </w:r>
            </w:del>
          </w:p>
        </w:tc>
        <w:tc>
          <w:tcPr>
            <w:tcW w:w="992" w:type="dxa"/>
            <w:noWrap/>
            <w:hideMark/>
          </w:tcPr>
          <w:p w:rsidR="00D66FA0" w:rsidRPr="00DF564E" w:rsidDel="002238F5" w:rsidRDefault="00D66FA0" w:rsidP="00DC0A66">
            <w:pPr>
              <w:widowControl/>
              <w:jc w:val="right"/>
              <w:cnfStyle w:val="100000000000"/>
              <w:rPr>
                <w:del w:id="3596" w:author="WANG" w:date="2014-01-07T07:33:00Z"/>
                <w:rFonts w:ascii="Times New Roman" w:eastAsia="Times New Roman" w:hAnsi="Times New Roman" w:cs="Times New Roman"/>
                <w:color w:val="000000"/>
                <w:kern w:val="0"/>
                <w:sz w:val="18"/>
                <w:szCs w:val="18"/>
                <w:lang w:eastAsia="en-US"/>
              </w:rPr>
            </w:pPr>
            <w:del w:id="3597" w:author="WANG" w:date="2014-01-07T07:33:00Z">
              <w:r w:rsidRPr="00DF564E" w:rsidDel="002238F5">
                <w:rPr>
                  <w:rFonts w:ascii="Times New Roman" w:eastAsia="Times New Roman" w:hAnsi="Times New Roman" w:cs="Times New Roman"/>
                  <w:color w:val="000000"/>
                  <w:kern w:val="0"/>
                  <w:sz w:val="18"/>
                  <w:szCs w:val="18"/>
                  <w:lang w:eastAsia="en-US"/>
                </w:rPr>
                <w:delText>Speeding</w:delText>
              </w:r>
            </w:del>
          </w:p>
        </w:tc>
        <w:tc>
          <w:tcPr>
            <w:tcW w:w="1134" w:type="dxa"/>
            <w:noWrap/>
            <w:hideMark/>
          </w:tcPr>
          <w:p w:rsidR="00D66FA0" w:rsidRPr="00DF564E" w:rsidDel="002238F5" w:rsidRDefault="00D66FA0" w:rsidP="00DC0A66">
            <w:pPr>
              <w:widowControl/>
              <w:jc w:val="right"/>
              <w:cnfStyle w:val="100000000000"/>
              <w:rPr>
                <w:del w:id="3598" w:author="WANG" w:date="2014-01-07T07:33:00Z"/>
                <w:rFonts w:ascii="Times New Roman" w:eastAsia="Times New Roman" w:hAnsi="Times New Roman" w:cs="Times New Roman"/>
                <w:color w:val="000000"/>
                <w:kern w:val="0"/>
                <w:sz w:val="18"/>
                <w:szCs w:val="18"/>
                <w:lang w:eastAsia="en-US"/>
              </w:rPr>
            </w:pPr>
            <w:del w:id="3599" w:author="WANG" w:date="2014-01-07T07:33:00Z">
              <w:r w:rsidRPr="00DF564E" w:rsidDel="002238F5">
                <w:rPr>
                  <w:rFonts w:ascii="Times New Roman" w:eastAsia="Times New Roman" w:hAnsi="Times New Roman" w:cs="Times New Roman"/>
                  <w:color w:val="000000"/>
                  <w:kern w:val="0"/>
                  <w:sz w:val="18"/>
                  <w:szCs w:val="18"/>
                  <w:lang w:eastAsia="en-US"/>
                </w:rPr>
                <w:delText>Inadequate operation</w:delText>
              </w:r>
            </w:del>
          </w:p>
        </w:tc>
        <w:tc>
          <w:tcPr>
            <w:tcW w:w="1134" w:type="dxa"/>
            <w:noWrap/>
            <w:hideMark/>
          </w:tcPr>
          <w:p w:rsidR="00D66FA0" w:rsidRPr="00DF564E" w:rsidDel="002238F5" w:rsidRDefault="00D66FA0" w:rsidP="00DC0A66">
            <w:pPr>
              <w:widowControl/>
              <w:jc w:val="right"/>
              <w:cnfStyle w:val="100000000000"/>
              <w:rPr>
                <w:del w:id="3600" w:author="WANG" w:date="2014-01-07T07:33:00Z"/>
                <w:rFonts w:ascii="Times New Roman" w:eastAsia="Times New Roman" w:hAnsi="Times New Roman" w:cs="Times New Roman"/>
                <w:color w:val="000000"/>
                <w:kern w:val="0"/>
                <w:sz w:val="18"/>
                <w:szCs w:val="18"/>
                <w:lang w:eastAsia="en-US"/>
              </w:rPr>
            </w:pPr>
            <w:del w:id="3601" w:author="WANG" w:date="2014-01-07T07:33:00Z">
              <w:r w:rsidRPr="00DF564E" w:rsidDel="002238F5">
                <w:rPr>
                  <w:rFonts w:ascii="Times New Roman" w:eastAsia="Times New Roman" w:hAnsi="Times New Roman" w:cs="Times New Roman"/>
                  <w:color w:val="000000"/>
                  <w:kern w:val="0"/>
                  <w:sz w:val="18"/>
                  <w:szCs w:val="18"/>
                  <w:lang w:eastAsia="en-US"/>
                </w:rPr>
                <w:delText>Fail to yield to traffic</w:delText>
              </w:r>
            </w:del>
          </w:p>
        </w:tc>
      </w:tr>
      <w:tr w:rsidR="00DC0A66" w:rsidRPr="00DF564E" w:rsidDel="002238F5" w:rsidTr="00DC0A66">
        <w:trPr>
          <w:trHeight w:val="300"/>
          <w:del w:id="3602" w:author="WANG" w:date="2014-01-07T07:33:00Z"/>
        </w:trPr>
        <w:tc>
          <w:tcPr>
            <w:cnfStyle w:val="001000000000"/>
            <w:tcW w:w="1951" w:type="dxa"/>
            <w:noWrap/>
            <w:hideMark/>
          </w:tcPr>
          <w:p w:rsidR="00D66FA0" w:rsidRPr="00DF564E" w:rsidDel="002238F5" w:rsidRDefault="00D66FA0" w:rsidP="00D66FA0">
            <w:pPr>
              <w:widowControl/>
              <w:jc w:val="left"/>
              <w:rPr>
                <w:del w:id="3603" w:author="WANG" w:date="2014-01-07T07:33:00Z"/>
                <w:rFonts w:ascii="Times New Roman" w:eastAsia="Times New Roman" w:hAnsi="Times New Roman" w:cs="Times New Roman"/>
                <w:color w:val="000000"/>
                <w:kern w:val="0"/>
                <w:sz w:val="18"/>
                <w:szCs w:val="18"/>
                <w:lang w:eastAsia="en-US"/>
              </w:rPr>
            </w:pPr>
            <w:del w:id="3604" w:author="WANG" w:date="2014-01-07T07:33:00Z">
              <w:r w:rsidRPr="00DF564E" w:rsidDel="002238F5">
                <w:rPr>
                  <w:rFonts w:ascii="Times New Roman" w:eastAsia="Times New Roman" w:hAnsi="Times New Roman" w:cs="Times New Roman"/>
                  <w:color w:val="000000"/>
                  <w:kern w:val="0"/>
                  <w:sz w:val="18"/>
                  <w:szCs w:val="18"/>
                  <w:lang w:eastAsia="en-US"/>
                </w:rPr>
                <w:delText>Speeding</w:delText>
              </w:r>
            </w:del>
          </w:p>
        </w:tc>
        <w:tc>
          <w:tcPr>
            <w:tcW w:w="992" w:type="dxa"/>
            <w:noWrap/>
            <w:hideMark/>
          </w:tcPr>
          <w:p w:rsidR="00D66FA0" w:rsidRPr="00DF564E" w:rsidDel="002238F5" w:rsidRDefault="00D66FA0" w:rsidP="00D66FA0">
            <w:pPr>
              <w:widowControl/>
              <w:jc w:val="right"/>
              <w:cnfStyle w:val="000000000000"/>
              <w:rPr>
                <w:del w:id="3605" w:author="WANG" w:date="2014-01-07T07:33:00Z"/>
                <w:rFonts w:ascii="Times New Roman" w:eastAsia="Times New Roman" w:hAnsi="Times New Roman" w:cs="Times New Roman"/>
                <w:color w:val="000000"/>
                <w:kern w:val="0"/>
                <w:sz w:val="18"/>
                <w:szCs w:val="18"/>
                <w:lang w:eastAsia="en-US"/>
              </w:rPr>
            </w:pPr>
            <w:del w:id="3606" w:author="WANG" w:date="2014-01-07T07:33:00Z">
              <w:r w:rsidRPr="00DF564E" w:rsidDel="002238F5">
                <w:rPr>
                  <w:rFonts w:ascii="Times New Roman" w:eastAsia="Times New Roman" w:hAnsi="Times New Roman" w:cs="Times New Roman"/>
                  <w:color w:val="000000"/>
                  <w:kern w:val="0"/>
                  <w:sz w:val="18"/>
                  <w:szCs w:val="18"/>
                  <w:lang w:eastAsia="en-US"/>
                </w:rPr>
                <w:delText>1</w:delText>
              </w:r>
            </w:del>
          </w:p>
        </w:tc>
        <w:tc>
          <w:tcPr>
            <w:tcW w:w="1134" w:type="dxa"/>
            <w:noWrap/>
            <w:hideMark/>
          </w:tcPr>
          <w:p w:rsidR="00D66FA0" w:rsidRPr="00DF564E" w:rsidDel="002238F5" w:rsidRDefault="00D66FA0" w:rsidP="00D66FA0">
            <w:pPr>
              <w:widowControl/>
              <w:jc w:val="left"/>
              <w:cnfStyle w:val="000000000000"/>
              <w:rPr>
                <w:del w:id="3607" w:author="WANG" w:date="2014-01-07T07:33:00Z"/>
                <w:rFonts w:ascii="Times New Roman" w:eastAsia="Times New Roman" w:hAnsi="Times New Roman" w:cs="Times New Roman"/>
                <w:color w:val="000000"/>
                <w:kern w:val="0"/>
                <w:sz w:val="18"/>
                <w:szCs w:val="18"/>
                <w:lang w:eastAsia="en-US"/>
              </w:rPr>
            </w:pPr>
          </w:p>
        </w:tc>
        <w:tc>
          <w:tcPr>
            <w:tcW w:w="1134" w:type="dxa"/>
            <w:noWrap/>
            <w:hideMark/>
          </w:tcPr>
          <w:p w:rsidR="00D66FA0" w:rsidRPr="00DF564E" w:rsidDel="002238F5" w:rsidRDefault="00D66FA0" w:rsidP="00D66FA0">
            <w:pPr>
              <w:widowControl/>
              <w:jc w:val="left"/>
              <w:cnfStyle w:val="000000000000"/>
              <w:rPr>
                <w:del w:id="3608" w:author="WANG" w:date="2014-01-07T07:33:00Z"/>
                <w:rFonts w:ascii="Times New Roman" w:eastAsia="Times New Roman" w:hAnsi="Times New Roman" w:cs="Times New Roman"/>
                <w:color w:val="000000"/>
                <w:kern w:val="0"/>
                <w:sz w:val="18"/>
                <w:szCs w:val="18"/>
                <w:lang w:eastAsia="en-US"/>
              </w:rPr>
            </w:pPr>
          </w:p>
        </w:tc>
      </w:tr>
      <w:tr w:rsidR="00DC0A66" w:rsidRPr="00DF564E" w:rsidDel="002238F5" w:rsidTr="00DC0A66">
        <w:trPr>
          <w:trHeight w:val="320"/>
          <w:del w:id="3609" w:author="WANG" w:date="2014-01-07T07:33:00Z"/>
        </w:trPr>
        <w:tc>
          <w:tcPr>
            <w:cnfStyle w:val="001000000000"/>
            <w:tcW w:w="1951" w:type="dxa"/>
            <w:noWrap/>
            <w:hideMark/>
          </w:tcPr>
          <w:p w:rsidR="00D66FA0" w:rsidRPr="00DF564E" w:rsidDel="002238F5" w:rsidRDefault="00D66FA0" w:rsidP="00D66FA0">
            <w:pPr>
              <w:widowControl/>
              <w:jc w:val="left"/>
              <w:rPr>
                <w:del w:id="3610" w:author="WANG" w:date="2014-01-07T07:33:00Z"/>
                <w:rFonts w:ascii="Times New Roman" w:eastAsia="Times New Roman" w:hAnsi="Times New Roman" w:cs="Times New Roman"/>
                <w:color w:val="000000"/>
                <w:kern w:val="0"/>
                <w:sz w:val="18"/>
                <w:szCs w:val="18"/>
                <w:lang w:eastAsia="en-US"/>
              </w:rPr>
            </w:pPr>
            <w:del w:id="3611" w:author="WANG" w:date="2014-01-07T07:33:00Z">
              <w:r w:rsidRPr="00DF564E" w:rsidDel="002238F5">
                <w:rPr>
                  <w:rFonts w:ascii="Times New Roman" w:eastAsia="Times New Roman" w:hAnsi="Times New Roman" w:cs="Times New Roman"/>
                  <w:color w:val="000000"/>
                  <w:kern w:val="0"/>
                  <w:sz w:val="18"/>
                  <w:szCs w:val="18"/>
                  <w:lang w:eastAsia="en-US"/>
                </w:rPr>
                <w:delText>Inadequate operation</w:delText>
              </w:r>
            </w:del>
          </w:p>
        </w:tc>
        <w:tc>
          <w:tcPr>
            <w:tcW w:w="992" w:type="dxa"/>
            <w:noWrap/>
            <w:hideMark/>
          </w:tcPr>
          <w:p w:rsidR="00D66FA0" w:rsidRPr="00DF564E" w:rsidDel="002238F5" w:rsidRDefault="00D66FA0" w:rsidP="00FC22F2">
            <w:pPr>
              <w:widowControl/>
              <w:jc w:val="right"/>
              <w:cnfStyle w:val="000000000000"/>
              <w:rPr>
                <w:del w:id="3612" w:author="WANG" w:date="2014-01-07T07:33:00Z"/>
                <w:rFonts w:ascii="Times New Roman" w:eastAsia="Times New Roman" w:hAnsi="Times New Roman" w:cs="Times New Roman"/>
                <w:color w:val="000000"/>
                <w:kern w:val="0"/>
                <w:sz w:val="18"/>
                <w:szCs w:val="18"/>
                <w:lang w:eastAsia="en-US"/>
              </w:rPr>
            </w:pPr>
            <w:del w:id="3613" w:author="WANG" w:date="2014-01-07T07:33:00Z">
              <w:r w:rsidRPr="00DF564E" w:rsidDel="002238F5">
                <w:rPr>
                  <w:rFonts w:ascii="Times New Roman" w:eastAsia="Times New Roman" w:hAnsi="Times New Roman" w:cs="Times New Roman"/>
                  <w:color w:val="000000"/>
                  <w:kern w:val="0"/>
                  <w:sz w:val="18"/>
                  <w:szCs w:val="18"/>
                  <w:lang w:eastAsia="en-US"/>
                </w:rPr>
                <w:delText>-0.11</w:delText>
              </w:r>
            </w:del>
          </w:p>
        </w:tc>
        <w:tc>
          <w:tcPr>
            <w:tcW w:w="1134" w:type="dxa"/>
            <w:noWrap/>
            <w:hideMark/>
          </w:tcPr>
          <w:p w:rsidR="00D66FA0" w:rsidRPr="00DF564E" w:rsidDel="002238F5" w:rsidRDefault="00D66FA0" w:rsidP="00D66FA0">
            <w:pPr>
              <w:widowControl/>
              <w:jc w:val="right"/>
              <w:cnfStyle w:val="000000000000"/>
              <w:rPr>
                <w:del w:id="3614" w:author="WANG" w:date="2014-01-07T07:33:00Z"/>
                <w:rFonts w:ascii="Times New Roman" w:eastAsia="Times New Roman" w:hAnsi="Times New Roman" w:cs="Times New Roman"/>
                <w:color w:val="000000"/>
                <w:kern w:val="0"/>
                <w:sz w:val="18"/>
                <w:szCs w:val="18"/>
                <w:lang w:eastAsia="en-US"/>
              </w:rPr>
            </w:pPr>
            <w:del w:id="3615" w:author="WANG" w:date="2014-01-07T07:33:00Z">
              <w:r w:rsidRPr="00DF564E" w:rsidDel="002238F5">
                <w:rPr>
                  <w:rFonts w:ascii="Times New Roman" w:eastAsia="Times New Roman" w:hAnsi="Times New Roman" w:cs="Times New Roman"/>
                  <w:color w:val="000000"/>
                  <w:kern w:val="0"/>
                  <w:sz w:val="18"/>
                  <w:szCs w:val="18"/>
                  <w:lang w:eastAsia="en-US"/>
                </w:rPr>
                <w:delText>1</w:delText>
              </w:r>
            </w:del>
          </w:p>
        </w:tc>
        <w:tc>
          <w:tcPr>
            <w:tcW w:w="1134" w:type="dxa"/>
            <w:noWrap/>
            <w:hideMark/>
          </w:tcPr>
          <w:p w:rsidR="00D66FA0" w:rsidRPr="00DF564E" w:rsidDel="002238F5" w:rsidRDefault="00D66FA0" w:rsidP="00D66FA0">
            <w:pPr>
              <w:widowControl/>
              <w:jc w:val="left"/>
              <w:cnfStyle w:val="000000000000"/>
              <w:rPr>
                <w:del w:id="3616" w:author="WANG" w:date="2014-01-07T07:33:00Z"/>
                <w:rFonts w:ascii="Times New Roman" w:eastAsia="Times New Roman" w:hAnsi="Times New Roman" w:cs="Times New Roman"/>
                <w:color w:val="000000"/>
                <w:kern w:val="0"/>
                <w:sz w:val="18"/>
                <w:szCs w:val="18"/>
                <w:lang w:eastAsia="en-US"/>
              </w:rPr>
            </w:pPr>
          </w:p>
        </w:tc>
      </w:tr>
      <w:tr w:rsidR="00DC0A66" w:rsidRPr="00DF564E" w:rsidDel="002238F5" w:rsidTr="00DC0A66">
        <w:trPr>
          <w:trHeight w:val="300"/>
          <w:del w:id="3617" w:author="WANG" w:date="2014-01-07T07:33:00Z"/>
        </w:trPr>
        <w:tc>
          <w:tcPr>
            <w:cnfStyle w:val="001000000000"/>
            <w:tcW w:w="1951" w:type="dxa"/>
            <w:noWrap/>
            <w:hideMark/>
          </w:tcPr>
          <w:p w:rsidR="00D66FA0" w:rsidRPr="00DF564E" w:rsidDel="002238F5" w:rsidRDefault="00D66FA0" w:rsidP="00D66FA0">
            <w:pPr>
              <w:widowControl/>
              <w:jc w:val="left"/>
              <w:rPr>
                <w:del w:id="3618" w:author="WANG" w:date="2014-01-07T07:33:00Z"/>
                <w:rFonts w:ascii="Times New Roman" w:eastAsia="Times New Roman" w:hAnsi="Times New Roman" w:cs="Times New Roman"/>
                <w:color w:val="000000"/>
                <w:kern w:val="0"/>
                <w:sz w:val="18"/>
                <w:szCs w:val="18"/>
                <w:lang w:eastAsia="en-US"/>
              </w:rPr>
            </w:pPr>
            <w:del w:id="3619" w:author="WANG" w:date="2014-01-07T07:33:00Z">
              <w:r w:rsidRPr="00DF564E" w:rsidDel="002238F5">
                <w:rPr>
                  <w:rFonts w:ascii="Times New Roman" w:eastAsia="Times New Roman" w:hAnsi="Times New Roman" w:cs="Times New Roman"/>
                  <w:color w:val="000000"/>
                  <w:kern w:val="0"/>
                  <w:sz w:val="18"/>
                  <w:szCs w:val="18"/>
                  <w:lang w:eastAsia="en-US"/>
                </w:rPr>
                <w:delText>Fail to yield to traffic</w:delText>
              </w:r>
            </w:del>
          </w:p>
        </w:tc>
        <w:tc>
          <w:tcPr>
            <w:tcW w:w="992" w:type="dxa"/>
            <w:noWrap/>
            <w:hideMark/>
          </w:tcPr>
          <w:p w:rsidR="00D66FA0" w:rsidRPr="00DF564E" w:rsidDel="002238F5" w:rsidRDefault="00D66FA0" w:rsidP="00FC22F2">
            <w:pPr>
              <w:widowControl/>
              <w:jc w:val="right"/>
              <w:cnfStyle w:val="000000000000"/>
              <w:rPr>
                <w:del w:id="3620" w:author="WANG" w:date="2014-01-07T07:33:00Z"/>
                <w:rFonts w:ascii="Times New Roman" w:eastAsia="Times New Roman" w:hAnsi="Times New Roman" w:cs="Times New Roman"/>
                <w:color w:val="000000"/>
                <w:kern w:val="0"/>
                <w:sz w:val="18"/>
                <w:szCs w:val="18"/>
                <w:lang w:eastAsia="en-US"/>
              </w:rPr>
            </w:pPr>
            <w:del w:id="3621" w:author="WANG" w:date="2014-01-07T07:33:00Z">
              <w:r w:rsidRPr="00DF564E" w:rsidDel="002238F5">
                <w:rPr>
                  <w:rFonts w:ascii="Times New Roman" w:eastAsia="Times New Roman" w:hAnsi="Times New Roman" w:cs="Times New Roman"/>
                  <w:color w:val="000000"/>
                  <w:kern w:val="0"/>
                  <w:sz w:val="18"/>
                  <w:szCs w:val="18"/>
                  <w:lang w:eastAsia="en-US"/>
                </w:rPr>
                <w:delText>-0.66</w:delText>
              </w:r>
            </w:del>
          </w:p>
        </w:tc>
        <w:tc>
          <w:tcPr>
            <w:tcW w:w="1134" w:type="dxa"/>
            <w:noWrap/>
            <w:hideMark/>
          </w:tcPr>
          <w:p w:rsidR="00D66FA0" w:rsidRPr="00DF564E" w:rsidDel="002238F5" w:rsidRDefault="00D66FA0" w:rsidP="00FC22F2">
            <w:pPr>
              <w:widowControl/>
              <w:jc w:val="right"/>
              <w:cnfStyle w:val="000000000000"/>
              <w:rPr>
                <w:del w:id="3622" w:author="WANG" w:date="2014-01-07T07:33:00Z"/>
                <w:rFonts w:ascii="Times New Roman" w:eastAsia="Times New Roman" w:hAnsi="Times New Roman" w:cs="Times New Roman"/>
                <w:color w:val="000000"/>
                <w:kern w:val="0"/>
                <w:sz w:val="18"/>
                <w:szCs w:val="18"/>
                <w:lang w:eastAsia="en-US"/>
              </w:rPr>
            </w:pPr>
            <w:del w:id="3623" w:author="WANG" w:date="2014-01-07T07:33:00Z">
              <w:r w:rsidRPr="00DF564E" w:rsidDel="002238F5">
                <w:rPr>
                  <w:rFonts w:ascii="Times New Roman" w:eastAsia="Times New Roman" w:hAnsi="Times New Roman" w:cs="Times New Roman"/>
                  <w:color w:val="000000"/>
                  <w:kern w:val="0"/>
                  <w:sz w:val="18"/>
                  <w:szCs w:val="18"/>
                  <w:lang w:eastAsia="en-US"/>
                </w:rPr>
                <w:delText>-0.42</w:delText>
              </w:r>
            </w:del>
          </w:p>
        </w:tc>
        <w:tc>
          <w:tcPr>
            <w:tcW w:w="1134" w:type="dxa"/>
            <w:noWrap/>
            <w:hideMark/>
          </w:tcPr>
          <w:p w:rsidR="00D66FA0" w:rsidRPr="00DF564E" w:rsidDel="002238F5" w:rsidRDefault="00D66FA0" w:rsidP="00D66FA0">
            <w:pPr>
              <w:widowControl/>
              <w:jc w:val="right"/>
              <w:cnfStyle w:val="000000000000"/>
              <w:rPr>
                <w:del w:id="3624" w:author="WANG" w:date="2014-01-07T07:33:00Z"/>
                <w:rFonts w:ascii="Times New Roman" w:eastAsia="Times New Roman" w:hAnsi="Times New Roman" w:cs="Times New Roman"/>
                <w:color w:val="000000"/>
                <w:kern w:val="0"/>
                <w:sz w:val="18"/>
                <w:szCs w:val="18"/>
                <w:lang w:eastAsia="en-US"/>
              </w:rPr>
            </w:pPr>
            <w:del w:id="3625" w:author="WANG" w:date="2014-01-07T07:33:00Z">
              <w:r w:rsidRPr="00DF564E" w:rsidDel="002238F5">
                <w:rPr>
                  <w:rFonts w:ascii="Times New Roman" w:eastAsia="Times New Roman" w:hAnsi="Times New Roman" w:cs="Times New Roman"/>
                  <w:color w:val="000000"/>
                  <w:kern w:val="0"/>
                  <w:sz w:val="18"/>
                  <w:szCs w:val="18"/>
                  <w:lang w:eastAsia="en-US"/>
                </w:rPr>
                <w:delText>1</w:delText>
              </w:r>
            </w:del>
          </w:p>
        </w:tc>
      </w:tr>
    </w:tbl>
    <w:p w:rsidR="00EE2659" w:rsidDel="00D37A82" w:rsidRDefault="00EE2659" w:rsidP="001C680C">
      <w:pPr>
        <w:spacing w:afterLines="50"/>
        <w:rPr>
          <w:del w:id="3626" w:author="WANG" w:date="2014-01-09T20:54:00Z"/>
          <w:rFonts w:ascii="Times New Roman" w:hAnsi="Times New Roman" w:cs="Times New Roman"/>
        </w:rPr>
      </w:pPr>
    </w:p>
    <w:p w:rsidR="00D63749" w:rsidRDefault="00CA5CB1" w:rsidP="00922A0E">
      <w:pPr>
        <w:spacing w:afterLines="50"/>
        <w:rPr>
          <w:rFonts w:ascii="Times New Roman" w:hAnsi="Times New Roman" w:cs="Times New Roman"/>
          <w:i/>
        </w:rPr>
        <w:pPrChange w:id="3627" w:author="WANG" w:date="2014-10-03T11:44:00Z">
          <w:pPr>
            <w:spacing w:afterLines="50"/>
          </w:pPr>
        </w:pPrChange>
      </w:pPr>
      <w:r w:rsidRPr="00DF564E">
        <w:rPr>
          <w:rFonts w:ascii="Times New Roman" w:hAnsi="Times New Roman" w:cs="Times New Roman"/>
          <w:i/>
        </w:rPr>
        <w:t>Intersection control</w:t>
      </w:r>
    </w:p>
    <w:p w:rsidR="00D63749" w:rsidRDefault="00CA5CB1" w:rsidP="004C241F">
      <w:pPr>
        <w:spacing w:afterLines="50"/>
        <w:rPr>
          <w:rFonts w:ascii="Times New Roman" w:hAnsi="Times New Roman" w:cs="Times New Roman"/>
        </w:rPr>
        <w:pPrChange w:id="3628" w:author="WANG" w:date="2014-10-03T11:56:00Z">
          <w:pPr>
            <w:spacing w:afterLines="50"/>
          </w:pPr>
        </w:pPrChange>
      </w:pPr>
      <w:r w:rsidRPr="00DF564E">
        <w:rPr>
          <w:rFonts w:ascii="Times New Roman" w:hAnsi="Times New Roman" w:cs="Times New Roman"/>
        </w:rPr>
        <w:t xml:space="preserve">Most deaths in accidents incurred at intersections with only signs or markings as guidance (62.1%, 2010). The death rate of accidents occurred at intersections with signs and markings increased slightly faster and reached higher than average (0.216 to 0.204) (see Figure </w:t>
      </w:r>
      <w:del w:id="3629" w:author="Liang Ma" w:date="2014-01-05T14:23:00Z">
        <w:r w:rsidRPr="00DF564E" w:rsidDel="00A91087">
          <w:rPr>
            <w:rFonts w:ascii="Times New Roman" w:hAnsi="Times New Roman" w:cs="Times New Roman"/>
          </w:rPr>
          <w:delText>15</w:delText>
        </w:r>
      </w:del>
      <w:ins w:id="3630" w:author="Liang Ma" w:date="2014-01-05T14:23:00Z">
        <w:r w:rsidR="00A91087">
          <w:rPr>
            <w:rFonts w:ascii="Times New Roman" w:hAnsi="Times New Roman" w:cs="Times New Roman" w:hint="eastAsia"/>
          </w:rPr>
          <w:t>14</w:t>
        </w:r>
      </w:ins>
      <w:r w:rsidRPr="00DF564E">
        <w:rPr>
          <w:rFonts w:ascii="Times New Roman" w:hAnsi="Times New Roman" w:cs="Times New Roman"/>
        </w:rPr>
        <w:t>).</w:t>
      </w:r>
      <w:del w:id="3631" w:author="WANG" w:date="2014-01-15T08:00:00Z">
        <w:r w:rsidRPr="00DF564E" w:rsidDel="009033F3">
          <w:rPr>
            <w:rFonts w:ascii="Times New Roman" w:hAnsi="Times New Roman" w:cs="Times New Roman"/>
          </w:rPr>
          <w:delText xml:space="preserve"> </w:delText>
        </w:r>
        <w:r w:rsidR="009F57D4" w:rsidRPr="00DF564E" w:rsidDel="009033F3">
          <w:rPr>
            <w:rFonts w:ascii="Times New Roman" w:hAnsi="Times New Roman" w:cs="Times New Roman"/>
          </w:rPr>
          <w:delText xml:space="preserve">The intraclass correlation coefficients between </w:delText>
        </w:r>
        <w:r w:rsidR="009F57D4" w:rsidRPr="00DF564E" w:rsidDel="009033F3">
          <w:rPr>
            <w:rFonts w:ascii="Times New Roman" w:hAnsi="Times New Roman" w:cs="Times New Roman"/>
            <w:i/>
          </w:rPr>
          <w:delText>f</w:delText>
        </w:r>
        <w:r w:rsidR="009F57D4" w:rsidRPr="00DF564E" w:rsidDel="009033F3">
          <w:rPr>
            <w:rFonts w:ascii="Times New Roman" w:hAnsi="Times New Roman" w:cs="Times New Roman"/>
            <w:vertAlign w:val="subscript"/>
          </w:rPr>
          <w:delText>HD</w:delText>
        </w:r>
        <w:r w:rsidR="00401CD2" w:rsidRPr="00DF564E" w:rsidDel="009033F3">
          <w:rPr>
            <w:rFonts w:ascii="Times New Roman" w:hAnsi="Times New Roman" w:cs="Times New Roman"/>
          </w:rPr>
          <w:delText xml:space="preserve">and </w:delText>
        </w:r>
        <w:r w:rsidR="00401CD2" w:rsidRPr="00DF564E" w:rsidDel="009033F3">
          <w:rPr>
            <w:rFonts w:ascii="Times New Roman" w:hAnsi="Times New Roman" w:cs="Times New Roman"/>
            <w:i/>
          </w:rPr>
          <w:delText>f</w:delText>
        </w:r>
        <w:r w:rsidR="00401CD2" w:rsidRPr="00DF564E" w:rsidDel="009033F3">
          <w:rPr>
            <w:rFonts w:ascii="Times New Roman" w:hAnsi="Times New Roman" w:cs="Times New Roman"/>
            <w:vertAlign w:val="subscript"/>
          </w:rPr>
          <w:delText>FR</w:delText>
        </w:r>
        <w:r w:rsidR="009F57D4" w:rsidRPr="00DF564E" w:rsidDel="009033F3">
          <w:rPr>
            <w:rFonts w:ascii="Times New Roman" w:hAnsi="Times New Roman" w:cs="Times New Roman"/>
          </w:rPr>
          <w:delText>of different categories are shown in</w:delText>
        </w:r>
      </w:del>
      <w:del w:id="3632" w:author="WANG" w:date="2014-01-10T09:27:00Z">
        <w:r w:rsidR="009F57D4" w:rsidRPr="00DF564E" w:rsidDel="00D37A82">
          <w:rPr>
            <w:rFonts w:ascii="Times New Roman" w:hAnsi="Times New Roman" w:cs="Times New Roman"/>
          </w:rPr>
          <w:delText xml:space="preserve"> </w:delText>
        </w:r>
        <w:r w:rsidR="00015E4B" w:rsidRPr="00DF564E" w:rsidDel="00D37A82">
          <w:rPr>
            <w:rFonts w:ascii="Times New Roman" w:hAnsi="Times New Roman" w:cs="Times New Roman"/>
          </w:rPr>
          <w:fldChar w:fldCharType="begin"/>
        </w:r>
        <w:r w:rsidR="009F57D4" w:rsidRPr="00DF564E" w:rsidDel="00D37A82">
          <w:rPr>
            <w:rFonts w:ascii="Times New Roman" w:hAnsi="Times New Roman" w:cs="Times New Roman"/>
          </w:rPr>
          <w:delInstrText xml:space="preserve"> REF _Ref243495139 \h </w:delInstrText>
        </w:r>
        <w:r w:rsidR="00015E4B" w:rsidRPr="00DF564E" w:rsidDel="00D37A82">
          <w:rPr>
            <w:rFonts w:ascii="Times New Roman" w:hAnsi="Times New Roman" w:cs="Times New Roman"/>
          </w:rPr>
        </w:r>
        <w:r w:rsidR="00015E4B" w:rsidRPr="00DF564E" w:rsidDel="00D37A82">
          <w:rPr>
            <w:rFonts w:ascii="Times New Roman" w:hAnsi="Times New Roman" w:cs="Times New Roman"/>
          </w:rPr>
          <w:fldChar w:fldCharType="separate"/>
        </w:r>
        <w:r w:rsidR="00401CD2" w:rsidRPr="00DF564E" w:rsidDel="00D37A82">
          <w:rPr>
            <w:rFonts w:ascii="Times New Roman" w:hAnsi="Times New Roman" w:cs="Times New Roman"/>
            <w:sz w:val="18"/>
          </w:rPr>
          <w:delText xml:space="preserve">Table </w:delText>
        </w:r>
        <w:r w:rsidR="00401CD2" w:rsidRPr="00DF564E" w:rsidDel="00D37A82">
          <w:rPr>
            <w:rFonts w:ascii="Times New Roman" w:hAnsi="Times New Roman" w:cs="Times New Roman"/>
            <w:noProof/>
            <w:sz w:val="18"/>
          </w:rPr>
          <w:delText>9</w:delText>
        </w:r>
        <w:r w:rsidR="00015E4B" w:rsidRPr="00DF564E" w:rsidDel="00D37A82">
          <w:rPr>
            <w:rFonts w:ascii="Times New Roman" w:hAnsi="Times New Roman" w:cs="Times New Roman"/>
          </w:rPr>
          <w:fldChar w:fldCharType="end"/>
        </w:r>
      </w:del>
      <w:del w:id="3633" w:author="WANG" w:date="2014-01-15T08:00:00Z">
        <w:r w:rsidR="009F57D4" w:rsidRPr="00DF564E" w:rsidDel="009033F3">
          <w:rPr>
            <w:rFonts w:ascii="Times New Roman" w:hAnsi="Times New Roman" w:cs="Times New Roman"/>
          </w:rPr>
          <w:delText>.</w:delText>
        </w:r>
      </w:del>
    </w:p>
    <w:p w:rsidR="001C680C" w:rsidRDefault="00D1719F" w:rsidP="004C241F">
      <w:pPr>
        <w:spacing w:afterLines="50"/>
        <w:jc w:val="center"/>
        <w:rPr>
          <w:rFonts w:ascii="Times New Roman" w:hAnsi="Times New Roman" w:cs="Times New Roman"/>
        </w:rPr>
        <w:pPrChange w:id="3634" w:author="WANG" w:date="2014-10-03T11:57:00Z">
          <w:pPr>
            <w:spacing w:afterLines="50"/>
          </w:pPr>
        </w:pPrChange>
      </w:pPr>
      <w:ins w:id="3635" w:author="WANG" w:date="2014-10-03T11:52:00Z">
        <w:r>
          <w:rPr>
            <w:rFonts w:ascii="Times New Roman" w:hAnsi="Times New Roman" w:cs="Times New Roman"/>
            <w:noProof/>
          </w:rPr>
          <w:lastRenderedPageBreak/>
          <w:drawing>
            <wp:inline distT="0" distB="0" distL="0" distR="0">
              <wp:extent cx="5001081" cy="1800000"/>
              <wp:effectExtent l="0" t="0" r="0" b="0"/>
              <wp:docPr id="10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srcRect/>
                      <a:stretch>
                        <a:fillRect/>
                      </a:stretch>
                    </pic:blipFill>
                    <pic:spPr bwMode="auto">
                      <a:xfrm>
                        <a:off x="0" y="0"/>
                        <a:ext cx="5001081" cy="1800000"/>
                      </a:xfrm>
                      <a:prstGeom prst="rect">
                        <a:avLst/>
                      </a:prstGeom>
                      <a:noFill/>
                    </pic:spPr>
                  </pic:pic>
                </a:graphicData>
              </a:graphic>
            </wp:inline>
          </w:drawing>
        </w:r>
      </w:ins>
      <w:del w:id="3636" w:author="WANG" w:date="2014-01-09T20:50:00Z">
        <w:r w:rsidR="001C680C">
          <w:rPr>
            <w:rFonts w:ascii="Times New Roman" w:hAnsi="Times New Roman" w:cs="Times New Roman"/>
            <w:noProof/>
            <w:rPrChange w:id="3637" w:author="Unknown">
              <w:rPr>
                <w:noProof/>
              </w:rPr>
            </w:rPrChange>
          </w:rPr>
          <w:drawing>
            <wp:inline distT="0" distB="0" distL="0" distR="0">
              <wp:extent cx="5274310" cy="1898507"/>
              <wp:effectExtent l="19050" t="0" r="21590" b="6493"/>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del>
    </w:p>
    <w:p w:rsidR="00D63749" w:rsidRDefault="00CA5CB1" w:rsidP="001C680C">
      <w:pPr>
        <w:spacing w:afterLines="50"/>
        <w:jc w:val="center"/>
        <w:rPr>
          <w:rFonts w:ascii="Times New Roman" w:hAnsi="Times New Roman" w:cs="Times New Roman"/>
        </w:rPr>
      </w:pPr>
      <w:r w:rsidRPr="00DF564E">
        <w:rPr>
          <w:rFonts w:ascii="Times New Roman" w:hAnsi="Times New Roman" w:cs="Times New Roman"/>
        </w:rPr>
        <w:t>(a)</w:t>
      </w:r>
    </w:p>
    <w:p w:rsidR="00D63749" w:rsidRDefault="00D1719F" w:rsidP="004C241F">
      <w:pPr>
        <w:spacing w:afterLines="50"/>
        <w:jc w:val="center"/>
        <w:rPr>
          <w:rFonts w:ascii="Times New Roman" w:hAnsi="Times New Roman" w:cs="Times New Roman"/>
        </w:rPr>
        <w:pPrChange w:id="3638" w:author="WANG" w:date="2014-10-03T11:57:00Z">
          <w:pPr>
            <w:spacing w:afterLines="50"/>
            <w:jc w:val="center"/>
          </w:pPr>
        </w:pPrChange>
      </w:pPr>
      <w:ins w:id="3639" w:author="WANG" w:date="2014-10-03T11:52:00Z">
        <w:r>
          <w:rPr>
            <w:rFonts w:ascii="Times New Roman" w:hAnsi="Times New Roman" w:cs="Times New Roman"/>
            <w:noProof/>
          </w:rPr>
          <w:drawing>
            <wp:inline distT="0" distB="0" distL="0" distR="0">
              <wp:extent cx="5021053" cy="1800000"/>
              <wp:effectExtent l="0" t="0" r="0" b="0"/>
              <wp:docPr id="11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a:srcRect/>
                      <a:stretch>
                        <a:fillRect/>
                      </a:stretch>
                    </pic:blipFill>
                    <pic:spPr bwMode="auto">
                      <a:xfrm>
                        <a:off x="0" y="0"/>
                        <a:ext cx="5021053" cy="1800000"/>
                      </a:xfrm>
                      <a:prstGeom prst="rect">
                        <a:avLst/>
                      </a:prstGeom>
                      <a:noFill/>
                    </pic:spPr>
                  </pic:pic>
                </a:graphicData>
              </a:graphic>
            </wp:inline>
          </w:drawing>
        </w:r>
      </w:ins>
      <w:del w:id="3640" w:author="WANG" w:date="2014-01-09T20:50:00Z">
        <w:r w:rsidR="001C680C">
          <w:rPr>
            <w:rFonts w:ascii="Times New Roman" w:hAnsi="Times New Roman" w:cs="Times New Roman"/>
            <w:noProof/>
            <w:rPrChange w:id="3641" w:author="Unknown">
              <w:rPr>
                <w:noProof/>
              </w:rPr>
            </w:rPrChange>
          </w:rPr>
          <w:drawing>
            <wp:inline distT="0" distB="0" distL="0" distR="0">
              <wp:extent cx="5274310" cy="1898507"/>
              <wp:effectExtent l="19050" t="0" r="21590" b="6493"/>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del>
    </w:p>
    <w:p w:rsidR="00D63749" w:rsidRDefault="00CA5CB1" w:rsidP="00922A0E">
      <w:pPr>
        <w:spacing w:afterLines="50"/>
        <w:jc w:val="center"/>
        <w:rPr>
          <w:rFonts w:ascii="Times New Roman" w:hAnsi="Times New Roman" w:cs="Times New Roman"/>
        </w:rPr>
        <w:pPrChange w:id="3642" w:author="WANG" w:date="2014-10-03T11:44:00Z">
          <w:pPr>
            <w:spacing w:afterLines="50"/>
            <w:jc w:val="center"/>
          </w:pPr>
        </w:pPrChange>
      </w:pPr>
      <w:r w:rsidRPr="00DF564E">
        <w:rPr>
          <w:rFonts w:ascii="Times New Roman" w:hAnsi="Times New Roman" w:cs="Times New Roman"/>
        </w:rPr>
        <w:t>(b)</w:t>
      </w:r>
    </w:p>
    <w:p w:rsidR="00D63749" w:rsidRDefault="00CA5CB1" w:rsidP="00922A0E">
      <w:pPr>
        <w:spacing w:afterLines="50"/>
        <w:jc w:val="center"/>
        <w:rPr>
          <w:rFonts w:ascii="Times New Roman" w:hAnsi="Times New Roman" w:cs="Times New Roman"/>
        </w:rPr>
        <w:pPrChange w:id="3643" w:author="WANG" w:date="2014-10-03T11:44:00Z">
          <w:pPr>
            <w:spacing w:afterLines="50"/>
            <w:jc w:val="center"/>
          </w:pPr>
        </w:pPrChange>
      </w:pPr>
      <w:del w:id="3644" w:author="Liang Ma" w:date="2014-01-05T14:21:00Z">
        <w:r w:rsidRPr="00DF564E" w:rsidDel="0056406C">
          <w:rPr>
            <w:rFonts w:ascii="Times New Roman" w:hAnsi="Times New Roman" w:cs="Times New Roman"/>
          </w:rPr>
          <w:lastRenderedPageBreak/>
          <w:delText>Figure15</w:delText>
        </w:r>
      </w:del>
      <w:proofErr w:type="gramStart"/>
      <w:ins w:id="3645" w:author="Liang Ma" w:date="2014-01-05T14:21:00Z">
        <w:r w:rsidR="0056406C" w:rsidRPr="00DF564E">
          <w:rPr>
            <w:rFonts w:ascii="Times New Roman" w:hAnsi="Times New Roman" w:cs="Times New Roman"/>
          </w:rPr>
          <w:t>Figure</w:t>
        </w:r>
        <w:r w:rsidR="0056406C">
          <w:rPr>
            <w:rFonts w:ascii="Times New Roman" w:hAnsi="Times New Roman" w:cs="Times New Roman" w:hint="eastAsia"/>
          </w:rPr>
          <w:t xml:space="preserve"> 14</w:t>
        </w:r>
      </w:ins>
      <w:r w:rsidRPr="00DF564E">
        <w:rPr>
          <w:rFonts w:ascii="Times New Roman" w:hAnsi="Times New Roman" w:cs="Times New Roman"/>
        </w:rPr>
        <w:t>.</w:t>
      </w:r>
      <w:proofErr w:type="gramEnd"/>
      <w:ins w:id="3646" w:author="WANG" w:date="2014-01-09T20:43:00Z">
        <w:r w:rsidR="00083D8A">
          <w:rPr>
            <w:rFonts w:ascii="Times New Roman" w:hAnsi="Times New Roman" w:cs="Times New Roman" w:hint="eastAsia"/>
          </w:rPr>
          <w:t xml:space="preserve"> </w:t>
        </w:r>
      </w:ins>
      <w:r w:rsidRPr="00DF564E">
        <w:rPr>
          <w:rFonts w:ascii="Times New Roman" w:hAnsi="Times New Roman" w:cs="Times New Roman"/>
        </w:rPr>
        <w:t xml:space="preserve">(a) </w:t>
      </w:r>
      <w:proofErr w:type="gramStart"/>
      <w:r w:rsidRPr="00DF564E">
        <w:rPr>
          <w:rFonts w:ascii="Times New Roman" w:hAnsi="Times New Roman" w:cs="Times New Roman"/>
        </w:rPr>
        <w:t>human</w:t>
      </w:r>
      <w:proofErr w:type="gramEnd"/>
      <w:r w:rsidRPr="00DF564E">
        <w:rPr>
          <w:rFonts w:ascii="Times New Roman" w:hAnsi="Times New Roman" w:cs="Times New Roman"/>
        </w:rPr>
        <w:t xml:space="preserve"> damage level in China grouped by intersection control, (b) accidents fatality rate of China grouped by intersection control</w:t>
      </w:r>
    </w:p>
    <w:p w:rsidR="00401CD2" w:rsidRPr="00DF564E" w:rsidDel="009033F3" w:rsidRDefault="00EE2659" w:rsidP="00EE2659">
      <w:pPr>
        <w:pStyle w:val="a9"/>
        <w:rPr>
          <w:del w:id="3647" w:author="WANG" w:date="2014-01-15T08:00:00Z"/>
          <w:rFonts w:ascii="Times New Roman" w:hAnsi="Times New Roman" w:cs="Times New Roman"/>
          <w:sz w:val="18"/>
        </w:rPr>
      </w:pPr>
      <w:bookmarkStart w:id="3648" w:name="_Ref243495139"/>
      <w:del w:id="3649" w:author="WANG" w:date="2014-01-15T08:00:00Z">
        <w:r w:rsidRPr="00DF564E" w:rsidDel="009033F3">
          <w:rPr>
            <w:rFonts w:ascii="Times New Roman" w:hAnsi="Times New Roman" w:cs="Times New Roman"/>
            <w:sz w:val="18"/>
          </w:rPr>
          <w:delText xml:space="preserve">Table </w:delText>
        </w:r>
      </w:del>
      <w:del w:id="3650" w:author="WANG" w:date="2014-01-10T09:27:00Z">
        <w:r w:rsidR="00015E4B" w:rsidRPr="00DF564E" w:rsidDel="00D37A82">
          <w:rPr>
            <w:rFonts w:ascii="Times New Roman" w:hAnsi="Times New Roman" w:cs="Times New Roman"/>
            <w:sz w:val="18"/>
          </w:rPr>
          <w:fldChar w:fldCharType="begin"/>
        </w:r>
        <w:r w:rsidRPr="00DF564E" w:rsidDel="00D37A82">
          <w:rPr>
            <w:rFonts w:ascii="Times New Roman" w:hAnsi="Times New Roman" w:cs="Times New Roman"/>
            <w:sz w:val="18"/>
          </w:rPr>
          <w:delInstrText xml:space="preserve"> SEQ Table \* ARABIC </w:delInstrText>
        </w:r>
        <w:r w:rsidR="00015E4B" w:rsidRPr="00DF564E" w:rsidDel="00D37A82">
          <w:rPr>
            <w:rFonts w:ascii="Times New Roman" w:hAnsi="Times New Roman" w:cs="Times New Roman"/>
            <w:sz w:val="18"/>
          </w:rPr>
          <w:fldChar w:fldCharType="separate"/>
        </w:r>
        <w:r w:rsidR="00401CD2" w:rsidRPr="00DF564E" w:rsidDel="00D37A82">
          <w:rPr>
            <w:rFonts w:ascii="Times New Roman" w:hAnsi="Times New Roman" w:cs="Times New Roman"/>
            <w:noProof/>
            <w:sz w:val="18"/>
          </w:rPr>
          <w:delText>9</w:delText>
        </w:r>
        <w:r w:rsidR="00015E4B" w:rsidRPr="00DF564E" w:rsidDel="00D37A82">
          <w:rPr>
            <w:rFonts w:ascii="Times New Roman" w:hAnsi="Times New Roman" w:cs="Times New Roman"/>
            <w:sz w:val="18"/>
          </w:rPr>
          <w:fldChar w:fldCharType="end"/>
        </w:r>
        <w:bookmarkEnd w:id="3648"/>
        <w:r w:rsidRPr="00DF564E" w:rsidDel="00D37A82">
          <w:rPr>
            <w:rFonts w:ascii="Times New Roman" w:hAnsi="Times New Roman" w:cs="Times New Roman"/>
            <w:sz w:val="18"/>
          </w:rPr>
          <w:delText xml:space="preserve"> </w:delText>
        </w:r>
      </w:del>
      <w:del w:id="3651" w:author="WANG" w:date="2014-01-15T08:00:00Z">
        <w:r w:rsidRPr="00DF564E" w:rsidDel="009033F3">
          <w:rPr>
            <w:rFonts w:ascii="Times New Roman" w:hAnsi="Times New Roman" w:cs="Times New Roman"/>
            <w:sz w:val="18"/>
          </w:rPr>
          <w:delText>Correlation coefficients between human damage data</w:delText>
        </w:r>
      </w:del>
      <w:del w:id="3652" w:author="WANG" w:date="2014-01-07T07:35:00Z">
        <w:r w:rsidR="00401CD2" w:rsidRPr="00DF564E" w:rsidDel="002238F5">
          <w:rPr>
            <w:rFonts w:ascii="Times New Roman" w:hAnsi="Times New Roman" w:cs="Times New Roman"/>
            <w:sz w:val="18"/>
          </w:rPr>
          <w:delText xml:space="preserve"> (a)</w:delText>
        </w:r>
      </w:del>
      <w:del w:id="3653" w:author="WANG" w:date="2014-01-15T08:00:00Z">
        <w:r w:rsidR="00401CD2" w:rsidRPr="00DF564E" w:rsidDel="009033F3">
          <w:rPr>
            <w:rFonts w:ascii="Times New Roman" w:hAnsi="Times New Roman" w:cs="Times New Roman"/>
            <w:sz w:val="18"/>
          </w:rPr>
          <w:delText xml:space="preserve"> and fatality rates</w:delText>
        </w:r>
      </w:del>
      <w:del w:id="3654" w:author="WANG" w:date="2014-01-07T07:35:00Z">
        <w:r w:rsidR="00401CD2" w:rsidRPr="00DF564E" w:rsidDel="002238F5">
          <w:rPr>
            <w:rFonts w:ascii="Times New Roman" w:hAnsi="Times New Roman" w:cs="Times New Roman"/>
            <w:sz w:val="18"/>
          </w:rPr>
          <w:delText xml:space="preserve"> (b)</w:delText>
        </w:r>
      </w:del>
      <w:del w:id="3655" w:author="WANG" w:date="2014-01-15T08:00:00Z">
        <w:r w:rsidR="00401CD2" w:rsidRPr="00DF564E" w:rsidDel="009033F3">
          <w:rPr>
            <w:rFonts w:ascii="Times New Roman" w:hAnsi="Times New Roman" w:cs="Times New Roman"/>
            <w:sz w:val="18"/>
          </w:rPr>
          <w:delText>,</w:delText>
        </w:r>
        <w:r w:rsidRPr="00DF564E" w:rsidDel="009033F3">
          <w:rPr>
            <w:rFonts w:ascii="Times New Roman" w:hAnsi="Times New Roman" w:cs="Times New Roman"/>
            <w:sz w:val="18"/>
          </w:rPr>
          <w:delText xml:space="preserve"> catego</w:delText>
        </w:r>
        <w:r w:rsidR="005C48C6" w:rsidRPr="00DF564E" w:rsidDel="009033F3">
          <w:rPr>
            <w:rFonts w:ascii="Times New Roman" w:hAnsi="Times New Roman" w:cs="Times New Roman"/>
            <w:sz w:val="18"/>
          </w:rPr>
          <w:delText>rized in various types of crossings</w:delText>
        </w:r>
      </w:del>
    </w:p>
    <w:p w:rsidR="00EE2659" w:rsidRPr="00DF564E" w:rsidDel="002238F5" w:rsidRDefault="00401CD2" w:rsidP="00EE2659">
      <w:pPr>
        <w:pStyle w:val="a9"/>
        <w:rPr>
          <w:del w:id="3656" w:author="WANG" w:date="2014-01-07T07:35:00Z"/>
          <w:rFonts w:ascii="Times New Roman" w:eastAsia="Times New Roman" w:hAnsi="Times New Roman" w:cs="Times New Roman"/>
          <w:b/>
          <w:bCs/>
          <w:color w:val="000000"/>
          <w:kern w:val="0"/>
          <w:sz w:val="18"/>
          <w:szCs w:val="18"/>
          <w:lang w:eastAsia="en-US"/>
        </w:rPr>
      </w:pPr>
      <w:del w:id="3657" w:author="WANG" w:date="2014-01-07T07:35:00Z">
        <w:r w:rsidRPr="00DF564E" w:rsidDel="002238F5">
          <w:rPr>
            <w:rFonts w:ascii="Times New Roman" w:hAnsi="Times New Roman" w:cs="Times New Roman"/>
            <w:sz w:val="18"/>
          </w:rPr>
          <w:delText>(a)</w:delText>
        </w:r>
      </w:del>
    </w:p>
    <w:tbl>
      <w:tblPr>
        <w:tblStyle w:val="10"/>
        <w:tblW w:w="4217" w:type="dxa"/>
        <w:jc w:val="center"/>
        <w:tblLayout w:type="fixed"/>
        <w:tblLook w:val="06A0"/>
        <w:tblPrChange w:id="3658" w:author="WANG" w:date="2014-01-07T07:35:00Z">
          <w:tblPr>
            <w:tblStyle w:val="10"/>
            <w:tblW w:w="4217" w:type="dxa"/>
            <w:tblLayout w:type="fixed"/>
            <w:tblLook w:val="06A0"/>
          </w:tblPr>
        </w:tblPrChange>
      </w:tblPr>
      <w:tblGrid>
        <w:gridCol w:w="1809"/>
        <w:gridCol w:w="1068"/>
        <w:gridCol w:w="1340"/>
        <w:tblGridChange w:id="3659">
          <w:tblGrid>
            <w:gridCol w:w="1809"/>
            <w:gridCol w:w="1068"/>
            <w:gridCol w:w="1340"/>
          </w:tblGrid>
        </w:tblGridChange>
      </w:tblGrid>
      <w:tr w:rsidR="00401CD2" w:rsidRPr="00DF564E" w:rsidDel="009033F3" w:rsidTr="002238F5">
        <w:trPr>
          <w:cnfStyle w:val="100000000000"/>
          <w:trHeight w:val="300"/>
          <w:jc w:val="center"/>
          <w:del w:id="3660" w:author="WANG" w:date="2014-01-15T08:00:00Z"/>
          <w:trPrChange w:id="3661" w:author="WANG" w:date="2014-01-07T07:35:00Z">
            <w:trPr>
              <w:trHeight w:val="300"/>
            </w:trPr>
          </w:trPrChange>
        </w:trPr>
        <w:tc>
          <w:tcPr>
            <w:cnfStyle w:val="001000000000"/>
            <w:tcW w:w="1809" w:type="dxa"/>
            <w:noWrap/>
            <w:vAlign w:val="bottom"/>
            <w:hideMark/>
            <w:tcPrChange w:id="3662" w:author="WANG" w:date="2014-01-07T07:35:00Z">
              <w:tcPr>
                <w:tcW w:w="1809" w:type="dxa"/>
                <w:noWrap/>
                <w:hideMark/>
              </w:tcPr>
            </w:tcPrChange>
          </w:tcPr>
          <w:p w:rsidR="001C680C" w:rsidRDefault="00D66FA0">
            <w:pPr>
              <w:widowControl/>
              <w:cnfStyle w:val="101000000000"/>
              <w:rPr>
                <w:del w:id="3663" w:author="WANG" w:date="2014-01-15T08:00:00Z"/>
                <w:rFonts w:ascii="Times New Roman" w:eastAsia="Times New Roman" w:hAnsi="Times New Roman" w:cs="Times New Roman"/>
                <w:b w:val="0"/>
                <w:bCs w:val="0"/>
                <w:color w:val="000000"/>
                <w:kern w:val="0"/>
                <w:sz w:val="18"/>
                <w:szCs w:val="18"/>
                <w:lang w:eastAsia="en-US"/>
              </w:rPr>
              <w:pPrChange w:id="3664" w:author="WANG" w:date="2014-01-07T07:35:00Z">
                <w:pPr>
                  <w:keepNext/>
                  <w:keepLines/>
                  <w:widowControl/>
                  <w:numPr>
                    <w:numId w:val="1"/>
                  </w:numPr>
                  <w:spacing w:before="340" w:after="330" w:line="578" w:lineRule="auto"/>
                  <w:ind w:left="432" w:hanging="432"/>
                  <w:jc w:val="left"/>
                  <w:outlineLvl w:val="0"/>
                  <w:cnfStyle w:val="101000000000"/>
                </w:pPr>
              </w:pPrChange>
            </w:pPr>
            <w:del w:id="3665" w:author="WANG" w:date="2014-01-15T08:00:00Z">
              <w:r w:rsidRPr="00DF564E" w:rsidDel="009033F3">
                <w:rPr>
                  <w:rFonts w:ascii="Times New Roman" w:eastAsia="Times New Roman" w:hAnsi="Times New Roman" w:cs="Times New Roman"/>
                  <w:color w:val="000000"/>
                  <w:kern w:val="0"/>
                  <w:sz w:val="18"/>
                  <w:szCs w:val="18"/>
                  <w:lang w:eastAsia="en-US"/>
                </w:rPr>
                <w:delText>(F+I)/A</w:delText>
              </w:r>
            </w:del>
          </w:p>
        </w:tc>
        <w:tc>
          <w:tcPr>
            <w:tcW w:w="1068" w:type="dxa"/>
            <w:noWrap/>
            <w:vAlign w:val="bottom"/>
            <w:hideMark/>
            <w:tcPrChange w:id="3666" w:author="WANG" w:date="2014-01-07T07:35:00Z">
              <w:tcPr>
                <w:tcW w:w="1068" w:type="dxa"/>
                <w:noWrap/>
                <w:hideMark/>
              </w:tcPr>
            </w:tcPrChange>
          </w:tcPr>
          <w:p w:rsidR="00314B7D" w:rsidDel="009033F3" w:rsidRDefault="00D66FA0">
            <w:pPr>
              <w:widowControl/>
              <w:jc w:val="right"/>
              <w:cnfStyle w:val="100000000000"/>
              <w:rPr>
                <w:del w:id="3667" w:author="WANG" w:date="2014-01-15T08:00:00Z"/>
                <w:rFonts w:ascii="Times New Roman" w:eastAsia="Times New Roman" w:hAnsi="Times New Roman" w:cs="Times New Roman"/>
                <w:b w:val="0"/>
                <w:bCs w:val="0"/>
                <w:color w:val="000000"/>
                <w:kern w:val="0"/>
                <w:sz w:val="18"/>
                <w:szCs w:val="18"/>
                <w:lang w:eastAsia="en-US"/>
              </w:rPr>
            </w:pPr>
            <w:del w:id="3668" w:author="WANG" w:date="2014-01-15T08:00:00Z">
              <w:r w:rsidRPr="00DF564E" w:rsidDel="009033F3">
                <w:rPr>
                  <w:rFonts w:ascii="Times New Roman" w:eastAsia="Times New Roman" w:hAnsi="Times New Roman" w:cs="Times New Roman"/>
                  <w:color w:val="000000"/>
                  <w:kern w:val="0"/>
                  <w:sz w:val="18"/>
                  <w:szCs w:val="18"/>
                  <w:lang w:eastAsia="en-US"/>
                </w:rPr>
                <w:delText>Signs and markings</w:delText>
              </w:r>
            </w:del>
          </w:p>
        </w:tc>
        <w:tc>
          <w:tcPr>
            <w:tcW w:w="1340" w:type="dxa"/>
            <w:noWrap/>
            <w:vAlign w:val="bottom"/>
            <w:hideMark/>
            <w:tcPrChange w:id="3669" w:author="WANG" w:date="2014-01-07T07:35:00Z">
              <w:tcPr>
                <w:tcW w:w="1340" w:type="dxa"/>
                <w:noWrap/>
                <w:hideMark/>
              </w:tcPr>
            </w:tcPrChange>
          </w:tcPr>
          <w:p w:rsidR="00314B7D" w:rsidDel="009033F3" w:rsidRDefault="00D66FA0">
            <w:pPr>
              <w:widowControl/>
              <w:jc w:val="right"/>
              <w:cnfStyle w:val="100000000000"/>
              <w:rPr>
                <w:del w:id="3670" w:author="WANG" w:date="2014-01-15T08:00:00Z"/>
                <w:rFonts w:ascii="Times New Roman" w:eastAsia="Times New Roman" w:hAnsi="Times New Roman" w:cs="Times New Roman"/>
                <w:b w:val="0"/>
                <w:bCs w:val="0"/>
                <w:color w:val="000000"/>
                <w:kern w:val="0"/>
                <w:sz w:val="18"/>
                <w:szCs w:val="18"/>
                <w:lang w:eastAsia="en-US"/>
              </w:rPr>
            </w:pPr>
            <w:del w:id="3671" w:author="WANG" w:date="2014-01-15T08:00:00Z">
              <w:r w:rsidRPr="00DF564E" w:rsidDel="009033F3">
                <w:rPr>
                  <w:rFonts w:ascii="Times New Roman" w:eastAsia="Times New Roman" w:hAnsi="Times New Roman" w:cs="Times New Roman"/>
                  <w:color w:val="000000"/>
                  <w:kern w:val="0"/>
                  <w:sz w:val="18"/>
                  <w:szCs w:val="18"/>
                  <w:lang w:eastAsia="en-US"/>
                </w:rPr>
                <w:delText>Uncontrolled</w:delText>
              </w:r>
            </w:del>
          </w:p>
        </w:tc>
      </w:tr>
      <w:tr w:rsidR="00401CD2" w:rsidRPr="00DF564E" w:rsidDel="009033F3" w:rsidTr="002238F5">
        <w:trPr>
          <w:trHeight w:val="300"/>
          <w:jc w:val="center"/>
          <w:del w:id="3672" w:author="WANG" w:date="2014-01-15T08:00:00Z"/>
          <w:trPrChange w:id="3673" w:author="WANG" w:date="2014-01-07T07:35:00Z">
            <w:trPr>
              <w:trHeight w:val="300"/>
            </w:trPr>
          </w:trPrChange>
        </w:trPr>
        <w:tc>
          <w:tcPr>
            <w:cnfStyle w:val="001000000000"/>
            <w:tcW w:w="1809" w:type="dxa"/>
            <w:noWrap/>
            <w:vAlign w:val="center"/>
            <w:hideMark/>
            <w:tcPrChange w:id="3674" w:author="WANG" w:date="2014-01-07T07:35:00Z">
              <w:tcPr>
                <w:tcW w:w="1809" w:type="dxa"/>
                <w:noWrap/>
                <w:hideMark/>
              </w:tcPr>
            </w:tcPrChange>
          </w:tcPr>
          <w:p w:rsidR="001C680C" w:rsidRDefault="00D66FA0">
            <w:pPr>
              <w:widowControl/>
              <w:rPr>
                <w:del w:id="3675" w:author="WANG" w:date="2014-01-15T08:00:00Z"/>
                <w:rFonts w:ascii="Times New Roman" w:eastAsia="Times New Roman" w:hAnsi="Times New Roman" w:cs="Times New Roman"/>
                <w:b w:val="0"/>
                <w:bCs w:val="0"/>
                <w:color w:val="000000"/>
                <w:kern w:val="0"/>
                <w:sz w:val="18"/>
                <w:szCs w:val="18"/>
                <w:lang w:eastAsia="en-US"/>
              </w:rPr>
              <w:pPrChange w:id="3676" w:author="WANG" w:date="2014-01-07T07:35:00Z">
                <w:pPr>
                  <w:widowControl/>
                  <w:jc w:val="left"/>
                </w:pPr>
              </w:pPrChange>
            </w:pPr>
            <w:del w:id="3677" w:author="WANG" w:date="2014-01-15T08:00:00Z">
              <w:r w:rsidRPr="00DF564E" w:rsidDel="009033F3">
                <w:rPr>
                  <w:rFonts w:ascii="Times New Roman" w:eastAsia="Times New Roman" w:hAnsi="Times New Roman" w:cs="Times New Roman"/>
                  <w:color w:val="000000"/>
                  <w:kern w:val="0"/>
                  <w:sz w:val="18"/>
                  <w:szCs w:val="18"/>
                  <w:lang w:eastAsia="en-US"/>
                </w:rPr>
                <w:delText>Signs and markings</w:delText>
              </w:r>
            </w:del>
          </w:p>
        </w:tc>
        <w:tc>
          <w:tcPr>
            <w:tcW w:w="1068" w:type="dxa"/>
            <w:noWrap/>
            <w:vAlign w:val="center"/>
            <w:hideMark/>
            <w:tcPrChange w:id="3678" w:author="WANG" w:date="2014-01-07T07:35:00Z">
              <w:tcPr>
                <w:tcW w:w="1068" w:type="dxa"/>
                <w:noWrap/>
                <w:hideMark/>
              </w:tcPr>
            </w:tcPrChange>
          </w:tcPr>
          <w:p w:rsidR="00314B7D" w:rsidDel="009033F3" w:rsidRDefault="00D66FA0">
            <w:pPr>
              <w:widowControl/>
              <w:jc w:val="right"/>
              <w:cnfStyle w:val="000000000000"/>
              <w:rPr>
                <w:del w:id="3679" w:author="WANG" w:date="2014-01-15T08:00:00Z"/>
                <w:rFonts w:ascii="Times New Roman" w:eastAsia="Times New Roman" w:hAnsi="Times New Roman" w:cs="Times New Roman"/>
                <w:color w:val="000000"/>
                <w:kern w:val="0"/>
                <w:sz w:val="18"/>
                <w:szCs w:val="18"/>
                <w:lang w:eastAsia="en-US"/>
              </w:rPr>
            </w:pPr>
            <w:del w:id="3680" w:author="WANG" w:date="2014-01-15T08:00:00Z">
              <w:r w:rsidRPr="00DF564E" w:rsidDel="009033F3">
                <w:rPr>
                  <w:rFonts w:ascii="Times New Roman" w:eastAsia="Times New Roman" w:hAnsi="Times New Roman" w:cs="Times New Roman"/>
                  <w:color w:val="000000"/>
                  <w:kern w:val="0"/>
                  <w:sz w:val="18"/>
                  <w:szCs w:val="18"/>
                  <w:lang w:eastAsia="en-US"/>
                </w:rPr>
                <w:delText>1</w:delText>
              </w:r>
            </w:del>
          </w:p>
        </w:tc>
        <w:tc>
          <w:tcPr>
            <w:tcW w:w="1340" w:type="dxa"/>
            <w:noWrap/>
            <w:vAlign w:val="center"/>
            <w:hideMark/>
            <w:tcPrChange w:id="3681" w:author="WANG" w:date="2014-01-07T07:35:00Z">
              <w:tcPr>
                <w:tcW w:w="1340" w:type="dxa"/>
                <w:noWrap/>
                <w:hideMark/>
              </w:tcPr>
            </w:tcPrChange>
          </w:tcPr>
          <w:p w:rsidR="001C680C" w:rsidRDefault="001C680C">
            <w:pPr>
              <w:widowControl/>
              <w:jc w:val="right"/>
              <w:cnfStyle w:val="000000000000"/>
              <w:rPr>
                <w:del w:id="3682" w:author="WANG" w:date="2014-01-15T08:00:00Z"/>
                <w:rFonts w:ascii="Times New Roman" w:eastAsia="Times New Roman" w:hAnsi="Times New Roman" w:cs="Times New Roman"/>
                <w:b/>
                <w:bCs/>
                <w:color w:val="000000"/>
                <w:kern w:val="0"/>
                <w:sz w:val="18"/>
                <w:szCs w:val="18"/>
                <w:lang w:eastAsia="en-US"/>
              </w:rPr>
              <w:pPrChange w:id="3683" w:author="WANG" w:date="2014-01-07T07:35:00Z">
                <w:pPr>
                  <w:keepNext/>
                  <w:keepLines/>
                  <w:widowControl/>
                  <w:numPr>
                    <w:ilvl w:val="1"/>
                    <w:numId w:val="1"/>
                  </w:numPr>
                  <w:spacing w:before="260" w:after="260" w:line="416" w:lineRule="auto"/>
                  <w:ind w:left="576" w:hanging="576"/>
                  <w:jc w:val="left"/>
                  <w:outlineLvl w:val="1"/>
                  <w:cnfStyle w:val="000000000000"/>
                </w:pPr>
              </w:pPrChange>
            </w:pPr>
          </w:p>
        </w:tc>
      </w:tr>
      <w:tr w:rsidR="00401CD2" w:rsidRPr="00DF564E" w:rsidDel="009033F3" w:rsidTr="002238F5">
        <w:trPr>
          <w:trHeight w:val="300"/>
          <w:jc w:val="center"/>
          <w:del w:id="3684" w:author="WANG" w:date="2014-01-15T08:00:00Z"/>
          <w:trPrChange w:id="3685" w:author="WANG" w:date="2014-01-07T07:35:00Z">
            <w:trPr>
              <w:trHeight w:val="300"/>
            </w:trPr>
          </w:trPrChange>
        </w:trPr>
        <w:tc>
          <w:tcPr>
            <w:cnfStyle w:val="001000000000"/>
            <w:tcW w:w="1809" w:type="dxa"/>
            <w:tcBorders>
              <w:bottom w:val="single" w:sz="4" w:space="0" w:color="auto"/>
            </w:tcBorders>
            <w:noWrap/>
            <w:vAlign w:val="center"/>
            <w:hideMark/>
            <w:tcPrChange w:id="3686" w:author="WANG" w:date="2014-01-07T07:35:00Z">
              <w:tcPr>
                <w:tcW w:w="1809" w:type="dxa"/>
                <w:noWrap/>
                <w:hideMark/>
              </w:tcPr>
            </w:tcPrChange>
          </w:tcPr>
          <w:p w:rsidR="001C680C" w:rsidRDefault="00D66FA0">
            <w:pPr>
              <w:widowControl/>
              <w:rPr>
                <w:del w:id="3687" w:author="WANG" w:date="2014-01-15T08:00:00Z"/>
                <w:rFonts w:ascii="Times New Roman" w:eastAsia="Times New Roman" w:hAnsi="Times New Roman" w:cs="Times New Roman"/>
                <w:b w:val="0"/>
                <w:bCs w:val="0"/>
                <w:color w:val="000000"/>
                <w:kern w:val="0"/>
                <w:sz w:val="18"/>
                <w:szCs w:val="18"/>
                <w:lang w:eastAsia="en-US"/>
              </w:rPr>
              <w:pPrChange w:id="3688" w:author="WANG" w:date="2014-01-07T07:35:00Z">
                <w:pPr>
                  <w:widowControl/>
                  <w:jc w:val="left"/>
                </w:pPr>
              </w:pPrChange>
            </w:pPr>
            <w:del w:id="3689" w:author="WANG" w:date="2014-01-15T08:00:00Z">
              <w:r w:rsidRPr="00DF564E" w:rsidDel="009033F3">
                <w:rPr>
                  <w:rFonts w:ascii="Times New Roman" w:eastAsia="Times New Roman" w:hAnsi="Times New Roman" w:cs="Times New Roman"/>
                  <w:color w:val="000000"/>
                  <w:kern w:val="0"/>
                  <w:sz w:val="18"/>
                  <w:szCs w:val="18"/>
                  <w:lang w:eastAsia="en-US"/>
                </w:rPr>
                <w:delText>Uncontrolled</w:delText>
              </w:r>
            </w:del>
          </w:p>
        </w:tc>
        <w:tc>
          <w:tcPr>
            <w:tcW w:w="1068" w:type="dxa"/>
            <w:tcBorders>
              <w:bottom w:val="single" w:sz="4" w:space="0" w:color="auto"/>
            </w:tcBorders>
            <w:noWrap/>
            <w:vAlign w:val="center"/>
            <w:hideMark/>
            <w:tcPrChange w:id="3690" w:author="WANG" w:date="2014-01-07T07:35:00Z">
              <w:tcPr>
                <w:tcW w:w="1068" w:type="dxa"/>
                <w:noWrap/>
                <w:hideMark/>
              </w:tcPr>
            </w:tcPrChange>
          </w:tcPr>
          <w:p w:rsidR="00314B7D" w:rsidDel="009033F3" w:rsidRDefault="00D66FA0">
            <w:pPr>
              <w:widowControl/>
              <w:jc w:val="right"/>
              <w:cnfStyle w:val="000000000000"/>
              <w:rPr>
                <w:del w:id="3691" w:author="WANG" w:date="2014-01-15T08:00:00Z"/>
                <w:rFonts w:ascii="Times New Roman" w:eastAsia="Times New Roman" w:hAnsi="Times New Roman" w:cs="Times New Roman"/>
                <w:color w:val="000000"/>
                <w:kern w:val="0"/>
                <w:sz w:val="18"/>
                <w:szCs w:val="18"/>
                <w:lang w:eastAsia="en-US"/>
              </w:rPr>
            </w:pPr>
            <w:del w:id="3692" w:author="WANG" w:date="2014-01-15T08:00:00Z">
              <w:r w:rsidRPr="00DF564E" w:rsidDel="009033F3">
                <w:rPr>
                  <w:rFonts w:ascii="Times New Roman" w:eastAsia="Times New Roman" w:hAnsi="Times New Roman" w:cs="Times New Roman"/>
                  <w:color w:val="000000"/>
                  <w:kern w:val="0"/>
                  <w:sz w:val="18"/>
                  <w:szCs w:val="18"/>
                  <w:lang w:eastAsia="en-US"/>
                </w:rPr>
                <w:delText>0.76</w:delText>
              </w:r>
            </w:del>
          </w:p>
        </w:tc>
        <w:tc>
          <w:tcPr>
            <w:tcW w:w="1340" w:type="dxa"/>
            <w:tcBorders>
              <w:bottom w:val="single" w:sz="4" w:space="0" w:color="auto"/>
            </w:tcBorders>
            <w:noWrap/>
            <w:vAlign w:val="center"/>
            <w:hideMark/>
            <w:tcPrChange w:id="3693" w:author="WANG" w:date="2014-01-07T07:35:00Z">
              <w:tcPr>
                <w:tcW w:w="1340" w:type="dxa"/>
                <w:noWrap/>
                <w:hideMark/>
              </w:tcPr>
            </w:tcPrChange>
          </w:tcPr>
          <w:p w:rsidR="00314B7D" w:rsidDel="009033F3" w:rsidRDefault="00D66FA0">
            <w:pPr>
              <w:widowControl/>
              <w:jc w:val="right"/>
              <w:cnfStyle w:val="000000000000"/>
              <w:rPr>
                <w:del w:id="3694" w:author="WANG" w:date="2014-01-15T08:00:00Z"/>
                <w:rFonts w:ascii="Times New Roman" w:eastAsia="Times New Roman" w:hAnsi="Times New Roman" w:cs="Times New Roman"/>
                <w:color w:val="000000"/>
                <w:kern w:val="0"/>
                <w:sz w:val="18"/>
                <w:szCs w:val="18"/>
                <w:lang w:eastAsia="en-US"/>
              </w:rPr>
            </w:pPr>
            <w:del w:id="3695" w:author="WANG" w:date="2014-01-15T08:00:00Z">
              <w:r w:rsidRPr="00DF564E" w:rsidDel="009033F3">
                <w:rPr>
                  <w:rFonts w:ascii="Times New Roman" w:eastAsia="Times New Roman" w:hAnsi="Times New Roman" w:cs="Times New Roman"/>
                  <w:color w:val="000000"/>
                  <w:kern w:val="0"/>
                  <w:sz w:val="18"/>
                  <w:szCs w:val="18"/>
                  <w:lang w:eastAsia="en-US"/>
                </w:rPr>
                <w:delText>1</w:delText>
              </w:r>
            </w:del>
          </w:p>
        </w:tc>
      </w:tr>
    </w:tbl>
    <w:p w:rsidR="00EE2659" w:rsidRPr="00DF564E" w:rsidDel="002238F5" w:rsidRDefault="00401CD2" w:rsidP="00EE2659">
      <w:pPr>
        <w:pStyle w:val="a9"/>
        <w:rPr>
          <w:del w:id="3696" w:author="WANG" w:date="2014-01-07T07:35:00Z"/>
          <w:rFonts w:ascii="Times New Roman" w:hAnsi="Times New Roman" w:cs="Times New Roman"/>
          <w:sz w:val="18"/>
        </w:rPr>
      </w:pPr>
      <w:del w:id="3697" w:author="WANG" w:date="2014-01-07T07:35:00Z">
        <w:r w:rsidRPr="00DF564E" w:rsidDel="002238F5">
          <w:rPr>
            <w:rFonts w:ascii="Times New Roman" w:hAnsi="Times New Roman" w:cs="Times New Roman"/>
            <w:sz w:val="18"/>
          </w:rPr>
          <w:delText>(b)</w:delText>
        </w:r>
      </w:del>
    </w:p>
    <w:tbl>
      <w:tblPr>
        <w:tblStyle w:val="10"/>
        <w:tblW w:w="4219" w:type="dxa"/>
        <w:tblLayout w:type="fixed"/>
        <w:tblLook w:val="06A0"/>
      </w:tblPr>
      <w:tblGrid>
        <w:gridCol w:w="1809"/>
        <w:gridCol w:w="1134"/>
        <w:gridCol w:w="1276"/>
      </w:tblGrid>
      <w:tr w:rsidR="00D66FA0" w:rsidRPr="00DF564E" w:rsidDel="002238F5" w:rsidTr="005413A5">
        <w:trPr>
          <w:cnfStyle w:val="100000000000"/>
          <w:trHeight w:val="300"/>
          <w:del w:id="3698" w:author="WANG" w:date="2014-01-07T07:35:00Z"/>
        </w:trPr>
        <w:tc>
          <w:tcPr>
            <w:cnfStyle w:val="001000000000"/>
            <w:tcW w:w="1809" w:type="dxa"/>
            <w:noWrap/>
            <w:hideMark/>
          </w:tcPr>
          <w:p w:rsidR="00D66FA0" w:rsidRPr="00DF564E" w:rsidDel="002238F5" w:rsidRDefault="00D66FA0" w:rsidP="00D66FA0">
            <w:pPr>
              <w:widowControl/>
              <w:jc w:val="left"/>
              <w:rPr>
                <w:del w:id="3699" w:author="WANG" w:date="2014-01-07T07:35:00Z"/>
                <w:rFonts w:ascii="Times New Roman" w:eastAsia="Times New Roman" w:hAnsi="Times New Roman" w:cs="Times New Roman"/>
                <w:color w:val="000000"/>
                <w:kern w:val="0"/>
                <w:sz w:val="18"/>
                <w:szCs w:val="18"/>
                <w:lang w:eastAsia="en-US"/>
              </w:rPr>
            </w:pPr>
            <w:del w:id="3700" w:author="WANG" w:date="2014-01-07T07:35:00Z">
              <w:r w:rsidRPr="00DF564E" w:rsidDel="002238F5">
                <w:rPr>
                  <w:rFonts w:ascii="Times New Roman" w:eastAsia="Times New Roman" w:hAnsi="Times New Roman" w:cs="Times New Roman"/>
                  <w:color w:val="000000"/>
                  <w:kern w:val="0"/>
                  <w:sz w:val="18"/>
                  <w:szCs w:val="18"/>
                  <w:lang w:eastAsia="en-US"/>
                </w:rPr>
                <w:delText>(F+I)/A</w:delText>
              </w:r>
            </w:del>
          </w:p>
        </w:tc>
        <w:tc>
          <w:tcPr>
            <w:tcW w:w="1134" w:type="dxa"/>
            <w:noWrap/>
            <w:hideMark/>
          </w:tcPr>
          <w:p w:rsidR="00D66FA0" w:rsidRPr="00DF564E" w:rsidDel="002238F5" w:rsidRDefault="00D66FA0" w:rsidP="005413A5">
            <w:pPr>
              <w:widowControl/>
              <w:jc w:val="right"/>
              <w:cnfStyle w:val="100000000000"/>
              <w:rPr>
                <w:del w:id="3701" w:author="WANG" w:date="2014-01-07T07:35:00Z"/>
                <w:rFonts w:ascii="Times New Roman" w:eastAsia="Times New Roman" w:hAnsi="Times New Roman" w:cs="Times New Roman"/>
                <w:color w:val="000000"/>
                <w:kern w:val="0"/>
                <w:sz w:val="18"/>
                <w:szCs w:val="18"/>
                <w:lang w:eastAsia="en-US"/>
              </w:rPr>
            </w:pPr>
            <w:del w:id="3702" w:author="WANG" w:date="2014-01-07T07:35:00Z">
              <w:r w:rsidRPr="00DF564E" w:rsidDel="002238F5">
                <w:rPr>
                  <w:rFonts w:ascii="Times New Roman" w:eastAsia="Times New Roman" w:hAnsi="Times New Roman" w:cs="Times New Roman"/>
                  <w:color w:val="000000"/>
                  <w:kern w:val="0"/>
                  <w:sz w:val="18"/>
                  <w:szCs w:val="18"/>
                  <w:lang w:eastAsia="en-US"/>
                </w:rPr>
                <w:delText>Signs and markings</w:delText>
              </w:r>
            </w:del>
          </w:p>
        </w:tc>
        <w:tc>
          <w:tcPr>
            <w:tcW w:w="1276" w:type="dxa"/>
            <w:noWrap/>
            <w:hideMark/>
          </w:tcPr>
          <w:p w:rsidR="00D66FA0" w:rsidRPr="00DF564E" w:rsidDel="002238F5" w:rsidRDefault="00D66FA0" w:rsidP="005413A5">
            <w:pPr>
              <w:widowControl/>
              <w:jc w:val="right"/>
              <w:cnfStyle w:val="100000000000"/>
              <w:rPr>
                <w:del w:id="3703" w:author="WANG" w:date="2014-01-07T07:35:00Z"/>
                <w:rFonts w:ascii="Times New Roman" w:eastAsia="Times New Roman" w:hAnsi="Times New Roman" w:cs="Times New Roman"/>
                <w:color w:val="000000"/>
                <w:kern w:val="0"/>
                <w:sz w:val="18"/>
                <w:szCs w:val="18"/>
                <w:lang w:eastAsia="en-US"/>
              </w:rPr>
            </w:pPr>
            <w:del w:id="3704" w:author="WANG" w:date="2014-01-07T07:35:00Z">
              <w:r w:rsidRPr="00DF564E" w:rsidDel="002238F5">
                <w:rPr>
                  <w:rFonts w:ascii="Times New Roman" w:eastAsia="Times New Roman" w:hAnsi="Times New Roman" w:cs="Times New Roman"/>
                  <w:color w:val="000000"/>
                  <w:kern w:val="0"/>
                  <w:sz w:val="18"/>
                  <w:szCs w:val="18"/>
                  <w:lang w:eastAsia="en-US"/>
                </w:rPr>
                <w:delText>Uncontrolled</w:delText>
              </w:r>
            </w:del>
          </w:p>
        </w:tc>
      </w:tr>
      <w:tr w:rsidR="00D66FA0" w:rsidRPr="00DF564E" w:rsidDel="002238F5" w:rsidTr="005413A5">
        <w:trPr>
          <w:trHeight w:val="300"/>
          <w:del w:id="3705" w:author="WANG" w:date="2014-01-07T07:35:00Z"/>
        </w:trPr>
        <w:tc>
          <w:tcPr>
            <w:cnfStyle w:val="001000000000"/>
            <w:tcW w:w="1809" w:type="dxa"/>
            <w:noWrap/>
            <w:hideMark/>
          </w:tcPr>
          <w:p w:rsidR="00D66FA0" w:rsidRPr="00DF564E" w:rsidDel="002238F5" w:rsidRDefault="00D66FA0" w:rsidP="00D66FA0">
            <w:pPr>
              <w:widowControl/>
              <w:jc w:val="left"/>
              <w:rPr>
                <w:del w:id="3706" w:author="WANG" w:date="2014-01-07T07:35:00Z"/>
                <w:rFonts w:ascii="Times New Roman" w:eastAsia="Times New Roman" w:hAnsi="Times New Roman" w:cs="Times New Roman"/>
                <w:color w:val="000000"/>
                <w:kern w:val="0"/>
                <w:sz w:val="18"/>
                <w:szCs w:val="18"/>
                <w:lang w:eastAsia="en-US"/>
              </w:rPr>
            </w:pPr>
            <w:del w:id="3707" w:author="WANG" w:date="2014-01-07T07:35:00Z">
              <w:r w:rsidRPr="00DF564E" w:rsidDel="002238F5">
                <w:rPr>
                  <w:rFonts w:ascii="Times New Roman" w:eastAsia="Times New Roman" w:hAnsi="Times New Roman" w:cs="Times New Roman"/>
                  <w:color w:val="000000"/>
                  <w:kern w:val="0"/>
                  <w:sz w:val="18"/>
                  <w:szCs w:val="18"/>
                  <w:lang w:eastAsia="en-US"/>
                </w:rPr>
                <w:delText>Signs and markings</w:delText>
              </w:r>
            </w:del>
          </w:p>
        </w:tc>
        <w:tc>
          <w:tcPr>
            <w:tcW w:w="1134" w:type="dxa"/>
            <w:noWrap/>
            <w:hideMark/>
          </w:tcPr>
          <w:p w:rsidR="00D66FA0" w:rsidRPr="00DF564E" w:rsidDel="002238F5" w:rsidRDefault="00D66FA0" w:rsidP="00D66FA0">
            <w:pPr>
              <w:widowControl/>
              <w:jc w:val="right"/>
              <w:cnfStyle w:val="000000000000"/>
              <w:rPr>
                <w:del w:id="3708" w:author="WANG" w:date="2014-01-07T07:35:00Z"/>
                <w:rFonts w:ascii="Times New Roman" w:eastAsia="Times New Roman" w:hAnsi="Times New Roman" w:cs="Times New Roman"/>
                <w:color w:val="000000"/>
                <w:kern w:val="0"/>
                <w:sz w:val="18"/>
                <w:szCs w:val="18"/>
                <w:lang w:eastAsia="en-US"/>
              </w:rPr>
            </w:pPr>
            <w:del w:id="3709" w:author="WANG" w:date="2014-01-07T07:35:00Z">
              <w:r w:rsidRPr="00DF564E" w:rsidDel="002238F5">
                <w:rPr>
                  <w:rFonts w:ascii="Times New Roman" w:eastAsia="Times New Roman" w:hAnsi="Times New Roman" w:cs="Times New Roman"/>
                  <w:color w:val="000000"/>
                  <w:kern w:val="0"/>
                  <w:sz w:val="18"/>
                  <w:szCs w:val="18"/>
                  <w:lang w:eastAsia="en-US"/>
                </w:rPr>
                <w:delText>1</w:delText>
              </w:r>
            </w:del>
          </w:p>
        </w:tc>
        <w:tc>
          <w:tcPr>
            <w:tcW w:w="1276" w:type="dxa"/>
            <w:noWrap/>
            <w:hideMark/>
          </w:tcPr>
          <w:p w:rsidR="00D66FA0" w:rsidRPr="00DF564E" w:rsidDel="002238F5" w:rsidRDefault="00D66FA0" w:rsidP="00D66FA0">
            <w:pPr>
              <w:widowControl/>
              <w:jc w:val="left"/>
              <w:cnfStyle w:val="000000000000"/>
              <w:rPr>
                <w:del w:id="3710" w:author="WANG" w:date="2014-01-07T07:35:00Z"/>
                <w:rFonts w:ascii="Times New Roman" w:eastAsia="Times New Roman" w:hAnsi="Times New Roman" w:cs="Times New Roman"/>
                <w:color w:val="000000"/>
                <w:kern w:val="0"/>
                <w:sz w:val="18"/>
                <w:szCs w:val="18"/>
                <w:lang w:eastAsia="en-US"/>
              </w:rPr>
            </w:pPr>
          </w:p>
        </w:tc>
      </w:tr>
      <w:tr w:rsidR="00D66FA0" w:rsidRPr="00DF564E" w:rsidDel="002238F5" w:rsidTr="005413A5">
        <w:trPr>
          <w:trHeight w:val="300"/>
          <w:del w:id="3711" w:author="WANG" w:date="2014-01-07T07:35:00Z"/>
        </w:trPr>
        <w:tc>
          <w:tcPr>
            <w:cnfStyle w:val="001000000000"/>
            <w:tcW w:w="1809" w:type="dxa"/>
            <w:noWrap/>
            <w:hideMark/>
          </w:tcPr>
          <w:p w:rsidR="00D66FA0" w:rsidRPr="00DF564E" w:rsidDel="002238F5" w:rsidRDefault="00D66FA0" w:rsidP="00D66FA0">
            <w:pPr>
              <w:widowControl/>
              <w:jc w:val="left"/>
              <w:rPr>
                <w:del w:id="3712" w:author="WANG" w:date="2014-01-07T07:35:00Z"/>
                <w:rFonts w:ascii="Times New Roman" w:eastAsia="Times New Roman" w:hAnsi="Times New Roman" w:cs="Times New Roman"/>
                <w:color w:val="000000"/>
                <w:kern w:val="0"/>
                <w:sz w:val="18"/>
                <w:szCs w:val="18"/>
                <w:lang w:eastAsia="en-US"/>
              </w:rPr>
            </w:pPr>
            <w:del w:id="3713" w:author="WANG" w:date="2014-01-07T07:35:00Z">
              <w:r w:rsidRPr="00DF564E" w:rsidDel="002238F5">
                <w:rPr>
                  <w:rFonts w:ascii="Times New Roman" w:eastAsia="Times New Roman" w:hAnsi="Times New Roman" w:cs="Times New Roman"/>
                  <w:color w:val="000000"/>
                  <w:kern w:val="0"/>
                  <w:sz w:val="18"/>
                  <w:szCs w:val="18"/>
                  <w:lang w:eastAsia="en-US"/>
                </w:rPr>
                <w:delText>Uncontrolled</w:delText>
              </w:r>
            </w:del>
          </w:p>
        </w:tc>
        <w:tc>
          <w:tcPr>
            <w:tcW w:w="1134" w:type="dxa"/>
            <w:noWrap/>
            <w:hideMark/>
          </w:tcPr>
          <w:p w:rsidR="00D66FA0" w:rsidRPr="00DF564E" w:rsidDel="002238F5" w:rsidRDefault="00D66FA0" w:rsidP="00FC22F2">
            <w:pPr>
              <w:widowControl/>
              <w:jc w:val="right"/>
              <w:cnfStyle w:val="000000000000"/>
              <w:rPr>
                <w:del w:id="3714" w:author="WANG" w:date="2014-01-07T07:35:00Z"/>
                <w:rFonts w:ascii="Times New Roman" w:eastAsia="Times New Roman" w:hAnsi="Times New Roman" w:cs="Times New Roman"/>
                <w:color w:val="000000"/>
                <w:kern w:val="0"/>
                <w:sz w:val="18"/>
                <w:szCs w:val="18"/>
                <w:lang w:eastAsia="en-US"/>
              </w:rPr>
            </w:pPr>
            <w:del w:id="3715" w:author="WANG" w:date="2014-01-07T07:35:00Z">
              <w:r w:rsidRPr="00DF564E" w:rsidDel="002238F5">
                <w:rPr>
                  <w:rFonts w:ascii="Times New Roman" w:eastAsia="Times New Roman" w:hAnsi="Times New Roman" w:cs="Times New Roman"/>
                  <w:color w:val="000000"/>
                  <w:kern w:val="0"/>
                  <w:sz w:val="18"/>
                  <w:szCs w:val="18"/>
                  <w:lang w:eastAsia="en-US"/>
                </w:rPr>
                <w:delText>0.</w:delText>
              </w:r>
              <w:r w:rsidR="00B5791D" w:rsidRPr="00DF564E" w:rsidDel="002238F5">
                <w:rPr>
                  <w:rFonts w:ascii="Times New Roman" w:eastAsia="Times New Roman" w:hAnsi="Times New Roman" w:cs="Times New Roman"/>
                  <w:color w:val="000000"/>
                  <w:kern w:val="0"/>
                  <w:sz w:val="18"/>
                  <w:szCs w:val="18"/>
                  <w:lang w:eastAsia="en-US"/>
                </w:rPr>
                <w:delText>48</w:delText>
              </w:r>
            </w:del>
          </w:p>
        </w:tc>
        <w:tc>
          <w:tcPr>
            <w:tcW w:w="1276" w:type="dxa"/>
            <w:noWrap/>
            <w:hideMark/>
          </w:tcPr>
          <w:p w:rsidR="00D66FA0" w:rsidRPr="00DF564E" w:rsidDel="002238F5" w:rsidRDefault="00D66FA0" w:rsidP="00D66FA0">
            <w:pPr>
              <w:widowControl/>
              <w:jc w:val="right"/>
              <w:cnfStyle w:val="000000000000"/>
              <w:rPr>
                <w:del w:id="3716" w:author="WANG" w:date="2014-01-07T07:35:00Z"/>
                <w:rFonts w:ascii="Times New Roman" w:eastAsia="Times New Roman" w:hAnsi="Times New Roman" w:cs="Times New Roman"/>
                <w:color w:val="000000"/>
                <w:kern w:val="0"/>
                <w:sz w:val="18"/>
                <w:szCs w:val="18"/>
                <w:lang w:eastAsia="en-US"/>
              </w:rPr>
            </w:pPr>
            <w:del w:id="3717" w:author="WANG" w:date="2014-01-07T07:35:00Z">
              <w:r w:rsidRPr="00DF564E" w:rsidDel="002238F5">
                <w:rPr>
                  <w:rFonts w:ascii="Times New Roman" w:eastAsia="Times New Roman" w:hAnsi="Times New Roman" w:cs="Times New Roman"/>
                  <w:color w:val="000000"/>
                  <w:kern w:val="0"/>
                  <w:sz w:val="18"/>
                  <w:szCs w:val="18"/>
                  <w:lang w:eastAsia="en-US"/>
                </w:rPr>
                <w:delText>1</w:delText>
              </w:r>
            </w:del>
          </w:p>
        </w:tc>
      </w:tr>
    </w:tbl>
    <w:p w:rsidR="00DF34F9" w:rsidRPr="00DF564E" w:rsidDel="009033F3" w:rsidRDefault="00DF34F9" w:rsidP="00EE2659">
      <w:pPr>
        <w:rPr>
          <w:del w:id="3718" w:author="WANG" w:date="2014-01-15T08:00:00Z"/>
          <w:rFonts w:ascii="Times New Roman" w:hAnsi="Times New Roman" w:cs="Times New Roman"/>
        </w:rPr>
      </w:pPr>
    </w:p>
    <w:p w:rsidR="00CA5CB1" w:rsidRPr="00DF564E" w:rsidRDefault="00CA5CB1" w:rsidP="001C680C">
      <w:pPr>
        <w:spacing w:afterLines="50"/>
        <w:rPr>
          <w:rFonts w:ascii="Times New Roman" w:hAnsi="Times New Roman" w:cs="Times New Roman"/>
          <w:i/>
        </w:rPr>
      </w:pPr>
      <w:r w:rsidRPr="00DF564E">
        <w:rPr>
          <w:rFonts w:ascii="Times New Roman" w:hAnsi="Times New Roman" w:cs="Times New Roman"/>
          <w:i/>
        </w:rPr>
        <w:t>Driving experience</w:t>
      </w:r>
    </w:p>
    <w:p w:rsidR="00D63749" w:rsidRDefault="00CA5CB1" w:rsidP="004C241F">
      <w:pPr>
        <w:spacing w:afterLines="50"/>
        <w:rPr>
          <w:rFonts w:ascii="Times New Roman" w:hAnsi="Times New Roman" w:cs="Times New Roman"/>
        </w:rPr>
        <w:pPrChange w:id="3719" w:author="WANG" w:date="2014-10-03T11:56:00Z">
          <w:pPr>
            <w:spacing w:afterLines="50"/>
          </w:pPr>
        </w:pPrChange>
      </w:pPr>
      <w:r w:rsidRPr="00DF564E">
        <w:rPr>
          <w:rFonts w:ascii="Times New Roman" w:hAnsi="Times New Roman" w:cs="Times New Roman"/>
        </w:rPr>
        <w:t xml:space="preserve">The severity of accidents has little relationship with the driving experience of the responsible driver. As is shown in the figure, the two indices show little variation across drivers with different experience (see Figure </w:t>
      </w:r>
      <w:del w:id="3720" w:author="Liang Ma" w:date="2014-01-05T14:23:00Z">
        <w:r w:rsidRPr="00DF564E" w:rsidDel="00A91087">
          <w:rPr>
            <w:rFonts w:ascii="Times New Roman" w:hAnsi="Times New Roman" w:cs="Times New Roman"/>
          </w:rPr>
          <w:delText>16</w:delText>
        </w:r>
      </w:del>
      <w:ins w:id="3721" w:author="Liang Ma" w:date="2014-01-05T14:23:00Z">
        <w:r w:rsidR="00A91087">
          <w:rPr>
            <w:rFonts w:ascii="Times New Roman" w:hAnsi="Times New Roman" w:cs="Times New Roman" w:hint="eastAsia"/>
          </w:rPr>
          <w:t>15</w:t>
        </w:r>
      </w:ins>
      <w:r w:rsidRPr="00DF564E">
        <w:rPr>
          <w:rFonts w:ascii="Times New Roman" w:hAnsi="Times New Roman" w:cs="Times New Roman"/>
        </w:rPr>
        <w:t>).</w:t>
      </w:r>
      <w:del w:id="3722" w:author="WANG" w:date="2014-01-15T08:00:00Z">
        <w:r w:rsidRPr="00DF564E" w:rsidDel="009033F3">
          <w:rPr>
            <w:rFonts w:ascii="Times New Roman" w:hAnsi="Times New Roman" w:cs="Times New Roman"/>
          </w:rPr>
          <w:delText xml:space="preserve"> </w:delText>
        </w:r>
        <w:r w:rsidR="009F57D4" w:rsidRPr="00DF564E" w:rsidDel="009033F3">
          <w:rPr>
            <w:rFonts w:ascii="Times New Roman" w:hAnsi="Times New Roman" w:cs="Times New Roman"/>
          </w:rPr>
          <w:delText xml:space="preserve">The intraclass correlation coefficients between </w:delText>
        </w:r>
        <w:r w:rsidR="009F57D4" w:rsidRPr="00DF564E" w:rsidDel="009033F3">
          <w:rPr>
            <w:rFonts w:ascii="Times New Roman" w:hAnsi="Times New Roman" w:cs="Times New Roman"/>
            <w:i/>
          </w:rPr>
          <w:delText>f</w:delText>
        </w:r>
        <w:r w:rsidR="009F57D4" w:rsidRPr="00DF564E" w:rsidDel="009033F3">
          <w:rPr>
            <w:rFonts w:ascii="Times New Roman" w:hAnsi="Times New Roman" w:cs="Times New Roman"/>
            <w:vertAlign w:val="subscript"/>
          </w:rPr>
          <w:delText>HD</w:delText>
        </w:r>
        <w:r w:rsidR="005413A5" w:rsidRPr="00DF564E" w:rsidDel="009033F3">
          <w:rPr>
            <w:rFonts w:ascii="Times New Roman" w:hAnsi="Times New Roman" w:cs="Times New Roman"/>
          </w:rPr>
          <w:delText xml:space="preserve">and </w:delText>
        </w:r>
        <w:r w:rsidR="005413A5" w:rsidRPr="00DF564E" w:rsidDel="009033F3">
          <w:rPr>
            <w:rFonts w:ascii="Times New Roman" w:hAnsi="Times New Roman" w:cs="Times New Roman"/>
            <w:i/>
          </w:rPr>
          <w:delText>f</w:delText>
        </w:r>
        <w:r w:rsidR="005413A5" w:rsidRPr="00DF564E" w:rsidDel="009033F3">
          <w:rPr>
            <w:rFonts w:ascii="Times New Roman" w:hAnsi="Times New Roman" w:cs="Times New Roman"/>
            <w:vertAlign w:val="subscript"/>
          </w:rPr>
          <w:delText>FR</w:delText>
        </w:r>
        <w:r w:rsidR="009F57D4" w:rsidRPr="00DF564E" w:rsidDel="009033F3">
          <w:rPr>
            <w:rFonts w:ascii="Times New Roman" w:hAnsi="Times New Roman" w:cs="Times New Roman"/>
          </w:rPr>
          <w:delText>of different categories are shown in</w:delText>
        </w:r>
      </w:del>
      <w:del w:id="3723" w:author="WANG" w:date="2014-01-10T09:27:00Z">
        <w:r w:rsidR="009F57D4" w:rsidRPr="00DF564E" w:rsidDel="00D37A82">
          <w:rPr>
            <w:rFonts w:ascii="Times New Roman" w:hAnsi="Times New Roman" w:cs="Times New Roman"/>
          </w:rPr>
          <w:delText xml:space="preserve"> </w:delText>
        </w:r>
        <w:r w:rsidR="00015E4B" w:rsidRPr="00DF564E" w:rsidDel="00D37A82">
          <w:rPr>
            <w:rFonts w:ascii="Times New Roman" w:hAnsi="Times New Roman" w:cs="Times New Roman"/>
          </w:rPr>
          <w:fldChar w:fldCharType="begin"/>
        </w:r>
        <w:r w:rsidR="009F57D4" w:rsidRPr="00DF564E" w:rsidDel="00D37A82">
          <w:rPr>
            <w:rFonts w:ascii="Times New Roman" w:hAnsi="Times New Roman" w:cs="Times New Roman"/>
          </w:rPr>
          <w:delInstrText xml:space="preserve"> REF _Ref243495161 \h </w:delInstrText>
        </w:r>
        <w:r w:rsidR="00015E4B" w:rsidRPr="00DF564E" w:rsidDel="00D37A82">
          <w:rPr>
            <w:rFonts w:ascii="Times New Roman" w:hAnsi="Times New Roman" w:cs="Times New Roman"/>
          </w:rPr>
        </w:r>
        <w:r w:rsidR="00015E4B" w:rsidRPr="00DF564E" w:rsidDel="00D37A82">
          <w:rPr>
            <w:rFonts w:ascii="Times New Roman" w:hAnsi="Times New Roman" w:cs="Times New Roman"/>
          </w:rPr>
          <w:fldChar w:fldCharType="separate"/>
        </w:r>
        <w:r w:rsidR="00312DA0" w:rsidRPr="00DF564E" w:rsidDel="00D37A82">
          <w:rPr>
            <w:rFonts w:ascii="Times New Roman" w:hAnsi="Times New Roman" w:cs="Times New Roman"/>
            <w:sz w:val="18"/>
          </w:rPr>
          <w:delText xml:space="preserve">Table </w:delText>
        </w:r>
        <w:r w:rsidR="00312DA0" w:rsidRPr="00DF564E" w:rsidDel="00D37A82">
          <w:rPr>
            <w:rFonts w:ascii="Times New Roman" w:hAnsi="Times New Roman" w:cs="Times New Roman"/>
            <w:noProof/>
            <w:sz w:val="18"/>
          </w:rPr>
          <w:delText>10</w:delText>
        </w:r>
        <w:r w:rsidR="00015E4B" w:rsidRPr="00DF564E" w:rsidDel="00D37A82">
          <w:rPr>
            <w:rFonts w:ascii="Times New Roman" w:hAnsi="Times New Roman" w:cs="Times New Roman"/>
          </w:rPr>
          <w:fldChar w:fldCharType="end"/>
        </w:r>
      </w:del>
      <w:del w:id="3724" w:author="WANG" w:date="2014-01-15T08:00:00Z">
        <w:r w:rsidR="009F57D4" w:rsidRPr="00DF564E" w:rsidDel="009033F3">
          <w:rPr>
            <w:rFonts w:ascii="Times New Roman" w:hAnsi="Times New Roman" w:cs="Times New Roman"/>
          </w:rPr>
          <w:delText>.</w:delText>
        </w:r>
      </w:del>
    </w:p>
    <w:p w:rsidR="001C680C" w:rsidRDefault="004C241F" w:rsidP="004C241F">
      <w:pPr>
        <w:spacing w:after="156"/>
        <w:jc w:val="center"/>
        <w:rPr>
          <w:rFonts w:ascii="Times New Roman" w:hAnsi="Times New Roman" w:cs="Times New Roman"/>
        </w:rPr>
        <w:pPrChange w:id="3725" w:author="WANG" w:date="2014-10-03T11:57:00Z">
          <w:pPr>
            <w:spacing w:afterLines="50"/>
          </w:pPr>
        </w:pPrChange>
      </w:pPr>
      <w:ins w:id="3726" w:author="WANG" w:date="2014-10-03T11:56:00Z">
        <w:r>
          <w:rPr>
            <w:rFonts w:ascii="Times New Roman" w:hAnsi="Times New Roman" w:cs="Times New Roman"/>
            <w:noProof/>
          </w:rPr>
          <w:drawing>
            <wp:inline distT="0" distB="0" distL="0" distR="0">
              <wp:extent cx="5021053" cy="1800000"/>
              <wp:effectExtent l="0" t="0" r="0" b="0"/>
              <wp:docPr id="11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srcRect/>
                      <a:stretch>
                        <a:fillRect/>
                      </a:stretch>
                    </pic:blipFill>
                    <pic:spPr bwMode="auto">
                      <a:xfrm>
                        <a:off x="0" y="0"/>
                        <a:ext cx="5021053" cy="1800000"/>
                      </a:xfrm>
                      <a:prstGeom prst="rect">
                        <a:avLst/>
                      </a:prstGeom>
                      <a:noFill/>
                    </pic:spPr>
                  </pic:pic>
                </a:graphicData>
              </a:graphic>
            </wp:inline>
          </w:drawing>
        </w:r>
      </w:ins>
      <w:del w:id="3727" w:author="WANG" w:date="2014-01-09T20:50:00Z">
        <w:r w:rsidR="001C680C">
          <w:rPr>
            <w:rFonts w:ascii="Times New Roman" w:hAnsi="Times New Roman" w:cs="Times New Roman"/>
            <w:noProof/>
            <w:rPrChange w:id="3728" w:author="Unknown">
              <w:rPr>
                <w:noProof/>
              </w:rPr>
            </w:rPrChange>
          </w:rPr>
          <w:drawing>
            <wp:inline distT="0" distB="0" distL="0" distR="0">
              <wp:extent cx="5274310" cy="1898507"/>
              <wp:effectExtent l="19050" t="0" r="21590" b="6493"/>
              <wp:docPr id="25"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del>
    </w:p>
    <w:p w:rsidR="001C680C" w:rsidRDefault="00CA5CB1" w:rsidP="004C241F">
      <w:pPr>
        <w:spacing w:after="156"/>
        <w:jc w:val="center"/>
        <w:rPr>
          <w:rFonts w:ascii="Times New Roman" w:hAnsi="Times New Roman" w:cs="Times New Roman"/>
        </w:rPr>
        <w:pPrChange w:id="3729" w:author="WANG" w:date="2014-10-03T11:56:00Z">
          <w:pPr>
            <w:spacing w:afterLines="50"/>
            <w:jc w:val="center"/>
          </w:pPr>
        </w:pPrChange>
      </w:pPr>
      <w:r w:rsidRPr="00DF564E">
        <w:rPr>
          <w:rFonts w:ascii="Times New Roman" w:hAnsi="Times New Roman" w:cs="Times New Roman"/>
        </w:rPr>
        <w:t>(a)</w:t>
      </w:r>
    </w:p>
    <w:p w:rsidR="001C680C" w:rsidRDefault="00DF34F9" w:rsidP="004C241F">
      <w:pPr>
        <w:spacing w:after="156"/>
        <w:jc w:val="center"/>
        <w:rPr>
          <w:rFonts w:ascii="Times New Roman" w:hAnsi="Times New Roman" w:cs="Times New Roman"/>
        </w:rPr>
        <w:pPrChange w:id="3730" w:author="WANG" w:date="2014-10-03T11:56:00Z">
          <w:pPr>
            <w:spacing w:afterLines="50"/>
            <w:jc w:val="center"/>
          </w:pPr>
        </w:pPrChange>
      </w:pPr>
      <w:ins w:id="3731" w:author="WANG" w:date="2014-01-09T20:55:00Z">
        <w:r w:rsidRPr="00DF34F9" w:rsidDel="00AB3F44">
          <w:rPr>
            <w:rFonts w:ascii="Times New Roman" w:hAnsi="Times New Roman" w:cs="Times New Roman"/>
          </w:rPr>
          <w:lastRenderedPageBreak/>
          <w:t xml:space="preserve"> </w:t>
        </w:r>
      </w:ins>
      <w:ins w:id="3732" w:author="WANG" w:date="2014-10-03T11:56:00Z">
        <w:r w:rsidR="004C241F">
          <w:rPr>
            <w:rFonts w:ascii="Times New Roman" w:hAnsi="Times New Roman" w:cs="Times New Roman"/>
            <w:noProof/>
          </w:rPr>
          <w:drawing>
            <wp:inline distT="0" distB="0" distL="0" distR="0">
              <wp:extent cx="5021053" cy="1800000"/>
              <wp:effectExtent l="0" t="0" r="0" b="0"/>
              <wp:docPr id="11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9"/>
                      <a:srcRect/>
                      <a:stretch>
                        <a:fillRect/>
                      </a:stretch>
                    </pic:blipFill>
                    <pic:spPr bwMode="auto">
                      <a:xfrm>
                        <a:off x="0" y="0"/>
                        <a:ext cx="5021053" cy="1800000"/>
                      </a:xfrm>
                      <a:prstGeom prst="rect">
                        <a:avLst/>
                      </a:prstGeom>
                      <a:noFill/>
                    </pic:spPr>
                  </pic:pic>
                </a:graphicData>
              </a:graphic>
            </wp:inline>
          </w:drawing>
        </w:r>
      </w:ins>
      <w:del w:id="3733" w:author="WANG" w:date="2014-01-09T20:48:00Z">
        <w:r w:rsidR="001C680C">
          <w:rPr>
            <w:rFonts w:ascii="Times New Roman" w:hAnsi="Times New Roman" w:cs="Times New Roman"/>
            <w:noProof/>
            <w:rPrChange w:id="3734" w:author="Unknown">
              <w:rPr>
                <w:noProof/>
              </w:rPr>
            </w:rPrChange>
          </w:rPr>
          <w:drawing>
            <wp:inline distT="0" distB="0" distL="0" distR="0">
              <wp:extent cx="5274310" cy="1898507"/>
              <wp:effectExtent l="19050" t="0" r="21590" b="6493"/>
              <wp:docPr id="26" name="图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del>
    </w:p>
    <w:p w:rsidR="001C680C" w:rsidRDefault="00CA5CB1" w:rsidP="00922A0E">
      <w:pPr>
        <w:spacing w:after="156"/>
        <w:jc w:val="center"/>
        <w:rPr>
          <w:rFonts w:ascii="Times New Roman" w:hAnsi="Times New Roman" w:cs="Times New Roman"/>
        </w:rPr>
        <w:pPrChange w:id="3735" w:author="WANG" w:date="2014-10-03T11:44:00Z">
          <w:pPr>
            <w:spacing w:afterLines="50"/>
            <w:jc w:val="center"/>
          </w:pPr>
        </w:pPrChange>
      </w:pPr>
      <w:r w:rsidRPr="00DF564E">
        <w:rPr>
          <w:rFonts w:ascii="Times New Roman" w:hAnsi="Times New Roman" w:cs="Times New Roman"/>
        </w:rPr>
        <w:t>(b)</w:t>
      </w:r>
    </w:p>
    <w:p w:rsidR="00D63749" w:rsidRDefault="00CA5CB1" w:rsidP="00922A0E">
      <w:pPr>
        <w:spacing w:afterLines="50"/>
        <w:jc w:val="center"/>
        <w:rPr>
          <w:rFonts w:ascii="Times New Roman" w:hAnsi="Times New Roman" w:cs="Times New Roman"/>
        </w:rPr>
        <w:pPrChange w:id="3736" w:author="WANG" w:date="2014-10-03T11:44:00Z">
          <w:pPr>
            <w:spacing w:afterLines="50"/>
            <w:jc w:val="center"/>
          </w:pPr>
        </w:pPrChange>
      </w:pPr>
      <w:del w:id="3737" w:author="Liang Ma" w:date="2014-01-05T14:21:00Z">
        <w:r w:rsidRPr="00DF564E" w:rsidDel="00773739">
          <w:rPr>
            <w:rFonts w:ascii="Times New Roman" w:hAnsi="Times New Roman" w:cs="Times New Roman"/>
          </w:rPr>
          <w:delText>Figure16</w:delText>
        </w:r>
      </w:del>
      <w:proofErr w:type="gramStart"/>
      <w:ins w:id="3738" w:author="Liang Ma" w:date="2014-01-05T14:21:00Z">
        <w:r w:rsidR="00773739" w:rsidRPr="00DF564E">
          <w:rPr>
            <w:rFonts w:ascii="Times New Roman" w:hAnsi="Times New Roman" w:cs="Times New Roman"/>
          </w:rPr>
          <w:t>Figure</w:t>
        </w:r>
        <w:r w:rsidR="00773739">
          <w:rPr>
            <w:rFonts w:ascii="Times New Roman" w:hAnsi="Times New Roman" w:cs="Times New Roman" w:hint="eastAsia"/>
          </w:rPr>
          <w:t xml:space="preserve"> 15</w:t>
        </w:r>
      </w:ins>
      <w:r w:rsidRPr="00DF564E">
        <w:rPr>
          <w:rFonts w:ascii="Times New Roman" w:hAnsi="Times New Roman" w:cs="Times New Roman"/>
        </w:rPr>
        <w:t>.</w:t>
      </w:r>
      <w:proofErr w:type="gramEnd"/>
      <w:r w:rsidRPr="00DF564E">
        <w:rPr>
          <w:rFonts w:ascii="Times New Roman" w:hAnsi="Times New Roman" w:cs="Times New Roman"/>
        </w:rPr>
        <w:t xml:space="preserve"> (a) </w:t>
      </w:r>
      <w:proofErr w:type="gramStart"/>
      <w:r w:rsidRPr="00DF564E">
        <w:rPr>
          <w:rFonts w:ascii="Times New Roman" w:hAnsi="Times New Roman" w:cs="Times New Roman"/>
        </w:rPr>
        <w:t>human</w:t>
      </w:r>
      <w:proofErr w:type="gramEnd"/>
      <w:r w:rsidRPr="00DF564E">
        <w:rPr>
          <w:rFonts w:ascii="Times New Roman" w:hAnsi="Times New Roman" w:cs="Times New Roman"/>
        </w:rPr>
        <w:t xml:space="preserve"> damage level in China grouped by driving experience, (b) accidents fatality rate of China grouped by driving experience</w:t>
      </w:r>
    </w:p>
    <w:p w:rsidR="005413A5" w:rsidRPr="00DF564E" w:rsidDel="009033F3" w:rsidRDefault="00EE2659" w:rsidP="00EE2659">
      <w:pPr>
        <w:pStyle w:val="a9"/>
        <w:rPr>
          <w:del w:id="3739" w:author="WANG" w:date="2014-01-15T08:00:00Z"/>
          <w:rFonts w:ascii="Times New Roman" w:hAnsi="Times New Roman" w:cs="Times New Roman"/>
          <w:sz w:val="18"/>
        </w:rPr>
      </w:pPr>
      <w:bookmarkStart w:id="3740" w:name="_Ref243495161"/>
      <w:del w:id="3741" w:author="WANG" w:date="2014-01-15T08:00:00Z">
        <w:r w:rsidRPr="00DF564E" w:rsidDel="009033F3">
          <w:rPr>
            <w:rFonts w:ascii="Times New Roman" w:hAnsi="Times New Roman" w:cs="Times New Roman"/>
            <w:sz w:val="18"/>
          </w:rPr>
          <w:delText xml:space="preserve">Table </w:delText>
        </w:r>
      </w:del>
      <w:del w:id="3742" w:author="WANG" w:date="2014-01-10T09:27:00Z">
        <w:r w:rsidR="00015E4B" w:rsidRPr="00DF564E" w:rsidDel="00D37A82">
          <w:rPr>
            <w:rFonts w:ascii="Times New Roman" w:hAnsi="Times New Roman" w:cs="Times New Roman"/>
            <w:sz w:val="18"/>
          </w:rPr>
          <w:fldChar w:fldCharType="begin"/>
        </w:r>
        <w:r w:rsidRPr="00DF564E" w:rsidDel="00D37A82">
          <w:rPr>
            <w:rFonts w:ascii="Times New Roman" w:hAnsi="Times New Roman" w:cs="Times New Roman"/>
            <w:sz w:val="18"/>
          </w:rPr>
          <w:delInstrText xml:space="preserve"> SEQ Table \* ARABIC </w:delInstrText>
        </w:r>
        <w:r w:rsidR="00015E4B" w:rsidRPr="00DF564E" w:rsidDel="00D37A82">
          <w:rPr>
            <w:rFonts w:ascii="Times New Roman" w:hAnsi="Times New Roman" w:cs="Times New Roman"/>
            <w:sz w:val="18"/>
          </w:rPr>
          <w:fldChar w:fldCharType="separate"/>
        </w:r>
        <w:r w:rsidR="00312DA0" w:rsidRPr="00DF564E" w:rsidDel="00D37A82">
          <w:rPr>
            <w:rFonts w:ascii="Times New Roman" w:hAnsi="Times New Roman" w:cs="Times New Roman"/>
            <w:noProof/>
            <w:sz w:val="18"/>
          </w:rPr>
          <w:delText>10</w:delText>
        </w:r>
        <w:r w:rsidR="00015E4B" w:rsidRPr="00DF564E" w:rsidDel="00D37A82">
          <w:rPr>
            <w:rFonts w:ascii="Times New Roman" w:hAnsi="Times New Roman" w:cs="Times New Roman"/>
            <w:sz w:val="18"/>
          </w:rPr>
          <w:fldChar w:fldCharType="end"/>
        </w:r>
      </w:del>
      <w:bookmarkEnd w:id="3740"/>
      <w:del w:id="3743" w:author="WANG" w:date="2014-01-15T08:00:00Z">
        <w:r w:rsidRPr="00DF564E" w:rsidDel="009033F3">
          <w:rPr>
            <w:rFonts w:ascii="Times New Roman" w:hAnsi="Times New Roman" w:cs="Times New Roman"/>
            <w:sz w:val="18"/>
          </w:rPr>
          <w:delText xml:space="preserve"> Correlation coefficients between human damage data</w:delText>
        </w:r>
      </w:del>
      <w:del w:id="3744" w:author="WANG" w:date="2014-01-07T07:35:00Z">
        <w:r w:rsidR="005413A5" w:rsidRPr="00DF564E" w:rsidDel="002238F5">
          <w:rPr>
            <w:rFonts w:ascii="Times New Roman" w:hAnsi="Times New Roman" w:cs="Times New Roman"/>
            <w:sz w:val="18"/>
          </w:rPr>
          <w:delText xml:space="preserve"> (a)</w:delText>
        </w:r>
      </w:del>
      <w:del w:id="3745" w:author="WANG" w:date="2014-01-15T08:00:00Z">
        <w:r w:rsidR="005413A5" w:rsidRPr="00DF564E" w:rsidDel="009033F3">
          <w:rPr>
            <w:rFonts w:ascii="Times New Roman" w:hAnsi="Times New Roman" w:cs="Times New Roman"/>
            <w:sz w:val="18"/>
          </w:rPr>
          <w:delText xml:space="preserve"> and fatality rates</w:delText>
        </w:r>
      </w:del>
      <w:del w:id="3746" w:author="WANG" w:date="2014-01-07T07:35:00Z">
        <w:r w:rsidR="005413A5" w:rsidRPr="00DF564E" w:rsidDel="002238F5">
          <w:rPr>
            <w:rFonts w:ascii="Times New Roman" w:hAnsi="Times New Roman" w:cs="Times New Roman"/>
            <w:sz w:val="18"/>
          </w:rPr>
          <w:delText xml:space="preserve"> (b)</w:delText>
        </w:r>
      </w:del>
      <w:del w:id="3747" w:author="WANG" w:date="2014-01-15T08:00:00Z">
        <w:r w:rsidR="005413A5" w:rsidRPr="00DF564E" w:rsidDel="009033F3">
          <w:rPr>
            <w:rFonts w:ascii="Times New Roman" w:hAnsi="Times New Roman" w:cs="Times New Roman"/>
            <w:sz w:val="18"/>
          </w:rPr>
          <w:delText>,</w:delText>
        </w:r>
        <w:r w:rsidRPr="00DF564E" w:rsidDel="009033F3">
          <w:rPr>
            <w:rFonts w:ascii="Times New Roman" w:hAnsi="Times New Roman" w:cs="Times New Roman"/>
            <w:sz w:val="18"/>
          </w:rPr>
          <w:delText xml:space="preserve"> categorized in various </w:delText>
        </w:r>
        <w:r w:rsidR="005C48C6" w:rsidRPr="00DF564E" w:rsidDel="009033F3">
          <w:rPr>
            <w:rFonts w:ascii="Times New Roman" w:hAnsi="Times New Roman" w:cs="Times New Roman"/>
            <w:sz w:val="18"/>
          </w:rPr>
          <w:delText>driver’s experience</w:delText>
        </w:r>
        <w:r w:rsidR="002A7E4F" w:rsidRPr="00DF564E" w:rsidDel="009033F3">
          <w:rPr>
            <w:rFonts w:ascii="Times New Roman" w:hAnsi="Times New Roman" w:cs="Times New Roman"/>
            <w:sz w:val="18"/>
          </w:rPr>
          <w:delText xml:space="preserve"> (a=driving experience: year)</w:delText>
        </w:r>
      </w:del>
    </w:p>
    <w:p w:rsidR="00EE2659" w:rsidRPr="00DF564E" w:rsidDel="002238F5" w:rsidRDefault="005413A5" w:rsidP="00EE2659">
      <w:pPr>
        <w:pStyle w:val="a9"/>
        <w:rPr>
          <w:del w:id="3748" w:author="WANG" w:date="2014-01-07T07:35:00Z"/>
          <w:rFonts w:ascii="Times New Roman" w:hAnsi="Times New Roman" w:cs="Times New Roman"/>
          <w:sz w:val="18"/>
        </w:rPr>
      </w:pPr>
      <w:del w:id="3749" w:author="WANG" w:date="2014-01-07T07:35:00Z">
        <w:r w:rsidRPr="00DF564E" w:rsidDel="002238F5">
          <w:rPr>
            <w:rFonts w:ascii="Times New Roman" w:hAnsi="Times New Roman" w:cs="Times New Roman"/>
            <w:sz w:val="18"/>
          </w:rPr>
          <w:delText>(a)</w:delText>
        </w:r>
      </w:del>
    </w:p>
    <w:tbl>
      <w:tblPr>
        <w:tblStyle w:val="10"/>
        <w:tblW w:w="4219" w:type="dxa"/>
        <w:jc w:val="center"/>
        <w:tblLayout w:type="fixed"/>
        <w:tblLook w:val="06A0"/>
        <w:tblPrChange w:id="3750" w:author="WANG" w:date="2014-01-07T07:36:00Z">
          <w:tblPr>
            <w:tblStyle w:val="10"/>
            <w:tblW w:w="4219" w:type="dxa"/>
            <w:tblLayout w:type="fixed"/>
            <w:tblLook w:val="06A0"/>
          </w:tblPr>
        </w:tblPrChange>
      </w:tblPr>
      <w:tblGrid>
        <w:gridCol w:w="959"/>
        <w:gridCol w:w="695"/>
        <w:gridCol w:w="722"/>
        <w:gridCol w:w="851"/>
        <w:gridCol w:w="992"/>
        <w:tblGridChange w:id="3751">
          <w:tblGrid>
            <w:gridCol w:w="959"/>
            <w:gridCol w:w="695"/>
            <w:gridCol w:w="722"/>
            <w:gridCol w:w="851"/>
            <w:gridCol w:w="992"/>
          </w:tblGrid>
        </w:tblGridChange>
      </w:tblGrid>
      <w:tr w:rsidR="00312DA0" w:rsidRPr="00DF564E" w:rsidDel="009033F3" w:rsidTr="002238F5">
        <w:trPr>
          <w:cnfStyle w:val="100000000000"/>
          <w:trHeight w:val="300"/>
          <w:jc w:val="center"/>
          <w:del w:id="3752" w:author="WANG" w:date="2014-01-15T08:00:00Z"/>
          <w:trPrChange w:id="3753" w:author="WANG" w:date="2014-01-07T07:36:00Z">
            <w:trPr>
              <w:trHeight w:val="300"/>
            </w:trPr>
          </w:trPrChange>
        </w:trPr>
        <w:tc>
          <w:tcPr>
            <w:cnfStyle w:val="001000000000"/>
            <w:tcW w:w="959" w:type="dxa"/>
            <w:noWrap/>
            <w:vAlign w:val="bottom"/>
            <w:hideMark/>
            <w:tcPrChange w:id="3754" w:author="WANG" w:date="2014-01-07T07:36:00Z">
              <w:tcPr>
                <w:tcW w:w="959" w:type="dxa"/>
                <w:noWrap/>
                <w:hideMark/>
              </w:tcPr>
            </w:tcPrChange>
          </w:tcPr>
          <w:p w:rsidR="001C680C" w:rsidRDefault="00D73B56">
            <w:pPr>
              <w:widowControl/>
              <w:cnfStyle w:val="101000000000"/>
              <w:rPr>
                <w:del w:id="3755" w:author="WANG" w:date="2014-01-15T08:00:00Z"/>
                <w:rFonts w:ascii="Times New Roman" w:eastAsia="Times New Roman" w:hAnsi="Times New Roman" w:cs="Times New Roman"/>
                <w:b w:val="0"/>
                <w:bCs w:val="0"/>
                <w:color w:val="000000"/>
                <w:kern w:val="0"/>
                <w:sz w:val="18"/>
                <w:szCs w:val="18"/>
                <w:lang w:eastAsia="en-US"/>
              </w:rPr>
              <w:pPrChange w:id="3756" w:author="WANG" w:date="2014-01-07T07:36:00Z">
                <w:pPr>
                  <w:keepNext/>
                  <w:keepLines/>
                  <w:widowControl/>
                  <w:numPr>
                    <w:numId w:val="1"/>
                  </w:numPr>
                  <w:spacing w:before="340" w:after="330" w:line="578" w:lineRule="auto"/>
                  <w:ind w:left="432" w:hanging="432"/>
                  <w:jc w:val="left"/>
                  <w:outlineLvl w:val="0"/>
                  <w:cnfStyle w:val="101000000000"/>
                </w:pPr>
              </w:pPrChange>
            </w:pPr>
            <w:del w:id="3757" w:author="WANG" w:date="2014-01-15T08:00:00Z">
              <w:r w:rsidRPr="00DF564E" w:rsidDel="009033F3">
                <w:rPr>
                  <w:rFonts w:ascii="Times New Roman" w:eastAsia="Times New Roman" w:hAnsi="Times New Roman" w:cs="Times New Roman"/>
                  <w:color w:val="000000"/>
                  <w:kern w:val="0"/>
                  <w:sz w:val="18"/>
                  <w:szCs w:val="18"/>
                  <w:lang w:eastAsia="en-US"/>
                </w:rPr>
                <w:delText>(F+I)/A</w:delText>
              </w:r>
            </w:del>
          </w:p>
        </w:tc>
        <w:tc>
          <w:tcPr>
            <w:tcW w:w="695" w:type="dxa"/>
            <w:noWrap/>
            <w:vAlign w:val="bottom"/>
            <w:hideMark/>
            <w:tcPrChange w:id="3758" w:author="WANG" w:date="2014-01-07T07:36:00Z">
              <w:tcPr>
                <w:tcW w:w="695" w:type="dxa"/>
                <w:noWrap/>
                <w:hideMark/>
              </w:tcPr>
            </w:tcPrChange>
          </w:tcPr>
          <w:p w:rsidR="00314B7D" w:rsidDel="009033F3" w:rsidRDefault="00D73B56">
            <w:pPr>
              <w:widowControl/>
              <w:jc w:val="right"/>
              <w:cnfStyle w:val="100000000000"/>
              <w:rPr>
                <w:del w:id="3759" w:author="WANG" w:date="2014-01-15T08:00:00Z"/>
                <w:rFonts w:ascii="Times New Roman" w:eastAsia="Times New Roman" w:hAnsi="Times New Roman" w:cs="Times New Roman"/>
                <w:b w:val="0"/>
                <w:bCs w:val="0"/>
                <w:color w:val="000000"/>
                <w:kern w:val="0"/>
                <w:sz w:val="18"/>
                <w:szCs w:val="18"/>
                <w:lang w:eastAsia="en-US"/>
              </w:rPr>
            </w:pPr>
            <w:del w:id="3760" w:author="WANG" w:date="2014-01-15T08:00:00Z">
              <w:r w:rsidRPr="00DF564E" w:rsidDel="009033F3">
                <w:rPr>
                  <w:rFonts w:ascii="Times New Roman" w:eastAsia="Times New Roman" w:hAnsi="Times New Roman" w:cs="Times New Roman"/>
                  <w:color w:val="000000"/>
                  <w:kern w:val="0"/>
                  <w:sz w:val="18"/>
                  <w:szCs w:val="18"/>
                  <w:lang w:eastAsia="en-US"/>
                </w:rPr>
                <w:delText>1&lt;a&lt;3</w:delText>
              </w:r>
            </w:del>
          </w:p>
        </w:tc>
        <w:tc>
          <w:tcPr>
            <w:tcW w:w="722" w:type="dxa"/>
            <w:noWrap/>
            <w:vAlign w:val="bottom"/>
            <w:hideMark/>
            <w:tcPrChange w:id="3761" w:author="WANG" w:date="2014-01-07T07:36:00Z">
              <w:tcPr>
                <w:tcW w:w="722" w:type="dxa"/>
                <w:noWrap/>
                <w:hideMark/>
              </w:tcPr>
            </w:tcPrChange>
          </w:tcPr>
          <w:p w:rsidR="00314B7D" w:rsidDel="009033F3" w:rsidRDefault="00D73B56">
            <w:pPr>
              <w:widowControl/>
              <w:jc w:val="right"/>
              <w:cnfStyle w:val="100000000000"/>
              <w:rPr>
                <w:del w:id="3762" w:author="WANG" w:date="2014-01-15T08:00:00Z"/>
                <w:rFonts w:ascii="Times New Roman" w:eastAsia="Times New Roman" w:hAnsi="Times New Roman" w:cs="Times New Roman"/>
                <w:b w:val="0"/>
                <w:bCs w:val="0"/>
                <w:color w:val="000000"/>
                <w:kern w:val="0"/>
                <w:sz w:val="18"/>
                <w:szCs w:val="18"/>
                <w:lang w:eastAsia="en-US"/>
              </w:rPr>
            </w:pPr>
            <w:del w:id="3763" w:author="WANG" w:date="2014-01-15T08:00:00Z">
              <w:r w:rsidRPr="00DF564E" w:rsidDel="009033F3">
                <w:rPr>
                  <w:rFonts w:ascii="Times New Roman" w:eastAsia="Times New Roman" w:hAnsi="Times New Roman" w:cs="Times New Roman"/>
                  <w:color w:val="000000"/>
                  <w:kern w:val="0"/>
                  <w:sz w:val="18"/>
                  <w:szCs w:val="18"/>
                  <w:lang w:eastAsia="en-US"/>
                </w:rPr>
                <w:delText>3&lt;a&lt;5</w:delText>
              </w:r>
            </w:del>
          </w:p>
        </w:tc>
        <w:tc>
          <w:tcPr>
            <w:tcW w:w="851" w:type="dxa"/>
            <w:noWrap/>
            <w:vAlign w:val="bottom"/>
            <w:hideMark/>
            <w:tcPrChange w:id="3764" w:author="WANG" w:date="2014-01-07T07:36:00Z">
              <w:tcPr>
                <w:tcW w:w="851" w:type="dxa"/>
                <w:noWrap/>
                <w:hideMark/>
              </w:tcPr>
            </w:tcPrChange>
          </w:tcPr>
          <w:p w:rsidR="00314B7D" w:rsidDel="009033F3" w:rsidRDefault="00D73B56">
            <w:pPr>
              <w:widowControl/>
              <w:jc w:val="right"/>
              <w:cnfStyle w:val="100000000000"/>
              <w:rPr>
                <w:del w:id="3765" w:author="WANG" w:date="2014-01-15T08:00:00Z"/>
                <w:rFonts w:ascii="Times New Roman" w:eastAsia="Times New Roman" w:hAnsi="Times New Roman" w:cs="Times New Roman"/>
                <w:b w:val="0"/>
                <w:bCs w:val="0"/>
                <w:color w:val="000000"/>
                <w:kern w:val="0"/>
                <w:sz w:val="18"/>
                <w:szCs w:val="18"/>
                <w:lang w:eastAsia="en-US"/>
              </w:rPr>
            </w:pPr>
            <w:del w:id="3766" w:author="WANG" w:date="2014-01-15T08:00:00Z">
              <w:r w:rsidRPr="00DF564E" w:rsidDel="009033F3">
                <w:rPr>
                  <w:rFonts w:ascii="Times New Roman" w:eastAsia="Times New Roman" w:hAnsi="Times New Roman" w:cs="Times New Roman"/>
                  <w:color w:val="000000"/>
                  <w:kern w:val="0"/>
                  <w:sz w:val="18"/>
                  <w:szCs w:val="18"/>
                  <w:lang w:eastAsia="en-US"/>
                </w:rPr>
                <w:delText>5&lt;a&lt;10</w:delText>
              </w:r>
            </w:del>
          </w:p>
        </w:tc>
        <w:tc>
          <w:tcPr>
            <w:tcW w:w="992" w:type="dxa"/>
            <w:noWrap/>
            <w:vAlign w:val="bottom"/>
            <w:hideMark/>
            <w:tcPrChange w:id="3767" w:author="WANG" w:date="2014-01-07T07:36:00Z">
              <w:tcPr>
                <w:tcW w:w="992" w:type="dxa"/>
                <w:noWrap/>
                <w:hideMark/>
              </w:tcPr>
            </w:tcPrChange>
          </w:tcPr>
          <w:p w:rsidR="00314B7D" w:rsidDel="009033F3" w:rsidRDefault="00D73B56">
            <w:pPr>
              <w:widowControl/>
              <w:jc w:val="right"/>
              <w:cnfStyle w:val="100000000000"/>
              <w:rPr>
                <w:del w:id="3768" w:author="WANG" w:date="2014-01-15T08:00:00Z"/>
                <w:rFonts w:ascii="Times New Roman" w:eastAsia="Times New Roman" w:hAnsi="Times New Roman" w:cs="Times New Roman"/>
                <w:b w:val="0"/>
                <w:bCs w:val="0"/>
                <w:color w:val="000000"/>
                <w:kern w:val="0"/>
                <w:sz w:val="18"/>
                <w:szCs w:val="18"/>
                <w:lang w:eastAsia="en-US"/>
              </w:rPr>
            </w:pPr>
            <w:del w:id="3769" w:author="WANG" w:date="2014-01-15T08:00:00Z">
              <w:r w:rsidRPr="00DF564E" w:rsidDel="009033F3">
                <w:rPr>
                  <w:rFonts w:ascii="Times New Roman" w:eastAsia="Times New Roman" w:hAnsi="Times New Roman" w:cs="Times New Roman"/>
                  <w:color w:val="000000"/>
                  <w:kern w:val="0"/>
                  <w:sz w:val="18"/>
                  <w:szCs w:val="18"/>
                  <w:lang w:eastAsia="en-US"/>
                </w:rPr>
                <w:delText>10&lt;a&lt;15</w:delText>
              </w:r>
            </w:del>
          </w:p>
        </w:tc>
      </w:tr>
      <w:tr w:rsidR="00312DA0" w:rsidRPr="00DF564E" w:rsidDel="009033F3" w:rsidTr="002238F5">
        <w:trPr>
          <w:trHeight w:val="300"/>
          <w:jc w:val="center"/>
          <w:del w:id="3770" w:author="WANG" w:date="2014-01-15T08:00:00Z"/>
          <w:trPrChange w:id="3771" w:author="WANG" w:date="2014-01-07T07:36:00Z">
            <w:trPr>
              <w:trHeight w:val="300"/>
            </w:trPr>
          </w:trPrChange>
        </w:trPr>
        <w:tc>
          <w:tcPr>
            <w:cnfStyle w:val="001000000000"/>
            <w:tcW w:w="959" w:type="dxa"/>
            <w:noWrap/>
            <w:vAlign w:val="center"/>
            <w:hideMark/>
            <w:tcPrChange w:id="3772" w:author="WANG" w:date="2014-01-07T07:36:00Z">
              <w:tcPr>
                <w:tcW w:w="959" w:type="dxa"/>
                <w:noWrap/>
                <w:hideMark/>
              </w:tcPr>
            </w:tcPrChange>
          </w:tcPr>
          <w:p w:rsidR="001C680C" w:rsidRDefault="00D73B56">
            <w:pPr>
              <w:widowControl/>
              <w:rPr>
                <w:del w:id="3773" w:author="WANG" w:date="2014-01-15T08:00:00Z"/>
                <w:rFonts w:ascii="Times New Roman" w:eastAsia="Times New Roman" w:hAnsi="Times New Roman" w:cs="Times New Roman"/>
                <w:b w:val="0"/>
                <w:bCs w:val="0"/>
                <w:color w:val="000000"/>
                <w:kern w:val="0"/>
                <w:sz w:val="18"/>
                <w:szCs w:val="18"/>
                <w:lang w:eastAsia="en-US"/>
              </w:rPr>
              <w:pPrChange w:id="3774" w:author="WANG" w:date="2014-01-07T07:36:00Z">
                <w:pPr>
                  <w:widowControl/>
                  <w:jc w:val="left"/>
                </w:pPr>
              </w:pPrChange>
            </w:pPr>
            <w:del w:id="3775" w:author="WANG" w:date="2014-01-15T08:00:00Z">
              <w:r w:rsidRPr="00DF564E" w:rsidDel="009033F3">
                <w:rPr>
                  <w:rFonts w:ascii="Times New Roman" w:eastAsia="Times New Roman" w:hAnsi="Times New Roman" w:cs="Times New Roman"/>
                  <w:color w:val="000000"/>
                  <w:kern w:val="0"/>
                  <w:sz w:val="18"/>
                  <w:szCs w:val="18"/>
                  <w:lang w:eastAsia="en-US"/>
                </w:rPr>
                <w:delText>1&lt;a&lt;3</w:delText>
              </w:r>
            </w:del>
          </w:p>
        </w:tc>
        <w:tc>
          <w:tcPr>
            <w:tcW w:w="695" w:type="dxa"/>
            <w:noWrap/>
            <w:vAlign w:val="center"/>
            <w:hideMark/>
            <w:tcPrChange w:id="3776" w:author="WANG" w:date="2014-01-07T07:36:00Z">
              <w:tcPr>
                <w:tcW w:w="695" w:type="dxa"/>
                <w:noWrap/>
                <w:hideMark/>
              </w:tcPr>
            </w:tcPrChange>
          </w:tcPr>
          <w:p w:rsidR="00314B7D" w:rsidDel="009033F3" w:rsidRDefault="00D73B56">
            <w:pPr>
              <w:widowControl/>
              <w:jc w:val="right"/>
              <w:cnfStyle w:val="000000000000"/>
              <w:rPr>
                <w:del w:id="3777" w:author="WANG" w:date="2014-01-15T08:00:00Z"/>
                <w:rFonts w:ascii="Times New Roman" w:eastAsia="Times New Roman" w:hAnsi="Times New Roman" w:cs="Times New Roman"/>
                <w:color w:val="000000"/>
                <w:kern w:val="0"/>
                <w:sz w:val="18"/>
                <w:szCs w:val="18"/>
                <w:lang w:eastAsia="en-US"/>
              </w:rPr>
            </w:pPr>
            <w:del w:id="3778" w:author="WANG" w:date="2014-01-15T08:00:00Z">
              <w:r w:rsidRPr="00DF564E" w:rsidDel="009033F3">
                <w:rPr>
                  <w:rFonts w:ascii="Times New Roman" w:eastAsia="Times New Roman" w:hAnsi="Times New Roman" w:cs="Times New Roman"/>
                  <w:color w:val="000000"/>
                  <w:kern w:val="0"/>
                  <w:sz w:val="18"/>
                  <w:szCs w:val="18"/>
                  <w:lang w:eastAsia="en-US"/>
                </w:rPr>
                <w:delText>1</w:delText>
              </w:r>
            </w:del>
          </w:p>
        </w:tc>
        <w:tc>
          <w:tcPr>
            <w:tcW w:w="722" w:type="dxa"/>
            <w:noWrap/>
            <w:vAlign w:val="center"/>
            <w:hideMark/>
            <w:tcPrChange w:id="3779" w:author="WANG" w:date="2014-01-07T07:36:00Z">
              <w:tcPr>
                <w:tcW w:w="722" w:type="dxa"/>
                <w:noWrap/>
                <w:hideMark/>
              </w:tcPr>
            </w:tcPrChange>
          </w:tcPr>
          <w:p w:rsidR="001C680C" w:rsidRDefault="001C680C">
            <w:pPr>
              <w:widowControl/>
              <w:jc w:val="right"/>
              <w:cnfStyle w:val="000000000000"/>
              <w:rPr>
                <w:del w:id="3780" w:author="WANG" w:date="2014-01-15T08:00:00Z"/>
                <w:rFonts w:ascii="Times New Roman" w:eastAsia="Times New Roman" w:hAnsi="Times New Roman" w:cs="Times New Roman"/>
                <w:b/>
                <w:bCs/>
                <w:color w:val="000000"/>
                <w:kern w:val="0"/>
                <w:sz w:val="18"/>
                <w:szCs w:val="18"/>
                <w:lang w:eastAsia="en-US"/>
              </w:rPr>
              <w:pPrChange w:id="3781" w:author="WANG" w:date="2014-01-07T07:36:00Z">
                <w:pPr>
                  <w:keepNext/>
                  <w:keepLines/>
                  <w:widowControl/>
                  <w:numPr>
                    <w:ilvl w:val="1"/>
                    <w:numId w:val="1"/>
                  </w:numPr>
                  <w:spacing w:before="260" w:after="260" w:line="416" w:lineRule="auto"/>
                  <w:ind w:left="576" w:hanging="576"/>
                  <w:jc w:val="left"/>
                  <w:outlineLvl w:val="1"/>
                  <w:cnfStyle w:val="000000000000"/>
                </w:pPr>
              </w:pPrChange>
            </w:pPr>
          </w:p>
        </w:tc>
        <w:tc>
          <w:tcPr>
            <w:tcW w:w="851" w:type="dxa"/>
            <w:noWrap/>
            <w:vAlign w:val="center"/>
            <w:hideMark/>
            <w:tcPrChange w:id="3782" w:author="WANG" w:date="2014-01-07T07:36:00Z">
              <w:tcPr>
                <w:tcW w:w="851" w:type="dxa"/>
                <w:noWrap/>
                <w:hideMark/>
              </w:tcPr>
            </w:tcPrChange>
          </w:tcPr>
          <w:p w:rsidR="001C680C" w:rsidRDefault="001C680C">
            <w:pPr>
              <w:widowControl/>
              <w:jc w:val="right"/>
              <w:cnfStyle w:val="000000000000"/>
              <w:rPr>
                <w:del w:id="3783" w:author="WANG" w:date="2014-01-15T08:00:00Z"/>
                <w:rFonts w:ascii="Times New Roman" w:eastAsia="Times New Roman" w:hAnsi="Times New Roman" w:cs="Times New Roman"/>
                <w:b/>
                <w:bCs/>
                <w:color w:val="000000"/>
                <w:kern w:val="0"/>
                <w:sz w:val="18"/>
                <w:szCs w:val="18"/>
                <w:lang w:eastAsia="en-US"/>
              </w:rPr>
              <w:pPrChange w:id="3784" w:author="WANG" w:date="2014-01-07T07:36:00Z">
                <w:pPr>
                  <w:keepNext/>
                  <w:keepLines/>
                  <w:widowControl/>
                  <w:numPr>
                    <w:ilvl w:val="1"/>
                    <w:numId w:val="1"/>
                  </w:numPr>
                  <w:spacing w:before="260" w:after="260" w:line="416" w:lineRule="auto"/>
                  <w:ind w:left="576" w:hanging="576"/>
                  <w:jc w:val="left"/>
                  <w:outlineLvl w:val="1"/>
                  <w:cnfStyle w:val="000000000000"/>
                </w:pPr>
              </w:pPrChange>
            </w:pPr>
          </w:p>
        </w:tc>
        <w:tc>
          <w:tcPr>
            <w:tcW w:w="992" w:type="dxa"/>
            <w:noWrap/>
            <w:vAlign w:val="center"/>
            <w:hideMark/>
            <w:tcPrChange w:id="3785" w:author="WANG" w:date="2014-01-07T07:36:00Z">
              <w:tcPr>
                <w:tcW w:w="992" w:type="dxa"/>
                <w:noWrap/>
                <w:hideMark/>
              </w:tcPr>
            </w:tcPrChange>
          </w:tcPr>
          <w:p w:rsidR="001C680C" w:rsidRDefault="001C680C">
            <w:pPr>
              <w:widowControl/>
              <w:jc w:val="right"/>
              <w:cnfStyle w:val="000000000000"/>
              <w:rPr>
                <w:del w:id="3786" w:author="WANG" w:date="2014-01-15T08:00:00Z"/>
                <w:rFonts w:ascii="Times New Roman" w:eastAsia="Times New Roman" w:hAnsi="Times New Roman" w:cs="Times New Roman"/>
                <w:b/>
                <w:bCs/>
                <w:color w:val="000000"/>
                <w:kern w:val="0"/>
                <w:sz w:val="18"/>
                <w:szCs w:val="18"/>
                <w:lang w:eastAsia="en-US"/>
              </w:rPr>
              <w:pPrChange w:id="3787" w:author="WANG" w:date="2014-01-07T07:36:00Z">
                <w:pPr>
                  <w:keepNext/>
                  <w:keepLines/>
                  <w:widowControl/>
                  <w:numPr>
                    <w:ilvl w:val="1"/>
                    <w:numId w:val="1"/>
                  </w:numPr>
                  <w:spacing w:before="260" w:after="260" w:line="416" w:lineRule="auto"/>
                  <w:ind w:left="576" w:hanging="576"/>
                  <w:jc w:val="left"/>
                  <w:outlineLvl w:val="1"/>
                  <w:cnfStyle w:val="000000000000"/>
                </w:pPr>
              </w:pPrChange>
            </w:pPr>
          </w:p>
        </w:tc>
      </w:tr>
      <w:tr w:rsidR="00312DA0" w:rsidRPr="00DF564E" w:rsidDel="009033F3" w:rsidTr="002238F5">
        <w:trPr>
          <w:trHeight w:val="300"/>
          <w:jc w:val="center"/>
          <w:del w:id="3788" w:author="WANG" w:date="2014-01-15T08:00:00Z"/>
          <w:trPrChange w:id="3789" w:author="WANG" w:date="2014-01-07T07:36:00Z">
            <w:trPr>
              <w:trHeight w:val="300"/>
            </w:trPr>
          </w:trPrChange>
        </w:trPr>
        <w:tc>
          <w:tcPr>
            <w:cnfStyle w:val="001000000000"/>
            <w:tcW w:w="959" w:type="dxa"/>
            <w:noWrap/>
            <w:vAlign w:val="center"/>
            <w:hideMark/>
            <w:tcPrChange w:id="3790" w:author="WANG" w:date="2014-01-07T07:36:00Z">
              <w:tcPr>
                <w:tcW w:w="959" w:type="dxa"/>
                <w:noWrap/>
                <w:hideMark/>
              </w:tcPr>
            </w:tcPrChange>
          </w:tcPr>
          <w:p w:rsidR="001C680C" w:rsidRDefault="00D73B56">
            <w:pPr>
              <w:widowControl/>
              <w:rPr>
                <w:del w:id="3791" w:author="WANG" w:date="2014-01-15T08:00:00Z"/>
                <w:rFonts w:ascii="Times New Roman" w:eastAsia="Times New Roman" w:hAnsi="Times New Roman" w:cs="Times New Roman"/>
                <w:b w:val="0"/>
                <w:bCs w:val="0"/>
                <w:color w:val="000000"/>
                <w:kern w:val="0"/>
                <w:sz w:val="18"/>
                <w:szCs w:val="18"/>
                <w:lang w:eastAsia="en-US"/>
              </w:rPr>
              <w:pPrChange w:id="3792" w:author="WANG" w:date="2014-01-07T07:36:00Z">
                <w:pPr>
                  <w:widowControl/>
                  <w:jc w:val="left"/>
                </w:pPr>
              </w:pPrChange>
            </w:pPr>
            <w:del w:id="3793" w:author="WANG" w:date="2014-01-15T08:00:00Z">
              <w:r w:rsidRPr="00DF564E" w:rsidDel="009033F3">
                <w:rPr>
                  <w:rFonts w:ascii="Times New Roman" w:eastAsia="Times New Roman" w:hAnsi="Times New Roman" w:cs="Times New Roman"/>
                  <w:color w:val="000000"/>
                  <w:kern w:val="0"/>
                  <w:sz w:val="18"/>
                  <w:szCs w:val="18"/>
                  <w:lang w:eastAsia="en-US"/>
                </w:rPr>
                <w:delText>3&lt;a&lt;5</w:delText>
              </w:r>
            </w:del>
          </w:p>
        </w:tc>
        <w:tc>
          <w:tcPr>
            <w:tcW w:w="695" w:type="dxa"/>
            <w:noWrap/>
            <w:vAlign w:val="center"/>
            <w:hideMark/>
            <w:tcPrChange w:id="3794" w:author="WANG" w:date="2014-01-07T07:36:00Z">
              <w:tcPr>
                <w:tcW w:w="695" w:type="dxa"/>
                <w:noWrap/>
                <w:hideMark/>
              </w:tcPr>
            </w:tcPrChange>
          </w:tcPr>
          <w:p w:rsidR="00314B7D" w:rsidDel="009033F3" w:rsidRDefault="00D73B56">
            <w:pPr>
              <w:widowControl/>
              <w:jc w:val="right"/>
              <w:cnfStyle w:val="000000000000"/>
              <w:rPr>
                <w:del w:id="3795" w:author="WANG" w:date="2014-01-15T08:00:00Z"/>
                <w:rFonts w:ascii="Times New Roman" w:eastAsia="Times New Roman" w:hAnsi="Times New Roman" w:cs="Times New Roman"/>
                <w:color w:val="000000"/>
                <w:kern w:val="0"/>
                <w:sz w:val="18"/>
                <w:szCs w:val="18"/>
                <w:lang w:eastAsia="en-US"/>
              </w:rPr>
            </w:pPr>
            <w:del w:id="3796" w:author="WANG" w:date="2014-01-15T08:00:00Z">
              <w:r w:rsidRPr="00DF564E" w:rsidDel="009033F3">
                <w:rPr>
                  <w:rFonts w:ascii="Times New Roman" w:eastAsia="Times New Roman" w:hAnsi="Times New Roman" w:cs="Times New Roman"/>
                  <w:color w:val="000000"/>
                  <w:kern w:val="0"/>
                  <w:sz w:val="18"/>
                  <w:szCs w:val="18"/>
                  <w:lang w:eastAsia="en-US"/>
                </w:rPr>
                <w:delText>0.99</w:delText>
              </w:r>
            </w:del>
          </w:p>
        </w:tc>
        <w:tc>
          <w:tcPr>
            <w:tcW w:w="722" w:type="dxa"/>
            <w:noWrap/>
            <w:vAlign w:val="center"/>
            <w:hideMark/>
            <w:tcPrChange w:id="3797" w:author="WANG" w:date="2014-01-07T07:36:00Z">
              <w:tcPr>
                <w:tcW w:w="722" w:type="dxa"/>
                <w:noWrap/>
                <w:hideMark/>
              </w:tcPr>
            </w:tcPrChange>
          </w:tcPr>
          <w:p w:rsidR="00314B7D" w:rsidDel="009033F3" w:rsidRDefault="00D73B56">
            <w:pPr>
              <w:widowControl/>
              <w:jc w:val="right"/>
              <w:cnfStyle w:val="000000000000"/>
              <w:rPr>
                <w:del w:id="3798" w:author="WANG" w:date="2014-01-15T08:00:00Z"/>
                <w:rFonts w:ascii="Times New Roman" w:eastAsia="Times New Roman" w:hAnsi="Times New Roman" w:cs="Times New Roman"/>
                <w:color w:val="000000"/>
                <w:kern w:val="0"/>
                <w:sz w:val="18"/>
                <w:szCs w:val="18"/>
                <w:lang w:eastAsia="en-US"/>
              </w:rPr>
            </w:pPr>
            <w:del w:id="3799" w:author="WANG" w:date="2014-01-15T08:00:00Z">
              <w:r w:rsidRPr="00DF564E" w:rsidDel="009033F3">
                <w:rPr>
                  <w:rFonts w:ascii="Times New Roman" w:eastAsia="Times New Roman" w:hAnsi="Times New Roman" w:cs="Times New Roman"/>
                  <w:color w:val="000000"/>
                  <w:kern w:val="0"/>
                  <w:sz w:val="18"/>
                  <w:szCs w:val="18"/>
                  <w:lang w:eastAsia="en-US"/>
                </w:rPr>
                <w:delText>1</w:delText>
              </w:r>
            </w:del>
          </w:p>
        </w:tc>
        <w:tc>
          <w:tcPr>
            <w:tcW w:w="851" w:type="dxa"/>
            <w:noWrap/>
            <w:vAlign w:val="center"/>
            <w:hideMark/>
            <w:tcPrChange w:id="3800" w:author="WANG" w:date="2014-01-07T07:36:00Z">
              <w:tcPr>
                <w:tcW w:w="851" w:type="dxa"/>
                <w:noWrap/>
                <w:hideMark/>
              </w:tcPr>
            </w:tcPrChange>
          </w:tcPr>
          <w:p w:rsidR="001C680C" w:rsidRDefault="001C680C">
            <w:pPr>
              <w:widowControl/>
              <w:jc w:val="right"/>
              <w:cnfStyle w:val="000000000000"/>
              <w:rPr>
                <w:del w:id="3801" w:author="WANG" w:date="2014-01-15T08:00:00Z"/>
                <w:rFonts w:ascii="Times New Roman" w:eastAsia="Times New Roman" w:hAnsi="Times New Roman" w:cs="Times New Roman"/>
                <w:b/>
                <w:bCs/>
                <w:color w:val="000000"/>
                <w:kern w:val="0"/>
                <w:sz w:val="18"/>
                <w:szCs w:val="18"/>
                <w:lang w:eastAsia="en-US"/>
              </w:rPr>
              <w:pPrChange w:id="3802" w:author="WANG" w:date="2014-01-07T07:36:00Z">
                <w:pPr>
                  <w:keepNext/>
                  <w:keepLines/>
                  <w:widowControl/>
                  <w:numPr>
                    <w:ilvl w:val="1"/>
                    <w:numId w:val="1"/>
                  </w:numPr>
                  <w:spacing w:before="260" w:after="260" w:line="416" w:lineRule="auto"/>
                  <w:ind w:left="576" w:hanging="576"/>
                  <w:jc w:val="left"/>
                  <w:outlineLvl w:val="1"/>
                  <w:cnfStyle w:val="000000000000"/>
                </w:pPr>
              </w:pPrChange>
            </w:pPr>
          </w:p>
        </w:tc>
        <w:tc>
          <w:tcPr>
            <w:tcW w:w="992" w:type="dxa"/>
            <w:noWrap/>
            <w:vAlign w:val="center"/>
            <w:hideMark/>
            <w:tcPrChange w:id="3803" w:author="WANG" w:date="2014-01-07T07:36:00Z">
              <w:tcPr>
                <w:tcW w:w="992" w:type="dxa"/>
                <w:noWrap/>
                <w:hideMark/>
              </w:tcPr>
            </w:tcPrChange>
          </w:tcPr>
          <w:p w:rsidR="001C680C" w:rsidRDefault="001C680C">
            <w:pPr>
              <w:widowControl/>
              <w:jc w:val="right"/>
              <w:cnfStyle w:val="000000000000"/>
              <w:rPr>
                <w:del w:id="3804" w:author="WANG" w:date="2014-01-15T08:00:00Z"/>
                <w:rFonts w:ascii="Times New Roman" w:eastAsia="Times New Roman" w:hAnsi="Times New Roman" w:cs="Times New Roman"/>
                <w:b/>
                <w:bCs/>
                <w:color w:val="000000"/>
                <w:kern w:val="0"/>
                <w:sz w:val="18"/>
                <w:szCs w:val="18"/>
                <w:lang w:eastAsia="en-US"/>
              </w:rPr>
              <w:pPrChange w:id="3805" w:author="WANG" w:date="2014-01-07T07:36:00Z">
                <w:pPr>
                  <w:keepNext/>
                  <w:keepLines/>
                  <w:widowControl/>
                  <w:numPr>
                    <w:ilvl w:val="1"/>
                    <w:numId w:val="1"/>
                  </w:numPr>
                  <w:spacing w:before="260" w:after="260" w:line="416" w:lineRule="auto"/>
                  <w:ind w:left="576" w:hanging="576"/>
                  <w:jc w:val="left"/>
                  <w:outlineLvl w:val="1"/>
                  <w:cnfStyle w:val="000000000000"/>
                </w:pPr>
              </w:pPrChange>
            </w:pPr>
          </w:p>
        </w:tc>
      </w:tr>
      <w:tr w:rsidR="00312DA0" w:rsidRPr="00DF564E" w:rsidDel="009033F3" w:rsidTr="002238F5">
        <w:trPr>
          <w:trHeight w:val="300"/>
          <w:jc w:val="center"/>
          <w:del w:id="3806" w:author="WANG" w:date="2014-01-15T08:00:00Z"/>
          <w:trPrChange w:id="3807" w:author="WANG" w:date="2014-01-07T07:36:00Z">
            <w:trPr>
              <w:trHeight w:val="300"/>
            </w:trPr>
          </w:trPrChange>
        </w:trPr>
        <w:tc>
          <w:tcPr>
            <w:cnfStyle w:val="001000000000"/>
            <w:tcW w:w="959" w:type="dxa"/>
            <w:noWrap/>
            <w:vAlign w:val="center"/>
            <w:hideMark/>
            <w:tcPrChange w:id="3808" w:author="WANG" w:date="2014-01-07T07:36:00Z">
              <w:tcPr>
                <w:tcW w:w="959" w:type="dxa"/>
                <w:noWrap/>
                <w:hideMark/>
              </w:tcPr>
            </w:tcPrChange>
          </w:tcPr>
          <w:p w:rsidR="001C680C" w:rsidRDefault="00D73B56">
            <w:pPr>
              <w:widowControl/>
              <w:rPr>
                <w:del w:id="3809" w:author="WANG" w:date="2014-01-15T08:00:00Z"/>
                <w:rFonts w:ascii="Times New Roman" w:eastAsia="Times New Roman" w:hAnsi="Times New Roman" w:cs="Times New Roman"/>
                <w:b w:val="0"/>
                <w:bCs w:val="0"/>
                <w:color w:val="000000"/>
                <w:kern w:val="0"/>
                <w:sz w:val="18"/>
                <w:szCs w:val="18"/>
                <w:lang w:eastAsia="en-US"/>
              </w:rPr>
              <w:pPrChange w:id="3810" w:author="WANG" w:date="2014-01-07T07:36:00Z">
                <w:pPr>
                  <w:widowControl/>
                  <w:jc w:val="left"/>
                </w:pPr>
              </w:pPrChange>
            </w:pPr>
            <w:del w:id="3811" w:author="WANG" w:date="2014-01-15T08:00:00Z">
              <w:r w:rsidRPr="00DF564E" w:rsidDel="009033F3">
                <w:rPr>
                  <w:rFonts w:ascii="Times New Roman" w:eastAsia="Times New Roman" w:hAnsi="Times New Roman" w:cs="Times New Roman"/>
                  <w:color w:val="000000"/>
                  <w:kern w:val="0"/>
                  <w:sz w:val="18"/>
                  <w:szCs w:val="18"/>
                  <w:lang w:eastAsia="en-US"/>
                </w:rPr>
                <w:delText>5&lt;a&lt;10</w:delText>
              </w:r>
            </w:del>
          </w:p>
        </w:tc>
        <w:tc>
          <w:tcPr>
            <w:tcW w:w="695" w:type="dxa"/>
            <w:noWrap/>
            <w:vAlign w:val="center"/>
            <w:hideMark/>
            <w:tcPrChange w:id="3812" w:author="WANG" w:date="2014-01-07T07:36:00Z">
              <w:tcPr>
                <w:tcW w:w="695" w:type="dxa"/>
                <w:noWrap/>
                <w:hideMark/>
              </w:tcPr>
            </w:tcPrChange>
          </w:tcPr>
          <w:p w:rsidR="00314B7D" w:rsidDel="009033F3" w:rsidRDefault="00D73B56">
            <w:pPr>
              <w:widowControl/>
              <w:jc w:val="right"/>
              <w:cnfStyle w:val="000000000000"/>
              <w:rPr>
                <w:del w:id="3813" w:author="WANG" w:date="2014-01-15T08:00:00Z"/>
                <w:rFonts w:ascii="Times New Roman" w:eastAsia="Times New Roman" w:hAnsi="Times New Roman" w:cs="Times New Roman"/>
                <w:color w:val="000000"/>
                <w:kern w:val="0"/>
                <w:sz w:val="18"/>
                <w:szCs w:val="18"/>
                <w:lang w:eastAsia="en-US"/>
              </w:rPr>
            </w:pPr>
            <w:del w:id="3814" w:author="WANG" w:date="2014-01-15T08:00:00Z">
              <w:r w:rsidRPr="00DF564E" w:rsidDel="009033F3">
                <w:rPr>
                  <w:rFonts w:ascii="Times New Roman" w:eastAsia="Times New Roman" w:hAnsi="Times New Roman" w:cs="Times New Roman"/>
                  <w:color w:val="000000"/>
                  <w:kern w:val="0"/>
                  <w:sz w:val="18"/>
                  <w:szCs w:val="18"/>
                  <w:lang w:eastAsia="en-US"/>
                </w:rPr>
                <w:delText>0.99</w:delText>
              </w:r>
            </w:del>
          </w:p>
        </w:tc>
        <w:tc>
          <w:tcPr>
            <w:tcW w:w="722" w:type="dxa"/>
            <w:noWrap/>
            <w:vAlign w:val="center"/>
            <w:hideMark/>
            <w:tcPrChange w:id="3815" w:author="WANG" w:date="2014-01-07T07:36:00Z">
              <w:tcPr>
                <w:tcW w:w="722" w:type="dxa"/>
                <w:noWrap/>
                <w:hideMark/>
              </w:tcPr>
            </w:tcPrChange>
          </w:tcPr>
          <w:p w:rsidR="00314B7D" w:rsidDel="009033F3" w:rsidRDefault="00D73B56">
            <w:pPr>
              <w:widowControl/>
              <w:jc w:val="right"/>
              <w:cnfStyle w:val="000000000000"/>
              <w:rPr>
                <w:del w:id="3816" w:author="WANG" w:date="2014-01-15T08:00:00Z"/>
                <w:rFonts w:ascii="Times New Roman" w:eastAsia="Times New Roman" w:hAnsi="Times New Roman" w:cs="Times New Roman"/>
                <w:color w:val="000000"/>
                <w:kern w:val="0"/>
                <w:sz w:val="18"/>
                <w:szCs w:val="18"/>
                <w:lang w:eastAsia="en-US"/>
              </w:rPr>
            </w:pPr>
            <w:del w:id="3817" w:author="WANG" w:date="2014-01-15T08:00:00Z">
              <w:r w:rsidRPr="00DF564E" w:rsidDel="009033F3">
                <w:rPr>
                  <w:rFonts w:ascii="Times New Roman" w:eastAsia="Times New Roman" w:hAnsi="Times New Roman" w:cs="Times New Roman"/>
                  <w:color w:val="000000"/>
                  <w:kern w:val="0"/>
                  <w:sz w:val="18"/>
                  <w:szCs w:val="18"/>
                  <w:lang w:eastAsia="en-US"/>
                </w:rPr>
                <w:delText>0.99</w:delText>
              </w:r>
            </w:del>
          </w:p>
        </w:tc>
        <w:tc>
          <w:tcPr>
            <w:tcW w:w="851" w:type="dxa"/>
            <w:noWrap/>
            <w:vAlign w:val="center"/>
            <w:hideMark/>
            <w:tcPrChange w:id="3818" w:author="WANG" w:date="2014-01-07T07:36:00Z">
              <w:tcPr>
                <w:tcW w:w="851" w:type="dxa"/>
                <w:noWrap/>
                <w:hideMark/>
              </w:tcPr>
            </w:tcPrChange>
          </w:tcPr>
          <w:p w:rsidR="00314B7D" w:rsidDel="009033F3" w:rsidRDefault="00D73B56">
            <w:pPr>
              <w:widowControl/>
              <w:jc w:val="right"/>
              <w:cnfStyle w:val="000000000000"/>
              <w:rPr>
                <w:del w:id="3819" w:author="WANG" w:date="2014-01-15T08:00:00Z"/>
                <w:rFonts w:ascii="Times New Roman" w:eastAsia="Times New Roman" w:hAnsi="Times New Roman" w:cs="Times New Roman"/>
                <w:color w:val="000000"/>
                <w:kern w:val="0"/>
                <w:sz w:val="18"/>
                <w:szCs w:val="18"/>
                <w:lang w:eastAsia="en-US"/>
              </w:rPr>
            </w:pPr>
            <w:del w:id="3820" w:author="WANG" w:date="2014-01-15T08:00:00Z">
              <w:r w:rsidRPr="00DF564E" w:rsidDel="009033F3">
                <w:rPr>
                  <w:rFonts w:ascii="Times New Roman" w:eastAsia="Times New Roman" w:hAnsi="Times New Roman" w:cs="Times New Roman"/>
                  <w:color w:val="000000"/>
                  <w:kern w:val="0"/>
                  <w:sz w:val="18"/>
                  <w:szCs w:val="18"/>
                  <w:lang w:eastAsia="en-US"/>
                </w:rPr>
                <w:delText>1</w:delText>
              </w:r>
            </w:del>
          </w:p>
        </w:tc>
        <w:tc>
          <w:tcPr>
            <w:tcW w:w="992" w:type="dxa"/>
            <w:noWrap/>
            <w:vAlign w:val="center"/>
            <w:hideMark/>
            <w:tcPrChange w:id="3821" w:author="WANG" w:date="2014-01-07T07:36:00Z">
              <w:tcPr>
                <w:tcW w:w="992" w:type="dxa"/>
                <w:noWrap/>
                <w:hideMark/>
              </w:tcPr>
            </w:tcPrChange>
          </w:tcPr>
          <w:p w:rsidR="001C680C" w:rsidRDefault="001C680C">
            <w:pPr>
              <w:widowControl/>
              <w:jc w:val="right"/>
              <w:cnfStyle w:val="000000000000"/>
              <w:rPr>
                <w:del w:id="3822" w:author="WANG" w:date="2014-01-15T08:00:00Z"/>
                <w:rFonts w:ascii="Times New Roman" w:eastAsia="Times New Roman" w:hAnsi="Times New Roman" w:cs="Times New Roman"/>
                <w:b/>
                <w:bCs/>
                <w:color w:val="000000"/>
                <w:kern w:val="0"/>
                <w:sz w:val="18"/>
                <w:szCs w:val="18"/>
                <w:lang w:eastAsia="en-US"/>
              </w:rPr>
              <w:pPrChange w:id="3823" w:author="WANG" w:date="2014-01-07T07:36:00Z">
                <w:pPr>
                  <w:keepNext/>
                  <w:keepLines/>
                  <w:widowControl/>
                  <w:numPr>
                    <w:ilvl w:val="1"/>
                    <w:numId w:val="1"/>
                  </w:numPr>
                  <w:spacing w:before="260" w:after="260" w:line="416" w:lineRule="auto"/>
                  <w:ind w:left="576" w:hanging="576"/>
                  <w:jc w:val="left"/>
                  <w:outlineLvl w:val="1"/>
                  <w:cnfStyle w:val="000000000000"/>
                </w:pPr>
              </w:pPrChange>
            </w:pPr>
          </w:p>
        </w:tc>
      </w:tr>
      <w:tr w:rsidR="00312DA0" w:rsidRPr="00DF564E" w:rsidDel="009033F3" w:rsidTr="002238F5">
        <w:trPr>
          <w:trHeight w:val="300"/>
          <w:jc w:val="center"/>
          <w:del w:id="3824" w:author="WANG" w:date="2014-01-15T08:00:00Z"/>
          <w:trPrChange w:id="3825" w:author="WANG" w:date="2014-01-07T07:36:00Z">
            <w:trPr>
              <w:trHeight w:val="300"/>
            </w:trPr>
          </w:trPrChange>
        </w:trPr>
        <w:tc>
          <w:tcPr>
            <w:cnfStyle w:val="001000000000"/>
            <w:tcW w:w="959" w:type="dxa"/>
            <w:tcBorders>
              <w:bottom w:val="single" w:sz="4" w:space="0" w:color="auto"/>
            </w:tcBorders>
            <w:noWrap/>
            <w:vAlign w:val="center"/>
            <w:hideMark/>
            <w:tcPrChange w:id="3826" w:author="WANG" w:date="2014-01-07T07:36:00Z">
              <w:tcPr>
                <w:tcW w:w="959" w:type="dxa"/>
                <w:noWrap/>
                <w:hideMark/>
              </w:tcPr>
            </w:tcPrChange>
          </w:tcPr>
          <w:p w:rsidR="001C680C" w:rsidRDefault="00D73B56">
            <w:pPr>
              <w:widowControl/>
              <w:rPr>
                <w:del w:id="3827" w:author="WANG" w:date="2014-01-15T08:00:00Z"/>
                <w:rFonts w:ascii="Times New Roman" w:eastAsia="Times New Roman" w:hAnsi="Times New Roman" w:cs="Times New Roman"/>
                <w:b w:val="0"/>
                <w:bCs w:val="0"/>
                <w:color w:val="000000"/>
                <w:kern w:val="0"/>
                <w:sz w:val="18"/>
                <w:szCs w:val="18"/>
                <w:lang w:eastAsia="en-US"/>
              </w:rPr>
              <w:pPrChange w:id="3828" w:author="WANG" w:date="2014-01-07T07:36:00Z">
                <w:pPr>
                  <w:widowControl/>
                  <w:jc w:val="left"/>
                </w:pPr>
              </w:pPrChange>
            </w:pPr>
            <w:del w:id="3829" w:author="WANG" w:date="2014-01-15T08:00:00Z">
              <w:r w:rsidRPr="00DF564E" w:rsidDel="009033F3">
                <w:rPr>
                  <w:rFonts w:ascii="Times New Roman" w:eastAsia="Times New Roman" w:hAnsi="Times New Roman" w:cs="Times New Roman"/>
                  <w:color w:val="000000"/>
                  <w:kern w:val="0"/>
                  <w:sz w:val="18"/>
                  <w:szCs w:val="18"/>
                  <w:lang w:eastAsia="en-US"/>
                </w:rPr>
                <w:delText>10&lt;a&lt;15</w:delText>
              </w:r>
            </w:del>
          </w:p>
        </w:tc>
        <w:tc>
          <w:tcPr>
            <w:tcW w:w="695" w:type="dxa"/>
            <w:tcBorders>
              <w:bottom w:val="single" w:sz="4" w:space="0" w:color="auto"/>
            </w:tcBorders>
            <w:noWrap/>
            <w:vAlign w:val="center"/>
            <w:hideMark/>
            <w:tcPrChange w:id="3830" w:author="WANG" w:date="2014-01-07T07:36:00Z">
              <w:tcPr>
                <w:tcW w:w="695" w:type="dxa"/>
                <w:noWrap/>
                <w:hideMark/>
              </w:tcPr>
            </w:tcPrChange>
          </w:tcPr>
          <w:p w:rsidR="00314B7D" w:rsidDel="009033F3" w:rsidRDefault="00D73B56">
            <w:pPr>
              <w:widowControl/>
              <w:jc w:val="right"/>
              <w:cnfStyle w:val="000000000000"/>
              <w:rPr>
                <w:del w:id="3831" w:author="WANG" w:date="2014-01-15T08:00:00Z"/>
                <w:rFonts w:ascii="Times New Roman" w:eastAsia="Times New Roman" w:hAnsi="Times New Roman" w:cs="Times New Roman"/>
                <w:color w:val="000000"/>
                <w:kern w:val="0"/>
                <w:sz w:val="18"/>
                <w:szCs w:val="18"/>
                <w:lang w:eastAsia="en-US"/>
              </w:rPr>
            </w:pPr>
            <w:del w:id="3832" w:author="WANG" w:date="2014-01-15T08:00:00Z">
              <w:r w:rsidRPr="00DF564E" w:rsidDel="009033F3">
                <w:rPr>
                  <w:rFonts w:ascii="Times New Roman" w:eastAsia="Times New Roman" w:hAnsi="Times New Roman" w:cs="Times New Roman"/>
                  <w:color w:val="000000"/>
                  <w:kern w:val="0"/>
                  <w:sz w:val="18"/>
                  <w:szCs w:val="18"/>
                  <w:lang w:eastAsia="en-US"/>
                </w:rPr>
                <w:delText>0.9</w:delText>
              </w:r>
              <w:r w:rsidR="00B24F23" w:rsidRPr="00DF564E" w:rsidDel="009033F3">
                <w:rPr>
                  <w:rFonts w:ascii="Times New Roman" w:eastAsia="Times New Roman" w:hAnsi="Times New Roman" w:cs="Times New Roman"/>
                  <w:color w:val="000000"/>
                  <w:kern w:val="0"/>
                  <w:sz w:val="18"/>
                  <w:szCs w:val="18"/>
                  <w:lang w:eastAsia="en-US"/>
                </w:rPr>
                <w:delText>9</w:delText>
              </w:r>
            </w:del>
          </w:p>
        </w:tc>
        <w:tc>
          <w:tcPr>
            <w:tcW w:w="722" w:type="dxa"/>
            <w:tcBorders>
              <w:bottom w:val="single" w:sz="4" w:space="0" w:color="auto"/>
            </w:tcBorders>
            <w:noWrap/>
            <w:vAlign w:val="center"/>
            <w:hideMark/>
            <w:tcPrChange w:id="3833" w:author="WANG" w:date="2014-01-07T07:36:00Z">
              <w:tcPr>
                <w:tcW w:w="722" w:type="dxa"/>
                <w:noWrap/>
                <w:hideMark/>
              </w:tcPr>
            </w:tcPrChange>
          </w:tcPr>
          <w:p w:rsidR="00314B7D" w:rsidDel="009033F3" w:rsidRDefault="00D73B56">
            <w:pPr>
              <w:widowControl/>
              <w:jc w:val="right"/>
              <w:cnfStyle w:val="000000000000"/>
              <w:rPr>
                <w:del w:id="3834" w:author="WANG" w:date="2014-01-15T08:00:00Z"/>
                <w:rFonts w:ascii="Times New Roman" w:eastAsia="Times New Roman" w:hAnsi="Times New Roman" w:cs="Times New Roman"/>
                <w:color w:val="000000"/>
                <w:kern w:val="0"/>
                <w:sz w:val="18"/>
                <w:szCs w:val="18"/>
                <w:lang w:eastAsia="en-US"/>
              </w:rPr>
            </w:pPr>
            <w:del w:id="3835" w:author="WANG" w:date="2014-01-15T08:00:00Z">
              <w:r w:rsidRPr="00DF564E" w:rsidDel="009033F3">
                <w:rPr>
                  <w:rFonts w:ascii="Times New Roman" w:eastAsia="Times New Roman" w:hAnsi="Times New Roman" w:cs="Times New Roman"/>
                  <w:color w:val="000000"/>
                  <w:kern w:val="0"/>
                  <w:sz w:val="18"/>
                  <w:szCs w:val="18"/>
                  <w:lang w:eastAsia="en-US"/>
                </w:rPr>
                <w:delText>0.98</w:delText>
              </w:r>
            </w:del>
          </w:p>
        </w:tc>
        <w:tc>
          <w:tcPr>
            <w:tcW w:w="851" w:type="dxa"/>
            <w:tcBorders>
              <w:bottom w:val="single" w:sz="4" w:space="0" w:color="auto"/>
            </w:tcBorders>
            <w:noWrap/>
            <w:vAlign w:val="center"/>
            <w:hideMark/>
            <w:tcPrChange w:id="3836" w:author="WANG" w:date="2014-01-07T07:36:00Z">
              <w:tcPr>
                <w:tcW w:w="851" w:type="dxa"/>
                <w:noWrap/>
                <w:hideMark/>
              </w:tcPr>
            </w:tcPrChange>
          </w:tcPr>
          <w:p w:rsidR="00314B7D" w:rsidDel="009033F3" w:rsidRDefault="00D73B56">
            <w:pPr>
              <w:widowControl/>
              <w:jc w:val="right"/>
              <w:cnfStyle w:val="000000000000"/>
              <w:rPr>
                <w:del w:id="3837" w:author="WANG" w:date="2014-01-15T08:00:00Z"/>
                <w:rFonts w:ascii="Times New Roman" w:eastAsia="Times New Roman" w:hAnsi="Times New Roman" w:cs="Times New Roman"/>
                <w:color w:val="000000"/>
                <w:kern w:val="0"/>
                <w:sz w:val="18"/>
                <w:szCs w:val="18"/>
                <w:lang w:eastAsia="en-US"/>
              </w:rPr>
            </w:pPr>
            <w:del w:id="3838" w:author="WANG" w:date="2014-01-15T08:00:00Z">
              <w:r w:rsidRPr="00DF564E" w:rsidDel="009033F3">
                <w:rPr>
                  <w:rFonts w:ascii="Times New Roman" w:eastAsia="Times New Roman" w:hAnsi="Times New Roman" w:cs="Times New Roman"/>
                  <w:color w:val="000000"/>
                  <w:kern w:val="0"/>
                  <w:sz w:val="18"/>
                  <w:szCs w:val="18"/>
                  <w:lang w:eastAsia="en-US"/>
                </w:rPr>
                <w:delText>0.99</w:delText>
              </w:r>
            </w:del>
          </w:p>
        </w:tc>
        <w:tc>
          <w:tcPr>
            <w:tcW w:w="992" w:type="dxa"/>
            <w:tcBorders>
              <w:bottom w:val="single" w:sz="4" w:space="0" w:color="auto"/>
            </w:tcBorders>
            <w:noWrap/>
            <w:vAlign w:val="center"/>
            <w:hideMark/>
            <w:tcPrChange w:id="3839" w:author="WANG" w:date="2014-01-07T07:36:00Z">
              <w:tcPr>
                <w:tcW w:w="992" w:type="dxa"/>
                <w:noWrap/>
                <w:hideMark/>
              </w:tcPr>
            </w:tcPrChange>
          </w:tcPr>
          <w:p w:rsidR="00314B7D" w:rsidDel="009033F3" w:rsidRDefault="00D73B56">
            <w:pPr>
              <w:widowControl/>
              <w:jc w:val="right"/>
              <w:cnfStyle w:val="000000000000"/>
              <w:rPr>
                <w:del w:id="3840" w:author="WANG" w:date="2014-01-15T08:00:00Z"/>
                <w:rFonts w:ascii="Times New Roman" w:eastAsia="Times New Roman" w:hAnsi="Times New Roman" w:cs="Times New Roman"/>
                <w:color w:val="000000"/>
                <w:kern w:val="0"/>
                <w:sz w:val="18"/>
                <w:szCs w:val="18"/>
                <w:lang w:eastAsia="en-US"/>
              </w:rPr>
            </w:pPr>
            <w:del w:id="3841" w:author="WANG" w:date="2014-01-15T08:00:00Z">
              <w:r w:rsidRPr="00DF564E" w:rsidDel="009033F3">
                <w:rPr>
                  <w:rFonts w:ascii="Times New Roman" w:eastAsia="Times New Roman" w:hAnsi="Times New Roman" w:cs="Times New Roman"/>
                  <w:color w:val="000000"/>
                  <w:kern w:val="0"/>
                  <w:sz w:val="18"/>
                  <w:szCs w:val="18"/>
                  <w:lang w:eastAsia="en-US"/>
                </w:rPr>
                <w:delText>1</w:delText>
              </w:r>
            </w:del>
          </w:p>
        </w:tc>
      </w:tr>
    </w:tbl>
    <w:p w:rsidR="00EE2659" w:rsidRPr="00DF564E" w:rsidDel="002238F5" w:rsidRDefault="005413A5" w:rsidP="00EE2659">
      <w:pPr>
        <w:pStyle w:val="a9"/>
        <w:rPr>
          <w:del w:id="3842" w:author="WANG" w:date="2014-01-07T07:36:00Z"/>
          <w:rFonts w:ascii="Times New Roman" w:hAnsi="Times New Roman" w:cs="Times New Roman"/>
          <w:sz w:val="18"/>
        </w:rPr>
      </w:pPr>
      <w:del w:id="3843" w:author="WANG" w:date="2014-01-07T07:36:00Z">
        <w:r w:rsidRPr="00DF564E" w:rsidDel="002238F5">
          <w:rPr>
            <w:rFonts w:ascii="Times New Roman" w:hAnsi="Times New Roman" w:cs="Times New Roman"/>
            <w:sz w:val="18"/>
          </w:rPr>
          <w:delText>(b)</w:delText>
        </w:r>
      </w:del>
    </w:p>
    <w:tbl>
      <w:tblPr>
        <w:tblStyle w:val="10"/>
        <w:tblW w:w="4219" w:type="dxa"/>
        <w:tblLayout w:type="fixed"/>
        <w:tblLook w:val="06A0"/>
      </w:tblPr>
      <w:tblGrid>
        <w:gridCol w:w="959"/>
        <w:gridCol w:w="709"/>
        <w:gridCol w:w="708"/>
        <w:gridCol w:w="851"/>
        <w:gridCol w:w="992"/>
      </w:tblGrid>
      <w:tr w:rsidR="00312DA0" w:rsidRPr="00DF564E" w:rsidDel="002238F5" w:rsidTr="00340371">
        <w:trPr>
          <w:cnfStyle w:val="100000000000"/>
          <w:trHeight w:val="300"/>
          <w:del w:id="3844" w:author="WANG" w:date="2014-01-07T07:36:00Z"/>
        </w:trPr>
        <w:tc>
          <w:tcPr>
            <w:cnfStyle w:val="001000000000"/>
            <w:tcW w:w="959" w:type="dxa"/>
            <w:noWrap/>
            <w:hideMark/>
          </w:tcPr>
          <w:p w:rsidR="00D73B56" w:rsidRPr="00DF564E" w:rsidDel="002238F5" w:rsidRDefault="00D73B56" w:rsidP="00D73B56">
            <w:pPr>
              <w:widowControl/>
              <w:jc w:val="left"/>
              <w:rPr>
                <w:del w:id="3845" w:author="WANG" w:date="2014-01-07T07:36:00Z"/>
                <w:rFonts w:ascii="Times New Roman" w:eastAsia="Times New Roman" w:hAnsi="Times New Roman" w:cs="Times New Roman"/>
                <w:color w:val="000000"/>
                <w:kern w:val="0"/>
                <w:sz w:val="18"/>
                <w:szCs w:val="18"/>
                <w:lang w:eastAsia="en-US"/>
              </w:rPr>
            </w:pPr>
            <w:del w:id="3846" w:author="WANG" w:date="2014-01-07T07:36:00Z">
              <w:r w:rsidRPr="00DF564E" w:rsidDel="002238F5">
                <w:rPr>
                  <w:rFonts w:ascii="Times New Roman" w:eastAsia="Times New Roman" w:hAnsi="Times New Roman" w:cs="Times New Roman"/>
                  <w:color w:val="000000"/>
                  <w:kern w:val="0"/>
                  <w:sz w:val="18"/>
                  <w:szCs w:val="18"/>
                  <w:lang w:eastAsia="en-US"/>
                </w:rPr>
                <w:delText>F/(F+I)</w:delText>
              </w:r>
            </w:del>
          </w:p>
        </w:tc>
        <w:tc>
          <w:tcPr>
            <w:tcW w:w="709" w:type="dxa"/>
            <w:noWrap/>
            <w:hideMark/>
          </w:tcPr>
          <w:p w:rsidR="00D73B56" w:rsidRPr="00DF564E" w:rsidDel="002238F5" w:rsidRDefault="00D73B56" w:rsidP="00340371">
            <w:pPr>
              <w:widowControl/>
              <w:jc w:val="right"/>
              <w:cnfStyle w:val="100000000000"/>
              <w:rPr>
                <w:del w:id="3847" w:author="WANG" w:date="2014-01-07T07:36:00Z"/>
                <w:rFonts w:ascii="Times New Roman" w:eastAsia="Times New Roman" w:hAnsi="Times New Roman" w:cs="Times New Roman"/>
                <w:color w:val="000000"/>
                <w:kern w:val="0"/>
                <w:sz w:val="18"/>
                <w:szCs w:val="18"/>
                <w:lang w:eastAsia="en-US"/>
              </w:rPr>
            </w:pPr>
            <w:del w:id="3848" w:author="WANG" w:date="2014-01-07T07:36:00Z">
              <w:r w:rsidRPr="00DF564E" w:rsidDel="002238F5">
                <w:rPr>
                  <w:rFonts w:ascii="Times New Roman" w:eastAsia="Times New Roman" w:hAnsi="Times New Roman" w:cs="Times New Roman"/>
                  <w:color w:val="000000"/>
                  <w:kern w:val="0"/>
                  <w:sz w:val="18"/>
                  <w:szCs w:val="18"/>
                  <w:lang w:eastAsia="en-US"/>
                </w:rPr>
                <w:delText>1&lt;a&lt;3</w:delText>
              </w:r>
            </w:del>
          </w:p>
        </w:tc>
        <w:tc>
          <w:tcPr>
            <w:tcW w:w="708" w:type="dxa"/>
            <w:noWrap/>
            <w:hideMark/>
          </w:tcPr>
          <w:p w:rsidR="00D73B56" w:rsidRPr="00DF564E" w:rsidDel="002238F5" w:rsidRDefault="00D73B56" w:rsidP="00340371">
            <w:pPr>
              <w:widowControl/>
              <w:jc w:val="right"/>
              <w:cnfStyle w:val="100000000000"/>
              <w:rPr>
                <w:del w:id="3849" w:author="WANG" w:date="2014-01-07T07:36:00Z"/>
                <w:rFonts w:ascii="Times New Roman" w:eastAsia="Times New Roman" w:hAnsi="Times New Roman" w:cs="Times New Roman"/>
                <w:color w:val="000000"/>
                <w:kern w:val="0"/>
                <w:sz w:val="18"/>
                <w:szCs w:val="18"/>
                <w:lang w:eastAsia="en-US"/>
              </w:rPr>
            </w:pPr>
            <w:del w:id="3850" w:author="WANG" w:date="2014-01-07T07:36:00Z">
              <w:r w:rsidRPr="00DF564E" w:rsidDel="002238F5">
                <w:rPr>
                  <w:rFonts w:ascii="Times New Roman" w:eastAsia="Times New Roman" w:hAnsi="Times New Roman" w:cs="Times New Roman"/>
                  <w:color w:val="000000"/>
                  <w:kern w:val="0"/>
                  <w:sz w:val="18"/>
                  <w:szCs w:val="18"/>
                  <w:lang w:eastAsia="en-US"/>
                </w:rPr>
                <w:delText>3&lt;a&lt;5</w:delText>
              </w:r>
            </w:del>
          </w:p>
        </w:tc>
        <w:tc>
          <w:tcPr>
            <w:tcW w:w="851" w:type="dxa"/>
            <w:noWrap/>
            <w:hideMark/>
          </w:tcPr>
          <w:p w:rsidR="00D73B56" w:rsidRPr="00DF564E" w:rsidDel="002238F5" w:rsidRDefault="00D73B56" w:rsidP="00340371">
            <w:pPr>
              <w:widowControl/>
              <w:jc w:val="right"/>
              <w:cnfStyle w:val="100000000000"/>
              <w:rPr>
                <w:del w:id="3851" w:author="WANG" w:date="2014-01-07T07:36:00Z"/>
                <w:rFonts w:ascii="Times New Roman" w:eastAsia="Times New Roman" w:hAnsi="Times New Roman" w:cs="Times New Roman"/>
                <w:color w:val="000000"/>
                <w:kern w:val="0"/>
                <w:sz w:val="18"/>
                <w:szCs w:val="18"/>
                <w:lang w:eastAsia="en-US"/>
              </w:rPr>
            </w:pPr>
            <w:del w:id="3852" w:author="WANG" w:date="2014-01-07T07:36:00Z">
              <w:r w:rsidRPr="00DF564E" w:rsidDel="002238F5">
                <w:rPr>
                  <w:rFonts w:ascii="Times New Roman" w:eastAsia="Times New Roman" w:hAnsi="Times New Roman" w:cs="Times New Roman"/>
                  <w:color w:val="000000"/>
                  <w:kern w:val="0"/>
                  <w:sz w:val="18"/>
                  <w:szCs w:val="18"/>
                  <w:lang w:eastAsia="en-US"/>
                </w:rPr>
                <w:delText>5&lt;a&lt;10</w:delText>
              </w:r>
            </w:del>
          </w:p>
        </w:tc>
        <w:tc>
          <w:tcPr>
            <w:tcW w:w="992" w:type="dxa"/>
            <w:noWrap/>
            <w:hideMark/>
          </w:tcPr>
          <w:p w:rsidR="00D73B56" w:rsidRPr="00DF564E" w:rsidDel="002238F5" w:rsidRDefault="00D73B56" w:rsidP="00340371">
            <w:pPr>
              <w:widowControl/>
              <w:jc w:val="right"/>
              <w:cnfStyle w:val="100000000000"/>
              <w:rPr>
                <w:del w:id="3853" w:author="WANG" w:date="2014-01-07T07:36:00Z"/>
                <w:rFonts w:ascii="Times New Roman" w:eastAsia="Times New Roman" w:hAnsi="Times New Roman" w:cs="Times New Roman"/>
                <w:color w:val="000000"/>
                <w:kern w:val="0"/>
                <w:sz w:val="18"/>
                <w:szCs w:val="18"/>
                <w:lang w:eastAsia="en-US"/>
              </w:rPr>
            </w:pPr>
            <w:del w:id="3854" w:author="WANG" w:date="2014-01-07T07:36:00Z">
              <w:r w:rsidRPr="00DF564E" w:rsidDel="002238F5">
                <w:rPr>
                  <w:rFonts w:ascii="Times New Roman" w:eastAsia="Times New Roman" w:hAnsi="Times New Roman" w:cs="Times New Roman"/>
                  <w:color w:val="000000"/>
                  <w:kern w:val="0"/>
                  <w:sz w:val="18"/>
                  <w:szCs w:val="18"/>
                  <w:lang w:eastAsia="en-US"/>
                </w:rPr>
                <w:delText>10&lt;a&lt;15</w:delText>
              </w:r>
            </w:del>
          </w:p>
        </w:tc>
      </w:tr>
      <w:tr w:rsidR="00312DA0" w:rsidRPr="00DF564E" w:rsidDel="002238F5" w:rsidTr="00340371">
        <w:trPr>
          <w:trHeight w:val="300"/>
          <w:del w:id="3855" w:author="WANG" w:date="2014-01-07T07:36:00Z"/>
        </w:trPr>
        <w:tc>
          <w:tcPr>
            <w:cnfStyle w:val="001000000000"/>
            <w:tcW w:w="959" w:type="dxa"/>
            <w:noWrap/>
            <w:hideMark/>
          </w:tcPr>
          <w:p w:rsidR="00D73B56" w:rsidRPr="00DF564E" w:rsidDel="002238F5" w:rsidRDefault="00D73B56" w:rsidP="00D73B56">
            <w:pPr>
              <w:widowControl/>
              <w:jc w:val="left"/>
              <w:rPr>
                <w:del w:id="3856" w:author="WANG" w:date="2014-01-07T07:36:00Z"/>
                <w:rFonts w:ascii="Times New Roman" w:eastAsia="Times New Roman" w:hAnsi="Times New Roman" w:cs="Times New Roman"/>
                <w:color w:val="000000"/>
                <w:kern w:val="0"/>
                <w:sz w:val="18"/>
                <w:szCs w:val="18"/>
                <w:lang w:eastAsia="en-US"/>
              </w:rPr>
            </w:pPr>
            <w:del w:id="3857" w:author="WANG" w:date="2014-01-07T07:36:00Z">
              <w:r w:rsidRPr="00DF564E" w:rsidDel="002238F5">
                <w:rPr>
                  <w:rFonts w:ascii="Times New Roman" w:eastAsia="Times New Roman" w:hAnsi="Times New Roman" w:cs="Times New Roman"/>
                  <w:color w:val="000000"/>
                  <w:kern w:val="0"/>
                  <w:sz w:val="18"/>
                  <w:szCs w:val="18"/>
                  <w:lang w:eastAsia="en-US"/>
                </w:rPr>
                <w:delText>1&lt;a&lt;3</w:delText>
              </w:r>
            </w:del>
          </w:p>
        </w:tc>
        <w:tc>
          <w:tcPr>
            <w:tcW w:w="709" w:type="dxa"/>
            <w:noWrap/>
            <w:hideMark/>
          </w:tcPr>
          <w:p w:rsidR="00D73B56" w:rsidRPr="00DF564E" w:rsidDel="002238F5" w:rsidRDefault="00D73B56" w:rsidP="00D73B56">
            <w:pPr>
              <w:widowControl/>
              <w:jc w:val="right"/>
              <w:cnfStyle w:val="000000000000"/>
              <w:rPr>
                <w:del w:id="3858" w:author="WANG" w:date="2014-01-07T07:36:00Z"/>
                <w:rFonts w:ascii="Times New Roman" w:eastAsia="Times New Roman" w:hAnsi="Times New Roman" w:cs="Times New Roman"/>
                <w:color w:val="000000"/>
                <w:kern w:val="0"/>
                <w:sz w:val="18"/>
                <w:szCs w:val="18"/>
                <w:lang w:eastAsia="en-US"/>
              </w:rPr>
            </w:pPr>
            <w:del w:id="3859" w:author="WANG" w:date="2014-01-07T07:36:00Z">
              <w:r w:rsidRPr="00DF564E" w:rsidDel="002238F5">
                <w:rPr>
                  <w:rFonts w:ascii="Times New Roman" w:eastAsia="Times New Roman" w:hAnsi="Times New Roman" w:cs="Times New Roman"/>
                  <w:color w:val="000000"/>
                  <w:kern w:val="0"/>
                  <w:sz w:val="18"/>
                  <w:szCs w:val="18"/>
                  <w:lang w:eastAsia="en-US"/>
                </w:rPr>
                <w:delText>1</w:delText>
              </w:r>
            </w:del>
          </w:p>
        </w:tc>
        <w:tc>
          <w:tcPr>
            <w:tcW w:w="708" w:type="dxa"/>
            <w:noWrap/>
            <w:hideMark/>
          </w:tcPr>
          <w:p w:rsidR="00D73B56" w:rsidRPr="00DF564E" w:rsidDel="002238F5" w:rsidRDefault="00D73B56" w:rsidP="00D73B56">
            <w:pPr>
              <w:widowControl/>
              <w:jc w:val="left"/>
              <w:cnfStyle w:val="000000000000"/>
              <w:rPr>
                <w:del w:id="3860" w:author="WANG" w:date="2014-01-07T07:36:00Z"/>
                <w:rFonts w:ascii="Times New Roman" w:eastAsia="Times New Roman" w:hAnsi="Times New Roman" w:cs="Times New Roman"/>
                <w:color w:val="000000"/>
                <w:kern w:val="0"/>
                <w:sz w:val="18"/>
                <w:szCs w:val="18"/>
                <w:lang w:eastAsia="en-US"/>
              </w:rPr>
            </w:pPr>
          </w:p>
        </w:tc>
        <w:tc>
          <w:tcPr>
            <w:tcW w:w="851" w:type="dxa"/>
            <w:noWrap/>
            <w:hideMark/>
          </w:tcPr>
          <w:p w:rsidR="00D73B56" w:rsidRPr="00DF564E" w:rsidDel="002238F5" w:rsidRDefault="00D73B56" w:rsidP="00D73B56">
            <w:pPr>
              <w:widowControl/>
              <w:jc w:val="left"/>
              <w:cnfStyle w:val="000000000000"/>
              <w:rPr>
                <w:del w:id="3861" w:author="WANG" w:date="2014-01-07T07:36:00Z"/>
                <w:rFonts w:ascii="Times New Roman" w:eastAsia="Times New Roman" w:hAnsi="Times New Roman" w:cs="Times New Roman"/>
                <w:color w:val="000000"/>
                <w:kern w:val="0"/>
                <w:sz w:val="18"/>
                <w:szCs w:val="18"/>
                <w:lang w:eastAsia="en-US"/>
              </w:rPr>
            </w:pPr>
          </w:p>
        </w:tc>
        <w:tc>
          <w:tcPr>
            <w:tcW w:w="992" w:type="dxa"/>
            <w:noWrap/>
            <w:hideMark/>
          </w:tcPr>
          <w:p w:rsidR="00D73B56" w:rsidRPr="00DF564E" w:rsidDel="002238F5" w:rsidRDefault="00D73B56" w:rsidP="00D73B56">
            <w:pPr>
              <w:widowControl/>
              <w:jc w:val="left"/>
              <w:cnfStyle w:val="000000000000"/>
              <w:rPr>
                <w:del w:id="3862" w:author="WANG" w:date="2014-01-07T07:36:00Z"/>
                <w:rFonts w:ascii="Times New Roman" w:eastAsia="Times New Roman" w:hAnsi="Times New Roman" w:cs="Times New Roman"/>
                <w:color w:val="000000"/>
                <w:kern w:val="0"/>
                <w:sz w:val="18"/>
                <w:szCs w:val="18"/>
                <w:lang w:eastAsia="en-US"/>
              </w:rPr>
            </w:pPr>
          </w:p>
        </w:tc>
      </w:tr>
      <w:tr w:rsidR="00312DA0" w:rsidRPr="00DF564E" w:rsidDel="002238F5" w:rsidTr="00340371">
        <w:trPr>
          <w:trHeight w:val="300"/>
          <w:del w:id="3863" w:author="WANG" w:date="2014-01-07T07:36:00Z"/>
        </w:trPr>
        <w:tc>
          <w:tcPr>
            <w:cnfStyle w:val="001000000000"/>
            <w:tcW w:w="959" w:type="dxa"/>
            <w:noWrap/>
            <w:hideMark/>
          </w:tcPr>
          <w:p w:rsidR="00D73B56" w:rsidRPr="00DF564E" w:rsidDel="002238F5" w:rsidRDefault="00D73B56" w:rsidP="00D73B56">
            <w:pPr>
              <w:widowControl/>
              <w:jc w:val="left"/>
              <w:rPr>
                <w:del w:id="3864" w:author="WANG" w:date="2014-01-07T07:36:00Z"/>
                <w:rFonts w:ascii="Times New Roman" w:eastAsia="Times New Roman" w:hAnsi="Times New Roman" w:cs="Times New Roman"/>
                <w:color w:val="000000"/>
                <w:kern w:val="0"/>
                <w:sz w:val="18"/>
                <w:szCs w:val="18"/>
                <w:lang w:eastAsia="en-US"/>
              </w:rPr>
            </w:pPr>
            <w:del w:id="3865" w:author="WANG" w:date="2014-01-07T07:36:00Z">
              <w:r w:rsidRPr="00DF564E" w:rsidDel="002238F5">
                <w:rPr>
                  <w:rFonts w:ascii="Times New Roman" w:eastAsia="Times New Roman" w:hAnsi="Times New Roman" w:cs="Times New Roman"/>
                  <w:color w:val="000000"/>
                  <w:kern w:val="0"/>
                  <w:sz w:val="18"/>
                  <w:szCs w:val="18"/>
                  <w:lang w:eastAsia="en-US"/>
                </w:rPr>
                <w:delText>3&lt;a&lt;5</w:delText>
              </w:r>
            </w:del>
          </w:p>
        </w:tc>
        <w:tc>
          <w:tcPr>
            <w:tcW w:w="709" w:type="dxa"/>
            <w:noWrap/>
            <w:hideMark/>
          </w:tcPr>
          <w:p w:rsidR="00D73B56" w:rsidRPr="00DF564E" w:rsidDel="002238F5" w:rsidRDefault="00D73B56" w:rsidP="00FC22F2">
            <w:pPr>
              <w:widowControl/>
              <w:jc w:val="right"/>
              <w:cnfStyle w:val="000000000000"/>
              <w:rPr>
                <w:del w:id="3866" w:author="WANG" w:date="2014-01-07T07:36:00Z"/>
                <w:rFonts w:ascii="Times New Roman" w:eastAsia="Times New Roman" w:hAnsi="Times New Roman" w:cs="Times New Roman"/>
                <w:color w:val="000000"/>
                <w:kern w:val="0"/>
                <w:sz w:val="18"/>
                <w:szCs w:val="18"/>
                <w:lang w:eastAsia="en-US"/>
              </w:rPr>
            </w:pPr>
            <w:del w:id="3867" w:author="WANG" w:date="2014-01-07T07:36:00Z">
              <w:r w:rsidRPr="00DF564E" w:rsidDel="002238F5">
                <w:rPr>
                  <w:rFonts w:ascii="Times New Roman" w:eastAsia="Times New Roman" w:hAnsi="Times New Roman" w:cs="Times New Roman"/>
                  <w:color w:val="000000"/>
                  <w:kern w:val="0"/>
                  <w:sz w:val="18"/>
                  <w:szCs w:val="18"/>
                  <w:lang w:eastAsia="en-US"/>
                </w:rPr>
                <w:delText>0.</w:delText>
              </w:r>
              <w:r w:rsidR="00B24F23" w:rsidRPr="00DF564E" w:rsidDel="002238F5">
                <w:rPr>
                  <w:rFonts w:ascii="Times New Roman" w:eastAsia="Times New Roman" w:hAnsi="Times New Roman" w:cs="Times New Roman"/>
                  <w:color w:val="000000"/>
                  <w:kern w:val="0"/>
                  <w:sz w:val="18"/>
                  <w:szCs w:val="18"/>
                  <w:lang w:eastAsia="en-US"/>
                </w:rPr>
                <w:delText>90</w:delText>
              </w:r>
            </w:del>
          </w:p>
        </w:tc>
        <w:tc>
          <w:tcPr>
            <w:tcW w:w="708" w:type="dxa"/>
            <w:noWrap/>
            <w:hideMark/>
          </w:tcPr>
          <w:p w:rsidR="00D73B56" w:rsidRPr="00DF564E" w:rsidDel="002238F5" w:rsidRDefault="00D73B56" w:rsidP="00D73B56">
            <w:pPr>
              <w:widowControl/>
              <w:jc w:val="right"/>
              <w:cnfStyle w:val="000000000000"/>
              <w:rPr>
                <w:del w:id="3868" w:author="WANG" w:date="2014-01-07T07:36:00Z"/>
                <w:rFonts w:ascii="Times New Roman" w:eastAsia="Times New Roman" w:hAnsi="Times New Roman" w:cs="Times New Roman"/>
                <w:color w:val="000000"/>
                <w:kern w:val="0"/>
                <w:sz w:val="18"/>
                <w:szCs w:val="18"/>
                <w:lang w:eastAsia="en-US"/>
              </w:rPr>
            </w:pPr>
            <w:del w:id="3869" w:author="WANG" w:date="2014-01-07T07:36:00Z">
              <w:r w:rsidRPr="00DF564E" w:rsidDel="002238F5">
                <w:rPr>
                  <w:rFonts w:ascii="Times New Roman" w:eastAsia="Times New Roman" w:hAnsi="Times New Roman" w:cs="Times New Roman"/>
                  <w:color w:val="000000"/>
                  <w:kern w:val="0"/>
                  <w:sz w:val="18"/>
                  <w:szCs w:val="18"/>
                  <w:lang w:eastAsia="en-US"/>
                </w:rPr>
                <w:delText>1</w:delText>
              </w:r>
            </w:del>
          </w:p>
        </w:tc>
        <w:tc>
          <w:tcPr>
            <w:tcW w:w="851" w:type="dxa"/>
            <w:noWrap/>
            <w:hideMark/>
          </w:tcPr>
          <w:p w:rsidR="00D73B56" w:rsidRPr="00DF564E" w:rsidDel="002238F5" w:rsidRDefault="00D73B56" w:rsidP="00D73B56">
            <w:pPr>
              <w:widowControl/>
              <w:jc w:val="left"/>
              <w:cnfStyle w:val="000000000000"/>
              <w:rPr>
                <w:del w:id="3870" w:author="WANG" w:date="2014-01-07T07:36:00Z"/>
                <w:rFonts w:ascii="Times New Roman" w:eastAsia="Times New Roman" w:hAnsi="Times New Roman" w:cs="Times New Roman"/>
                <w:color w:val="000000"/>
                <w:kern w:val="0"/>
                <w:sz w:val="18"/>
                <w:szCs w:val="18"/>
                <w:lang w:eastAsia="en-US"/>
              </w:rPr>
            </w:pPr>
          </w:p>
        </w:tc>
        <w:tc>
          <w:tcPr>
            <w:tcW w:w="992" w:type="dxa"/>
            <w:noWrap/>
            <w:hideMark/>
          </w:tcPr>
          <w:p w:rsidR="00D73B56" w:rsidRPr="00DF564E" w:rsidDel="002238F5" w:rsidRDefault="00D73B56" w:rsidP="00D73B56">
            <w:pPr>
              <w:widowControl/>
              <w:jc w:val="left"/>
              <w:cnfStyle w:val="000000000000"/>
              <w:rPr>
                <w:del w:id="3871" w:author="WANG" w:date="2014-01-07T07:36:00Z"/>
                <w:rFonts w:ascii="Times New Roman" w:eastAsia="Times New Roman" w:hAnsi="Times New Roman" w:cs="Times New Roman"/>
                <w:color w:val="000000"/>
                <w:kern w:val="0"/>
                <w:sz w:val="18"/>
                <w:szCs w:val="18"/>
                <w:lang w:eastAsia="en-US"/>
              </w:rPr>
            </w:pPr>
          </w:p>
        </w:tc>
      </w:tr>
      <w:tr w:rsidR="00312DA0" w:rsidRPr="00DF564E" w:rsidDel="002238F5" w:rsidTr="00340371">
        <w:trPr>
          <w:trHeight w:val="300"/>
          <w:del w:id="3872" w:author="WANG" w:date="2014-01-07T07:36:00Z"/>
        </w:trPr>
        <w:tc>
          <w:tcPr>
            <w:cnfStyle w:val="001000000000"/>
            <w:tcW w:w="959" w:type="dxa"/>
            <w:noWrap/>
            <w:hideMark/>
          </w:tcPr>
          <w:p w:rsidR="00D73B56" w:rsidRPr="00DF564E" w:rsidDel="002238F5" w:rsidRDefault="00D73B56" w:rsidP="00D73B56">
            <w:pPr>
              <w:widowControl/>
              <w:jc w:val="left"/>
              <w:rPr>
                <w:del w:id="3873" w:author="WANG" w:date="2014-01-07T07:36:00Z"/>
                <w:rFonts w:ascii="Times New Roman" w:eastAsia="Times New Roman" w:hAnsi="Times New Roman" w:cs="Times New Roman"/>
                <w:color w:val="000000"/>
                <w:kern w:val="0"/>
                <w:sz w:val="18"/>
                <w:szCs w:val="18"/>
                <w:lang w:eastAsia="en-US"/>
              </w:rPr>
            </w:pPr>
            <w:del w:id="3874" w:author="WANG" w:date="2014-01-07T07:36:00Z">
              <w:r w:rsidRPr="00DF564E" w:rsidDel="002238F5">
                <w:rPr>
                  <w:rFonts w:ascii="Times New Roman" w:eastAsia="Times New Roman" w:hAnsi="Times New Roman" w:cs="Times New Roman"/>
                  <w:color w:val="000000"/>
                  <w:kern w:val="0"/>
                  <w:sz w:val="18"/>
                  <w:szCs w:val="18"/>
                  <w:lang w:eastAsia="en-US"/>
                </w:rPr>
                <w:delText>5&lt;a&lt;10</w:delText>
              </w:r>
            </w:del>
          </w:p>
        </w:tc>
        <w:tc>
          <w:tcPr>
            <w:tcW w:w="709" w:type="dxa"/>
            <w:noWrap/>
            <w:hideMark/>
          </w:tcPr>
          <w:p w:rsidR="00D73B56" w:rsidRPr="00DF564E" w:rsidDel="002238F5" w:rsidRDefault="00D73B56" w:rsidP="00FC22F2">
            <w:pPr>
              <w:widowControl/>
              <w:jc w:val="right"/>
              <w:cnfStyle w:val="000000000000"/>
              <w:rPr>
                <w:del w:id="3875" w:author="WANG" w:date="2014-01-07T07:36:00Z"/>
                <w:rFonts w:ascii="Times New Roman" w:eastAsia="Times New Roman" w:hAnsi="Times New Roman" w:cs="Times New Roman"/>
                <w:color w:val="000000"/>
                <w:kern w:val="0"/>
                <w:sz w:val="18"/>
                <w:szCs w:val="18"/>
                <w:lang w:eastAsia="en-US"/>
              </w:rPr>
            </w:pPr>
            <w:del w:id="3876" w:author="WANG" w:date="2014-01-07T07:36:00Z">
              <w:r w:rsidRPr="00DF564E" w:rsidDel="002238F5">
                <w:rPr>
                  <w:rFonts w:ascii="Times New Roman" w:eastAsia="Times New Roman" w:hAnsi="Times New Roman" w:cs="Times New Roman"/>
                  <w:color w:val="000000"/>
                  <w:kern w:val="0"/>
                  <w:sz w:val="18"/>
                  <w:szCs w:val="18"/>
                  <w:lang w:eastAsia="en-US"/>
                </w:rPr>
                <w:delText>0.</w:delText>
              </w:r>
              <w:r w:rsidR="00B24F23" w:rsidRPr="00DF564E" w:rsidDel="002238F5">
                <w:rPr>
                  <w:rFonts w:ascii="Times New Roman" w:eastAsia="Times New Roman" w:hAnsi="Times New Roman" w:cs="Times New Roman"/>
                  <w:color w:val="000000"/>
                  <w:kern w:val="0"/>
                  <w:sz w:val="18"/>
                  <w:szCs w:val="18"/>
                  <w:lang w:eastAsia="en-US"/>
                </w:rPr>
                <w:delText>91</w:delText>
              </w:r>
            </w:del>
          </w:p>
        </w:tc>
        <w:tc>
          <w:tcPr>
            <w:tcW w:w="708" w:type="dxa"/>
            <w:noWrap/>
            <w:hideMark/>
          </w:tcPr>
          <w:p w:rsidR="00D73B56" w:rsidRPr="00DF564E" w:rsidDel="002238F5" w:rsidRDefault="00D73B56" w:rsidP="00FC22F2">
            <w:pPr>
              <w:widowControl/>
              <w:jc w:val="right"/>
              <w:cnfStyle w:val="000000000000"/>
              <w:rPr>
                <w:del w:id="3877" w:author="WANG" w:date="2014-01-07T07:36:00Z"/>
                <w:rFonts w:ascii="Times New Roman" w:eastAsia="Times New Roman" w:hAnsi="Times New Roman" w:cs="Times New Roman"/>
                <w:color w:val="000000"/>
                <w:kern w:val="0"/>
                <w:sz w:val="18"/>
                <w:szCs w:val="18"/>
                <w:lang w:eastAsia="en-US"/>
              </w:rPr>
            </w:pPr>
            <w:del w:id="3878" w:author="WANG" w:date="2014-01-07T07:36:00Z">
              <w:r w:rsidRPr="00DF564E" w:rsidDel="002238F5">
                <w:rPr>
                  <w:rFonts w:ascii="Times New Roman" w:eastAsia="Times New Roman" w:hAnsi="Times New Roman" w:cs="Times New Roman"/>
                  <w:color w:val="000000"/>
                  <w:kern w:val="0"/>
                  <w:sz w:val="18"/>
                  <w:szCs w:val="18"/>
                  <w:lang w:eastAsia="en-US"/>
                </w:rPr>
                <w:delText>0.97</w:delText>
              </w:r>
            </w:del>
          </w:p>
        </w:tc>
        <w:tc>
          <w:tcPr>
            <w:tcW w:w="851" w:type="dxa"/>
            <w:noWrap/>
            <w:hideMark/>
          </w:tcPr>
          <w:p w:rsidR="00D73B56" w:rsidRPr="00DF564E" w:rsidDel="002238F5" w:rsidRDefault="00D73B56" w:rsidP="00D73B56">
            <w:pPr>
              <w:widowControl/>
              <w:jc w:val="right"/>
              <w:cnfStyle w:val="000000000000"/>
              <w:rPr>
                <w:del w:id="3879" w:author="WANG" w:date="2014-01-07T07:36:00Z"/>
                <w:rFonts w:ascii="Times New Roman" w:eastAsia="Times New Roman" w:hAnsi="Times New Roman" w:cs="Times New Roman"/>
                <w:color w:val="000000"/>
                <w:kern w:val="0"/>
                <w:sz w:val="18"/>
                <w:szCs w:val="18"/>
                <w:lang w:eastAsia="en-US"/>
              </w:rPr>
            </w:pPr>
            <w:del w:id="3880" w:author="WANG" w:date="2014-01-07T07:36:00Z">
              <w:r w:rsidRPr="00DF564E" w:rsidDel="002238F5">
                <w:rPr>
                  <w:rFonts w:ascii="Times New Roman" w:eastAsia="Times New Roman" w:hAnsi="Times New Roman" w:cs="Times New Roman"/>
                  <w:color w:val="000000"/>
                  <w:kern w:val="0"/>
                  <w:sz w:val="18"/>
                  <w:szCs w:val="18"/>
                  <w:lang w:eastAsia="en-US"/>
                </w:rPr>
                <w:delText>1</w:delText>
              </w:r>
            </w:del>
          </w:p>
        </w:tc>
        <w:tc>
          <w:tcPr>
            <w:tcW w:w="992" w:type="dxa"/>
            <w:noWrap/>
            <w:hideMark/>
          </w:tcPr>
          <w:p w:rsidR="00D73B56" w:rsidRPr="00DF564E" w:rsidDel="002238F5" w:rsidRDefault="00D73B56" w:rsidP="00D73B56">
            <w:pPr>
              <w:widowControl/>
              <w:jc w:val="left"/>
              <w:cnfStyle w:val="000000000000"/>
              <w:rPr>
                <w:del w:id="3881" w:author="WANG" w:date="2014-01-07T07:36:00Z"/>
                <w:rFonts w:ascii="Times New Roman" w:eastAsia="Times New Roman" w:hAnsi="Times New Roman" w:cs="Times New Roman"/>
                <w:color w:val="000000"/>
                <w:kern w:val="0"/>
                <w:sz w:val="18"/>
                <w:szCs w:val="18"/>
                <w:lang w:eastAsia="en-US"/>
              </w:rPr>
            </w:pPr>
          </w:p>
        </w:tc>
      </w:tr>
      <w:tr w:rsidR="00312DA0" w:rsidRPr="00DF564E" w:rsidDel="002238F5" w:rsidTr="00340371">
        <w:trPr>
          <w:trHeight w:val="300"/>
          <w:del w:id="3882" w:author="WANG" w:date="2014-01-07T07:36:00Z"/>
        </w:trPr>
        <w:tc>
          <w:tcPr>
            <w:cnfStyle w:val="001000000000"/>
            <w:tcW w:w="959" w:type="dxa"/>
            <w:noWrap/>
            <w:hideMark/>
          </w:tcPr>
          <w:p w:rsidR="00D73B56" w:rsidRPr="00DF564E" w:rsidDel="002238F5" w:rsidRDefault="00D73B56" w:rsidP="00D73B56">
            <w:pPr>
              <w:widowControl/>
              <w:jc w:val="left"/>
              <w:rPr>
                <w:del w:id="3883" w:author="WANG" w:date="2014-01-07T07:36:00Z"/>
                <w:rFonts w:ascii="Times New Roman" w:eastAsia="Times New Roman" w:hAnsi="Times New Roman" w:cs="Times New Roman"/>
                <w:color w:val="000000"/>
                <w:kern w:val="0"/>
                <w:sz w:val="18"/>
                <w:szCs w:val="18"/>
                <w:lang w:eastAsia="en-US"/>
              </w:rPr>
            </w:pPr>
            <w:del w:id="3884" w:author="WANG" w:date="2014-01-07T07:36:00Z">
              <w:r w:rsidRPr="00DF564E" w:rsidDel="002238F5">
                <w:rPr>
                  <w:rFonts w:ascii="Times New Roman" w:eastAsia="Times New Roman" w:hAnsi="Times New Roman" w:cs="Times New Roman"/>
                  <w:color w:val="000000"/>
                  <w:kern w:val="0"/>
                  <w:sz w:val="18"/>
                  <w:szCs w:val="18"/>
                  <w:lang w:eastAsia="en-US"/>
                </w:rPr>
                <w:delText>10&lt;a&lt;15</w:delText>
              </w:r>
            </w:del>
          </w:p>
        </w:tc>
        <w:tc>
          <w:tcPr>
            <w:tcW w:w="709" w:type="dxa"/>
            <w:noWrap/>
            <w:hideMark/>
          </w:tcPr>
          <w:p w:rsidR="00D73B56" w:rsidRPr="00DF564E" w:rsidDel="002238F5" w:rsidRDefault="00D73B56" w:rsidP="00FC22F2">
            <w:pPr>
              <w:widowControl/>
              <w:jc w:val="right"/>
              <w:cnfStyle w:val="000000000000"/>
              <w:rPr>
                <w:del w:id="3885" w:author="WANG" w:date="2014-01-07T07:36:00Z"/>
                <w:rFonts w:ascii="Times New Roman" w:eastAsia="Times New Roman" w:hAnsi="Times New Roman" w:cs="Times New Roman"/>
                <w:color w:val="000000"/>
                <w:kern w:val="0"/>
                <w:sz w:val="18"/>
                <w:szCs w:val="18"/>
                <w:lang w:eastAsia="en-US"/>
              </w:rPr>
            </w:pPr>
            <w:del w:id="3886" w:author="WANG" w:date="2014-01-07T07:36:00Z">
              <w:r w:rsidRPr="00DF564E" w:rsidDel="002238F5">
                <w:rPr>
                  <w:rFonts w:ascii="Times New Roman" w:eastAsia="Times New Roman" w:hAnsi="Times New Roman" w:cs="Times New Roman"/>
                  <w:color w:val="000000"/>
                  <w:kern w:val="0"/>
                  <w:sz w:val="18"/>
                  <w:szCs w:val="18"/>
                  <w:lang w:eastAsia="en-US"/>
                </w:rPr>
                <w:delText>0.</w:delText>
              </w:r>
              <w:r w:rsidR="00B24F23" w:rsidRPr="00DF564E" w:rsidDel="002238F5">
                <w:rPr>
                  <w:rFonts w:ascii="Times New Roman" w:eastAsia="Times New Roman" w:hAnsi="Times New Roman" w:cs="Times New Roman"/>
                  <w:color w:val="000000"/>
                  <w:kern w:val="0"/>
                  <w:sz w:val="18"/>
                  <w:szCs w:val="18"/>
                  <w:lang w:eastAsia="en-US"/>
                </w:rPr>
                <w:delText>90</w:delText>
              </w:r>
            </w:del>
          </w:p>
        </w:tc>
        <w:tc>
          <w:tcPr>
            <w:tcW w:w="708" w:type="dxa"/>
            <w:noWrap/>
            <w:hideMark/>
          </w:tcPr>
          <w:p w:rsidR="00D73B56" w:rsidRPr="00DF564E" w:rsidDel="002238F5" w:rsidRDefault="00D73B56" w:rsidP="00FC22F2">
            <w:pPr>
              <w:widowControl/>
              <w:jc w:val="right"/>
              <w:cnfStyle w:val="000000000000"/>
              <w:rPr>
                <w:del w:id="3887" w:author="WANG" w:date="2014-01-07T07:36:00Z"/>
                <w:rFonts w:ascii="Times New Roman" w:eastAsia="Times New Roman" w:hAnsi="Times New Roman" w:cs="Times New Roman"/>
                <w:color w:val="000000"/>
                <w:kern w:val="0"/>
                <w:sz w:val="18"/>
                <w:szCs w:val="18"/>
                <w:lang w:eastAsia="en-US"/>
              </w:rPr>
            </w:pPr>
            <w:del w:id="3888" w:author="WANG" w:date="2014-01-07T07:36:00Z">
              <w:r w:rsidRPr="00DF564E" w:rsidDel="002238F5">
                <w:rPr>
                  <w:rFonts w:ascii="Times New Roman" w:eastAsia="Times New Roman" w:hAnsi="Times New Roman" w:cs="Times New Roman"/>
                  <w:color w:val="000000"/>
                  <w:kern w:val="0"/>
                  <w:sz w:val="18"/>
                  <w:szCs w:val="18"/>
                  <w:lang w:eastAsia="en-US"/>
                </w:rPr>
                <w:delText>0.</w:delText>
              </w:r>
              <w:r w:rsidR="00B24F23" w:rsidRPr="00DF564E" w:rsidDel="002238F5">
                <w:rPr>
                  <w:rFonts w:ascii="Times New Roman" w:eastAsia="Times New Roman" w:hAnsi="Times New Roman" w:cs="Times New Roman"/>
                  <w:color w:val="000000"/>
                  <w:kern w:val="0"/>
                  <w:sz w:val="18"/>
                  <w:szCs w:val="18"/>
                  <w:lang w:eastAsia="en-US"/>
                </w:rPr>
                <w:delText>94</w:delText>
              </w:r>
            </w:del>
          </w:p>
        </w:tc>
        <w:tc>
          <w:tcPr>
            <w:tcW w:w="851" w:type="dxa"/>
            <w:noWrap/>
            <w:hideMark/>
          </w:tcPr>
          <w:p w:rsidR="00D73B56" w:rsidRPr="00DF564E" w:rsidDel="002238F5" w:rsidRDefault="00D73B56" w:rsidP="00FC22F2">
            <w:pPr>
              <w:widowControl/>
              <w:jc w:val="right"/>
              <w:cnfStyle w:val="000000000000"/>
              <w:rPr>
                <w:del w:id="3889" w:author="WANG" w:date="2014-01-07T07:36:00Z"/>
                <w:rFonts w:ascii="Times New Roman" w:eastAsia="Times New Roman" w:hAnsi="Times New Roman" w:cs="Times New Roman"/>
                <w:color w:val="000000"/>
                <w:kern w:val="0"/>
                <w:sz w:val="18"/>
                <w:szCs w:val="18"/>
                <w:lang w:eastAsia="en-US"/>
              </w:rPr>
            </w:pPr>
            <w:del w:id="3890" w:author="WANG" w:date="2014-01-07T07:36:00Z">
              <w:r w:rsidRPr="00DF564E" w:rsidDel="002238F5">
                <w:rPr>
                  <w:rFonts w:ascii="Times New Roman" w:eastAsia="Times New Roman" w:hAnsi="Times New Roman" w:cs="Times New Roman"/>
                  <w:color w:val="000000"/>
                  <w:kern w:val="0"/>
                  <w:sz w:val="18"/>
                  <w:szCs w:val="18"/>
                  <w:lang w:eastAsia="en-US"/>
                </w:rPr>
                <w:delText>0.</w:delText>
              </w:r>
              <w:r w:rsidR="00B24F23" w:rsidRPr="00DF564E" w:rsidDel="002238F5">
                <w:rPr>
                  <w:rFonts w:ascii="Times New Roman" w:eastAsia="Times New Roman" w:hAnsi="Times New Roman" w:cs="Times New Roman"/>
                  <w:color w:val="000000"/>
                  <w:kern w:val="0"/>
                  <w:sz w:val="18"/>
                  <w:szCs w:val="18"/>
                  <w:lang w:eastAsia="en-US"/>
                </w:rPr>
                <w:delText>98</w:delText>
              </w:r>
            </w:del>
          </w:p>
        </w:tc>
        <w:tc>
          <w:tcPr>
            <w:tcW w:w="992" w:type="dxa"/>
            <w:noWrap/>
            <w:hideMark/>
          </w:tcPr>
          <w:p w:rsidR="00D73B56" w:rsidRPr="00DF564E" w:rsidDel="002238F5" w:rsidRDefault="00D73B56" w:rsidP="00D73B56">
            <w:pPr>
              <w:widowControl/>
              <w:jc w:val="right"/>
              <w:cnfStyle w:val="000000000000"/>
              <w:rPr>
                <w:del w:id="3891" w:author="WANG" w:date="2014-01-07T07:36:00Z"/>
                <w:rFonts w:ascii="Times New Roman" w:eastAsia="Times New Roman" w:hAnsi="Times New Roman" w:cs="Times New Roman"/>
                <w:color w:val="000000"/>
                <w:kern w:val="0"/>
                <w:sz w:val="18"/>
                <w:szCs w:val="18"/>
                <w:lang w:eastAsia="en-US"/>
              </w:rPr>
            </w:pPr>
            <w:del w:id="3892" w:author="WANG" w:date="2014-01-07T07:36:00Z">
              <w:r w:rsidRPr="00DF564E" w:rsidDel="002238F5">
                <w:rPr>
                  <w:rFonts w:ascii="Times New Roman" w:eastAsia="Times New Roman" w:hAnsi="Times New Roman" w:cs="Times New Roman"/>
                  <w:color w:val="000000"/>
                  <w:kern w:val="0"/>
                  <w:sz w:val="18"/>
                  <w:szCs w:val="18"/>
                  <w:lang w:eastAsia="en-US"/>
                </w:rPr>
                <w:delText>1</w:delText>
              </w:r>
            </w:del>
          </w:p>
        </w:tc>
      </w:tr>
    </w:tbl>
    <w:p w:rsidR="00EE2659" w:rsidRPr="00DF564E" w:rsidDel="009033F3" w:rsidRDefault="00EE2659" w:rsidP="00EE2659">
      <w:pPr>
        <w:rPr>
          <w:del w:id="3893" w:author="WANG" w:date="2014-01-15T08:00:00Z"/>
          <w:rFonts w:ascii="Times New Roman" w:hAnsi="Times New Roman" w:cs="Times New Roman"/>
        </w:rPr>
      </w:pPr>
    </w:p>
    <w:p w:rsidR="00CA5CB1" w:rsidRPr="00DF564E" w:rsidRDefault="00CA5CB1" w:rsidP="004241AB">
      <w:pPr>
        <w:pStyle w:val="2"/>
        <w:spacing w:before="0" w:after="0" w:line="240" w:lineRule="auto"/>
        <w:ind w:left="578" w:hangingChars="275" w:hanging="578"/>
        <w:rPr>
          <w:rFonts w:ascii="Times New Roman" w:hAnsi="Times New Roman" w:cs="Times New Roman"/>
          <w:b w:val="0"/>
          <w:i/>
          <w:sz w:val="21"/>
        </w:rPr>
      </w:pPr>
      <w:r w:rsidRPr="00DF564E">
        <w:rPr>
          <w:rFonts w:ascii="Times New Roman" w:hAnsi="Times New Roman" w:cs="Times New Roman"/>
          <w:b w:val="0"/>
          <w:i/>
          <w:sz w:val="21"/>
        </w:rPr>
        <w:t>Local statistics figures</w:t>
      </w:r>
    </w:p>
    <w:p w:rsidR="00CA5CB1" w:rsidRPr="00DF564E" w:rsidDel="00FD2D23" w:rsidRDefault="00CA5CB1" w:rsidP="001C680C">
      <w:pPr>
        <w:spacing w:afterLines="50"/>
        <w:rPr>
          <w:del w:id="3894" w:author="WANG" w:date="2014-01-06T07:24:00Z"/>
          <w:rFonts w:ascii="Times New Roman" w:hAnsi="Times New Roman" w:cs="Times New Roman"/>
        </w:rPr>
      </w:pPr>
      <w:del w:id="3895" w:author="WANG" w:date="2014-01-06T07:24:00Z">
        <w:r w:rsidRPr="00DF564E" w:rsidDel="00FD2D23">
          <w:rPr>
            <w:rFonts w:ascii="Times New Roman" w:hAnsi="Times New Roman" w:cs="Times New Roman"/>
          </w:rPr>
          <w:delText xml:space="preserve">Local statistics data provide extra information about the trend of accident severity in a local context. Yet very few local statistics agencies provide categorized data as official releases. Bureau of Statistics of Shanghai categorize the accidents data by the means of travel of casualties. Local data shows that motorized vehicle drivers are the most sensitive group that the average human </w:delText>
        </w:r>
        <w:r w:rsidRPr="00DF564E" w:rsidDel="00FD2D23">
          <w:rPr>
            <w:rFonts w:ascii="Times New Roman" w:hAnsi="Times New Roman" w:cs="Times New Roman"/>
          </w:rPr>
          <w:lastRenderedPageBreak/>
          <w:delText>damage increased drastically with national congregated data (see Figure 17</w:delText>
        </w:r>
      </w:del>
      <w:ins w:id="3896" w:author="Liang Ma" w:date="2014-01-05T14:23:00Z">
        <w:del w:id="3897" w:author="WANG" w:date="2014-01-06T07:24:00Z">
          <w:r w:rsidR="00A91087" w:rsidDel="00FD2D23">
            <w:rPr>
              <w:rFonts w:ascii="Times New Roman" w:hAnsi="Times New Roman" w:cs="Times New Roman" w:hint="eastAsia"/>
            </w:rPr>
            <w:delText>16</w:delText>
          </w:r>
        </w:del>
      </w:ins>
      <w:del w:id="3898" w:author="WANG" w:date="2014-01-06T07:24:00Z">
        <w:r w:rsidRPr="00DF564E" w:rsidDel="00FD2D23">
          <w:rPr>
            <w:rFonts w:ascii="Times New Roman" w:hAnsi="Times New Roman" w:cs="Times New Roman"/>
          </w:rPr>
          <w:delText>). While human damage rate for non-motorized vehicle users, pedestrians, and passengers have been stable over the decade. As for fatality rate, none of these categories present stable trend over time. Among them, pedestrian/passenger is the leading group of people in fatal accidents, indicating that they are experiencing a harsher travel environment.</w:delText>
        </w:r>
      </w:del>
    </w:p>
    <w:p w:rsidR="00A96FA9" w:rsidRDefault="001C680C" w:rsidP="001C680C">
      <w:pPr>
        <w:spacing w:afterLines="50"/>
        <w:rPr>
          <w:del w:id="3899" w:author="WANG" w:date="2014-01-06T07:24:00Z"/>
          <w:rFonts w:ascii="Times New Roman" w:hAnsi="Times New Roman" w:cs="Times New Roman"/>
        </w:rPr>
      </w:pPr>
      <w:del w:id="3900" w:author="WANG" w:date="2014-01-06T07:24:00Z">
        <w:r>
          <w:rPr>
            <w:rFonts w:ascii="Times New Roman" w:hAnsi="Times New Roman" w:cs="Times New Roman"/>
            <w:noProof/>
            <w:rPrChange w:id="3901" w:author="Unknown">
              <w:rPr>
                <w:noProof/>
              </w:rPr>
            </w:rPrChange>
          </w:rPr>
          <w:drawing>
            <wp:inline distT="0" distB="0" distL="0" distR="0">
              <wp:extent cx="5274310" cy="1898507"/>
              <wp:effectExtent l="19050" t="0" r="21590" b="6493"/>
              <wp:docPr id="27" name="图表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del>
    </w:p>
    <w:p w:rsidR="00D63749" w:rsidRDefault="00CA5CB1" w:rsidP="00922A0E">
      <w:pPr>
        <w:spacing w:afterLines="50"/>
        <w:jc w:val="center"/>
        <w:rPr>
          <w:del w:id="3902" w:author="WANG" w:date="2014-01-06T07:24:00Z"/>
          <w:rFonts w:ascii="Times New Roman" w:hAnsi="Times New Roman" w:cs="Times New Roman"/>
        </w:rPr>
        <w:pPrChange w:id="3903" w:author="WANG" w:date="2014-10-03T11:44:00Z">
          <w:pPr>
            <w:spacing w:afterLines="50"/>
            <w:jc w:val="center"/>
          </w:pPr>
        </w:pPrChange>
      </w:pPr>
      <w:del w:id="3904" w:author="WANG" w:date="2014-01-06T07:24:00Z">
        <w:r w:rsidRPr="00DF564E" w:rsidDel="00FD2D23">
          <w:rPr>
            <w:rFonts w:ascii="Times New Roman" w:hAnsi="Times New Roman" w:cs="Times New Roman"/>
          </w:rPr>
          <w:delText>(a)</w:delText>
        </w:r>
      </w:del>
    </w:p>
    <w:p w:rsidR="00D63749" w:rsidRDefault="001C680C" w:rsidP="00922A0E">
      <w:pPr>
        <w:spacing w:afterLines="50"/>
        <w:jc w:val="center"/>
        <w:rPr>
          <w:del w:id="3905" w:author="WANG" w:date="2014-01-06T07:24:00Z"/>
          <w:rFonts w:ascii="Times New Roman" w:hAnsi="Times New Roman" w:cs="Times New Roman"/>
        </w:rPr>
        <w:pPrChange w:id="3906" w:author="WANG" w:date="2014-10-03T11:44:00Z">
          <w:pPr>
            <w:spacing w:afterLines="50"/>
            <w:jc w:val="center"/>
          </w:pPr>
        </w:pPrChange>
      </w:pPr>
      <w:del w:id="3907" w:author="WANG" w:date="2014-01-06T07:24:00Z">
        <w:r>
          <w:rPr>
            <w:rFonts w:ascii="Times New Roman" w:hAnsi="Times New Roman" w:cs="Times New Roman"/>
            <w:noProof/>
            <w:rPrChange w:id="3908" w:author="Unknown">
              <w:rPr>
                <w:noProof/>
              </w:rPr>
            </w:rPrChange>
          </w:rPr>
          <w:drawing>
            <wp:inline distT="0" distB="0" distL="0" distR="0">
              <wp:extent cx="5274310" cy="1898507"/>
              <wp:effectExtent l="0" t="0" r="0" b="0"/>
              <wp:docPr id="28"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del>
    </w:p>
    <w:p w:rsidR="00D63749" w:rsidRDefault="00CA5CB1" w:rsidP="00922A0E">
      <w:pPr>
        <w:spacing w:afterLines="50"/>
        <w:jc w:val="center"/>
        <w:rPr>
          <w:del w:id="3909" w:author="WANG" w:date="2014-01-06T07:24:00Z"/>
          <w:rFonts w:ascii="Times New Roman" w:hAnsi="Times New Roman" w:cs="Times New Roman"/>
        </w:rPr>
        <w:pPrChange w:id="3910" w:author="WANG" w:date="2014-10-03T11:44:00Z">
          <w:pPr>
            <w:spacing w:afterLines="50"/>
            <w:jc w:val="center"/>
          </w:pPr>
        </w:pPrChange>
      </w:pPr>
      <w:del w:id="3911" w:author="WANG" w:date="2014-01-06T07:24:00Z">
        <w:r w:rsidRPr="00DF564E" w:rsidDel="00FD2D23">
          <w:rPr>
            <w:rFonts w:ascii="Times New Roman" w:hAnsi="Times New Roman" w:cs="Times New Roman"/>
          </w:rPr>
          <w:delText>(b)</w:delText>
        </w:r>
      </w:del>
    </w:p>
    <w:p w:rsidR="00D63749" w:rsidRDefault="00CA5CB1" w:rsidP="00922A0E">
      <w:pPr>
        <w:spacing w:afterLines="50"/>
        <w:jc w:val="center"/>
        <w:rPr>
          <w:del w:id="3912" w:author="WANG" w:date="2014-01-06T07:24:00Z"/>
          <w:rFonts w:ascii="Times New Roman" w:hAnsi="Times New Roman" w:cs="Times New Roman"/>
        </w:rPr>
        <w:pPrChange w:id="3913" w:author="WANG" w:date="2014-10-03T11:44:00Z">
          <w:pPr>
            <w:spacing w:afterLines="50"/>
            <w:jc w:val="center"/>
          </w:pPr>
        </w:pPrChange>
      </w:pPr>
      <w:del w:id="3914" w:author="WANG" w:date="2014-01-06T07:24:00Z">
        <w:r w:rsidRPr="00DF564E" w:rsidDel="00FD2D23">
          <w:rPr>
            <w:rFonts w:ascii="Times New Roman" w:hAnsi="Times New Roman" w:cs="Times New Roman"/>
          </w:rPr>
          <w:delText>Figure17</w:delText>
        </w:r>
      </w:del>
      <w:ins w:id="3915" w:author="Liang Ma" w:date="2014-01-05T14:21:00Z">
        <w:del w:id="3916" w:author="WANG" w:date="2014-01-06T07:24:00Z">
          <w:r w:rsidR="00B83810" w:rsidDel="00FD2D23">
            <w:rPr>
              <w:rFonts w:ascii="Times New Roman" w:hAnsi="Times New Roman" w:cs="Times New Roman" w:hint="eastAsia"/>
            </w:rPr>
            <w:delText>16</w:delText>
          </w:r>
        </w:del>
      </w:ins>
      <w:del w:id="3917" w:author="WANG" w:date="2014-01-06T07:24:00Z">
        <w:r w:rsidRPr="00DF564E" w:rsidDel="00FD2D23">
          <w:rPr>
            <w:rFonts w:ascii="Times New Roman" w:hAnsi="Times New Roman" w:cs="Times New Roman"/>
          </w:rPr>
          <w:delText>. (a) human damage level in China grouped by means of travel in Shanghai, (b) accidents fatality rate of China grouped by means of travel in Shanghai</w:delText>
        </w:r>
      </w:del>
    </w:p>
    <w:p w:rsidR="00D63749" w:rsidRDefault="00CA5CB1" w:rsidP="00922A0E">
      <w:pPr>
        <w:spacing w:afterLines="50"/>
        <w:rPr>
          <w:ins w:id="3918" w:author="WANG" w:date="2014-01-10T09:28:00Z"/>
          <w:rFonts w:ascii="Times New Roman" w:hAnsi="Times New Roman" w:cs="Times New Roman"/>
        </w:rPr>
        <w:pPrChange w:id="3919" w:author="WANG" w:date="2014-10-03T11:44:00Z">
          <w:pPr>
            <w:spacing w:afterLines="50"/>
          </w:pPr>
        </w:pPrChange>
      </w:pPr>
      <w:r w:rsidRPr="00DF564E">
        <w:rPr>
          <w:rFonts w:ascii="Times New Roman" w:hAnsi="Times New Roman" w:cs="Times New Roman"/>
        </w:rPr>
        <w:t>To verify how much the analysis of fatality data could be applied to different parts of China, we compare the local statistics data collected by local authorities and the data prepared by national statistics bureau (see</w:t>
      </w:r>
      <w:r w:rsidR="00340371" w:rsidRPr="00DF564E">
        <w:rPr>
          <w:rFonts w:ascii="Times New Roman" w:hAnsi="Times New Roman" w:cs="Times New Roman"/>
        </w:rPr>
        <w:t xml:space="preserve"> Tabl</w:t>
      </w:r>
      <w:ins w:id="3920" w:author="WANG" w:date="2014-01-10T09:28:00Z">
        <w:r w:rsidR="009474D0">
          <w:rPr>
            <w:rFonts w:ascii="Times New Roman" w:hAnsi="Times New Roman" w:cs="Times New Roman" w:hint="eastAsia"/>
          </w:rPr>
          <w:t>e 12</w:t>
        </w:r>
      </w:ins>
      <w:del w:id="3921" w:author="WANG" w:date="2014-01-10T09:28:00Z">
        <w:r w:rsidR="00340371" w:rsidRPr="00DF564E" w:rsidDel="009474D0">
          <w:rPr>
            <w:rFonts w:ascii="Times New Roman" w:hAnsi="Times New Roman" w:cs="Times New Roman"/>
          </w:rPr>
          <w:delText>e 11</w:delText>
        </w:r>
      </w:del>
      <w:r w:rsidRPr="00DF564E">
        <w:rPr>
          <w:rFonts w:ascii="Times New Roman" w:hAnsi="Times New Roman" w:cs="Times New Roman"/>
        </w:rPr>
        <w:t>). Eight provinces or municipalities are investigated by comparing the deviation of data in a series of years, when both national and local statistics are available. Fatalities in the selected area account for 36.29% of total numbers in the nation. The provinces cover from highly developed metropolitans such as Shanghai to less developed provinces like Sichuan, in the western part of China.</w:t>
      </w:r>
    </w:p>
    <w:p w:rsidR="00D63749" w:rsidRDefault="00D63749" w:rsidP="00922A0E">
      <w:pPr>
        <w:spacing w:afterLines="50"/>
        <w:rPr>
          <w:del w:id="3922" w:author="WANG" w:date="2014-01-10T09:28:00Z"/>
          <w:rFonts w:ascii="Times New Roman" w:hAnsi="Times New Roman" w:cs="Times New Roman"/>
        </w:rPr>
        <w:pPrChange w:id="3923" w:author="WANG" w:date="2014-10-03T11:44:00Z">
          <w:pPr>
            <w:spacing w:afterLines="50"/>
          </w:pPr>
        </w:pPrChange>
      </w:pPr>
    </w:p>
    <w:p w:rsidR="00CA5CB1" w:rsidRPr="00EF5D26" w:rsidRDefault="00015E4B" w:rsidP="00CA5CB1">
      <w:pPr>
        <w:pStyle w:val="a9"/>
        <w:rPr>
          <w:rFonts w:ascii="Times New Roman" w:hAnsi="Times New Roman" w:cs="Times New Roman"/>
          <w:color w:val="FF0000"/>
          <w:sz w:val="18"/>
          <w:rPrChange w:id="3924" w:author="Liang Ma" w:date="2014-01-05T15:02:00Z">
            <w:rPr>
              <w:rFonts w:ascii="Times New Roman" w:hAnsi="Times New Roman" w:cs="Times New Roman"/>
              <w:sz w:val="18"/>
            </w:rPr>
          </w:rPrChange>
        </w:rPr>
      </w:pPr>
      <w:proofErr w:type="gramStart"/>
      <w:r w:rsidRPr="00015E4B">
        <w:rPr>
          <w:rFonts w:ascii="Times New Roman" w:hAnsi="Times New Roman" w:cs="Times New Roman"/>
          <w:color w:val="FF0000"/>
          <w:sz w:val="18"/>
          <w:rPrChange w:id="3925" w:author="Liang Ma" w:date="2014-01-05T15:02:00Z">
            <w:rPr>
              <w:rFonts w:ascii="Times New Roman" w:eastAsiaTheme="minorEastAsia" w:hAnsi="Times New Roman" w:cs="Times New Roman"/>
              <w:sz w:val="18"/>
              <w:szCs w:val="22"/>
            </w:rPr>
          </w:rPrChange>
        </w:rPr>
        <w:t xml:space="preserve">Table </w:t>
      </w:r>
      <w:ins w:id="3926" w:author="WANG" w:date="2014-01-10T09:28:00Z">
        <w:r w:rsidR="009474D0">
          <w:rPr>
            <w:rFonts w:ascii="Times New Roman" w:hAnsi="Times New Roman" w:cs="Times New Roman" w:hint="eastAsia"/>
            <w:color w:val="FF0000"/>
            <w:sz w:val="18"/>
          </w:rPr>
          <w:t xml:space="preserve">12 </w:t>
        </w:r>
      </w:ins>
      <w:del w:id="3927" w:author="WANG" w:date="2014-01-10T09:28:00Z">
        <w:r w:rsidRPr="00015E4B" w:rsidDel="009474D0">
          <w:rPr>
            <w:rFonts w:ascii="Times New Roman" w:hAnsi="Times New Roman" w:cs="Times New Roman"/>
            <w:color w:val="FF0000"/>
            <w:sz w:val="18"/>
            <w:rPrChange w:id="3928" w:author="Liang Ma" w:date="2014-01-05T15:02:00Z">
              <w:rPr>
                <w:rFonts w:ascii="Times New Roman" w:eastAsiaTheme="minorEastAsia" w:hAnsi="Times New Roman" w:cs="Times New Roman"/>
                <w:sz w:val="18"/>
                <w:szCs w:val="22"/>
              </w:rPr>
            </w:rPrChange>
          </w:rPr>
          <w:fldChar w:fldCharType="begin"/>
        </w:r>
        <w:r w:rsidRPr="00015E4B">
          <w:rPr>
            <w:rFonts w:ascii="Times New Roman" w:hAnsi="Times New Roman" w:cs="Times New Roman"/>
            <w:color w:val="FF0000"/>
            <w:sz w:val="18"/>
            <w:rPrChange w:id="3929" w:author="Liang Ma" w:date="2014-01-05T15:02:00Z">
              <w:rPr>
                <w:rFonts w:ascii="Times New Roman" w:eastAsiaTheme="minorEastAsia" w:hAnsi="Times New Roman" w:cs="Times New Roman"/>
                <w:sz w:val="18"/>
                <w:szCs w:val="22"/>
              </w:rPr>
            </w:rPrChange>
          </w:rPr>
          <w:delInstrText xml:space="preserve"> SEQ Table \* ARABIC </w:delInstrText>
        </w:r>
        <w:r w:rsidRPr="00015E4B" w:rsidDel="009474D0">
          <w:rPr>
            <w:rFonts w:ascii="Times New Roman" w:hAnsi="Times New Roman" w:cs="Times New Roman"/>
            <w:color w:val="FF0000"/>
            <w:sz w:val="18"/>
            <w:rPrChange w:id="3930" w:author="Liang Ma" w:date="2014-01-05T15:02:00Z">
              <w:rPr>
                <w:rFonts w:ascii="Times New Roman" w:eastAsiaTheme="minorEastAsia" w:hAnsi="Times New Roman" w:cs="Times New Roman"/>
                <w:sz w:val="18"/>
                <w:szCs w:val="22"/>
              </w:rPr>
            </w:rPrChange>
          </w:rPr>
          <w:fldChar w:fldCharType="separate"/>
        </w:r>
        <w:r w:rsidRPr="00015E4B">
          <w:rPr>
            <w:rFonts w:ascii="Times New Roman" w:hAnsi="Times New Roman" w:cs="Times New Roman"/>
            <w:noProof/>
            <w:color w:val="FF0000"/>
            <w:sz w:val="18"/>
            <w:rPrChange w:id="3931" w:author="Liang Ma" w:date="2014-01-05T15:02:00Z">
              <w:rPr>
                <w:rFonts w:ascii="Times New Roman" w:eastAsiaTheme="minorEastAsia" w:hAnsi="Times New Roman" w:cs="Times New Roman"/>
                <w:noProof/>
                <w:sz w:val="18"/>
                <w:szCs w:val="22"/>
              </w:rPr>
            </w:rPrChange>
          </w:rPr>
          <w:delText>11</w:delText>
        </w:r>
        <w:r w:rsidRPr="00015E4B" w:rsidDel="009474D0">
          <w:rPr>
            <w:rFonts w:ascii="Times New Roman" w:hAnsi="Times New Roman" w:cs="Times New Roman"/>
            <w:color w:val="FF0000"/>
            <w:sz w:val="18"/>
            <w:rPrChange w:id="3932" w:author="Liang Ma" w:date="2014-01-05T15:02:00Z">
              <w:rPr>
                <w:rFonts w:ascii="Times New Roman" w:eastAsiaTheme="minorEastAsia" w:hAnsi="Times New Roman" w:cs="Times New Roman"/>
                <w:sz w:val="18"/>
                <w:szCs w:val="22"/>
              </w:rPr>
            </w:rPrChange>
          </w:rPr>
          <w:fldChar w:fldCharType="end"/>
        </w:r>
        <w:r w:rsidRPr="00015E4B">
          <w:rPr>
            <w:rFonts w:ascii="Times New Roman" w:hAnsi="Times New Roman" w:cs="Times New Roman"/>
            <w:color w:val="FF0000"/>
            <w:sz w:val="18"/>
            <w:rPrChange w:id="3933" w:author="Liang Ma" w:date="2014-01-05T15:02:00Z">
              <w:rPr>
                <w:rFonts w:ascii="Times New Roman" w:eastAsiaTheme="minorEastAsia" w:hAnsi="Times New Roman" w:cs="Times New Roman"/>
                <w:sz w:val="18"/>
                <w:szCs w:val="22"/>
              </w:rPr>
            </w:rPrChange>
          </w:rPr>
          <w:delText xml:space="preserve"> </w:delText>
        </w:r>
      </w:del>
      <w:r w:rsidRPr="00015E4B">
        <w:rPr>
          <w:rFonts w:ascii="Times New Roman" w:hAnsi="Times New Roman" w:cs="Times New Roman"/>
          <w:color w:val="FF0000"/>
          <w:sz w:val="18"/>
          <w:rPrChange w:id="3934" w:author="Liang Ma" w:date="2014-01-05T15:02:00Z">
            <w:rPr>
              <w:rFonts w:ascii="Times New Roman" w:eastAsiaTheme="minorEastAsia" w:hAnsi="Times New Roman" w:cs="Times New Roman"/>
              <w:sz w:val="18"/>
              <w:szCs w:val="22"/>
            </w:rPr>
          </w:rPrChange>
        </w:rPr>
        <w:t>Deviation of national statistics figure from local statistics figure.</w:t>
      </w:r>
      <w:proofErr w:type="gramEnd"/>
      <w:r w:rsidRPr="00015E4B">
        <w:rPr>
          <w:rFonts w:ascii="Times New Roman" w:hAnsi="Times New Roman" w:cs="Times New Roman"/>
          <w:color w:val="FF0000"/>
          <w:sz w:val="18"/>
          <w:rPrChange w:id="3935" w:author="Liang Ma" w:date="2014-01-05T15:02:00Z">
            <w:rPr>
              <w:rFonts w:ascii="Times New Roman" w:eastAsiaTheme="minorEastAsia" w:hAnsi="Times New Roman" w:cs="Times New Roman"/>
              <w:sz w:val="18"/>
              <w:szCs w:val="22"/>
            </w:rPr>
          </w:rPrChange>
        </w:rPr>
        <w:t xml:space="preserve"> Positive deviation indicates that the national data is larger than local data, while negative deviation indicates that national census data is smaller than the number reported to local authorities.</w:t>
      </w:r>
    </w:p>
    <w:tbl>
      <w:tblPr>
        <w:tblStyle w:val="10"/>
        <w:tblW w:w="0" w:type="auto"/>
        <w:tblLook w:val="06A0"/>
      </w:tblPr>
      <w:tblGrid>
        <w:gridCol w:w="1117"/>
        <w:gridCol w:w="926"/>
        <w:gridCol w:w="1071"/>
        <w:gridCol w:w="743"/>
        <w:gridCol w:w="681"/>
        <w:gridCol w:w="756"/>
        <w:gridCol w:w="681"/>
        <w:gridCol w:w="741"/>
        <w:gridCol w:w="681"/>
      </w:tblGrid>
      <w:tr w:rsidR="00CA5CB1" w:rsidRPr="00EF5D26" w:rsidTr="002A4430">
        <w:trPr>
          <w:cnfStyle w:val="100000000000"/>
          <w:trHeight w:val="288"/>
        </w:trPr>
        <w:tc>
          <w:tcPr>
            <w:cnfStyle w:val="001000000000"/>
            <w:tcW w:w="0" w:type="auto"/>
            <w:noWrap/>
            <w:hideMark/>
          </w:tcPr>
          <w:p w:rsidR="00CA5CB1" w:rsidRPr="00EF5D26" w:rsidRDefault="00015E4B" w:rsidP="002A4430">
            <w:pPr>
              <w:widowControl/>
              <w:jc w:val="left"/>
              <w:rPr>
                <w:rFonts w:ascii="Times New Roman" w:eastAsia="宋体" w:hAnsi="Times New Roman" w:cs="Times New Roman"/>
                <w:b w:val="0"/>
                <w:color w:val="FF0000"/>
                <w:kern w:val="0"/>
                <w:sz w:val="18"/>
                <w:szCs w:val="18"/>
                <w:rPrChange w:id="3936" w:author="Liang Ma" w:date="2014-01-05T15:02:00Z">
                  <w:rPr>
                    <w:rFonts w:ascii="Times New Roman" w:eastAsia="宋体" w:hAnsi="Times New Roman" w:cs="Times New Roman"/>
                    <w:b w:val="0"/>
                    <w:bCs w:val="0"/>
                    <w:color w:val="000000"/>
                    <w:kern w:val="0"/>
                    <w:sz w:val="18"/>
                    <w:szCs w:val="18"/>
                  </w:rPr>
                </w:rPrChange>
              </w:rPr>
            </w:pPr>
            <w:r w:rsidRPr="00015E4B">
              <w:rPr>
                <w:rFonts w:ascii="Times New Roman" w:eastAsia="宋体" w:hAnsi="Times New Roman" w:cs="Times New Roman"/>
                <w:color w:val="FF0000"/>
                <w:kern w:val="0"/>
                <w:sz w:val="18"/>
                <w:szCs w:val="18"/>
                <w:rPrChange w:id="3937" w:author="Liang Ma" w:date="2014-01-05T15:02:00Z">
                  <w:rPr>
                    <w:rFonts w:ascii="Times New Roman" w:eastAsia="宋体" w:hAnsi="Times New Roman" w:cs="Times New Roman"/>
                    <w:color w:val="000000"/>
                    <w:kern w:val="0"/>
                    <w:sz w:val="18"/>
                    <w:szCs w:val="18"/>
                  </w:rPr>
                </w:rPrChange>
              </w:rPr>
              <w:lastRenderedPageBreak/>
              <w:t>Deviation</w:t>
            </w:r>
          </w:p>
        </w:tc>
        <w:tc>
          <w:tcPr>
            <w:tcW w:w="0" w:type="auto"/>
          </w:tcPr>
          <w:p w:rsidR="00CA5CB1" w:rsidRPr="00EF5D26" w:rsidRDefault="00015E4B" w:rsidP="002A4430">
            <w:pPr>
              <w:widowControl/>
              <w:jc w:val="left"/>
              <w:cnfStyle w:val="100000000000"/>
              <w:rPr>
                <w:rFonts w:ascii="Times New Roman" w:eastAsia="宋体" w:hAnsi="Times New Roman" w:cs="Times New Roman"/>
                <w:b w:val="0"/>
                <w:color w:val="FF0000"/>
                <w:kern w:val="0"/>
                <w:sz w:val="18"/>
                <w:szCs w:val="18"/>
                <w:rPrChange w:id="3938" w:author="Liang Ma" w:date="2014-01-05T15:02:00Z">
                  <w:rPr>
                    <w:rFonts w:ascii="Times New Roman" w:eastAsia="宋体" w:hAnsi="Times New Roman" w:cs="Times New Roman"/>
                    <w:b w:val="0"/>
                    <w:bCs w:val="0"/>
                    <w:color w:val="000000"/>
                    <w:kern w:val="0"/>
                    <w:sz w:val="18"/>
                    <w:szCs w:val="18"/>
                  </w:rPr>
                </w:rPrChange>
              </w:rPr>
            </w:pPr>
            <w:r w:rsidRPr="00015E4B">
              <w:rPr>
                <w:rFonts w:ascii="Times New Roman" w:eastAsia="宋体" w:hAnsi="Times New Roman" w:cs="Times New Roman"/>
                <w:color w:val="FF0000"/>
                <w:kern w:val="0"/>
                <w:sz w:val="18"/>
                <w:szCs w:val="18"/>
                <w:rPrChange w:id="3939" w:author="Liang Ma" w:date="2014-01-05T15:02:00Z">
                  <w:rPr>
                    <w:rFonts w:ascii="Times New Roman" w:eastAsia="宋体" w:hAnsi="Times New Roman" w:cs="Times New Roman"/>
                    <w:color w:val="000000"/>
                    <w:kern w:val="0"/>
                    <w:sz w:val="18"/>
                    <w:szCs w:val="18"/>
                  </w:rPr>
                </w:rPrChange>
              </w:rPr>
              <w:t>Fatalities</w:t>
            </w:r>
          </w:p>
        </w:tc>
        <w:tc>
          <w:tcPr>
            <w:tcW w:w="0" w:type="auto"/>
            <w:noWrap/>
            <w:hideMark/>
          </w:tcPr>
          <w:p w:rsidR="00CA5CB1" w:rsidRPr="00EF5D26" w:rsidRDefault="00015E4B" w:rsidP="002A4430">
            <w:pPr>
              <w:widowControl/>
              <w:jc w:val="left"/>
              <w:cnfStyle w:val="100000000000"/>
              <w:rPr>
                <w:rFonts w:ascii="Times New Roman" w:eastAsia="宋体" w:hAnsi="Times New Roman" w:cs="Times New Roman"/>
                <w:b w:val="0"/>
                <w:color w:val="FF0000"/>
                <w:kern w:val="0"/>
                <w:sz w:val="18"/>
                <w:szCs w:val="18"/>
                <w:rPrChange w:id="3940" w:author="Liang Ma" w:date="2014-01-05T15:02:00Z">
                  <w:rPr>
                    <w:rFonts w:ascii="Times New Roman" w:eastAsia="宋体" w:hAnsi="Times New Roman" w:cs="Times New Roman"/>
                    <w:b w:val="0"/>
                    <w:bCs w:val="0"/>
                    <w:color w:val="000000"/>
                    <w:kern w:val="0"/>
                    <w:sz w:val="18"/>
                    <w:szCs w:val="18"/>
                  </w:rPr>
                </w:rPrChange>
              </w:rPr>
            </w:pPr>
            <w:r w:rsidRPr="00015E4B">
              <w:rPr>
                <w:rFonts w:ascii="Times New Roman" w:eastAsia="宋体" w:hAnsi="Times New Roman" w:cs="Times New Roman"/>
                <w:color w:val="FF0000"/>
                <w:kern w:val="0"/>
                <w:sz w:val="18"/>
                <w:szCs w:val="18"/>
                <w:rPrChange w:id="3941" w:author="Liang Ma" w:date="2014-01-05T15:02:00Z">
                  <w:rPr>
                    <w:rFonts w:ascii="Times New Roman" w:eastAsia="宋体" w:hAnsi="Times New Roman" w:cs="Times New Roman"/>
                    <w:color w:val="000000"/>
                    <w:kern w:val="0"/>
                    <w:sz w:val="18"/>
                    <w:szCs w:val="18"/>
                  </w:rPr>
                </w:rPrChange>
              </w:rPr>
              <w:t>Data range</w:t>
            </w:r>
          </w:p>
        </w:tc>
        <w:tc>
          <w:tcPr>
            <w:tcW w:w="0" w:type="auto"/>
            <w:noWrap/>
            <w:hideMark/>
          </w:tcPr>
          <w:p w:rsidR="00CA5CB1" w:rsidRPr="00EF5D26" w:rsidRDefault="00015E4B" w:rsidP="002A4430">
            <w:pPr>
              <w:widowControl/>
              <w:jc w:val="left"/>
              <w:cnfStyle w:val="100000000000"/>
              <w:rPr>
                <w:rFonts w:ascii="Times New Roman" w:eastAsia="宋体" w:hAnsi="Times New Roman" w:cs="Times New Roman"/>
                <w:b w:val="0"/>
                <w:color w:val="FF0000"/>
                <w:kern w:val="0"/>
                <w:sz w:val="18"/>
                <w:szCs w:val="18"/>
                <w:rPrChange w:id="3942" w:author="Liang Ma" w:date="2014-01-05T15:02:00Z">
                  <w:rPr>
                    <w:rFonts w:ascii="Times New Roman" w:eastAsia="宋体" w:hAnsi="Times New Roman" w:cs="Times New Roman"/>
                    <w:b w:val="0"/>
                    <w:bCs w:val="0"/>
                    <w:color w:val="000000"/>
                    <w:kern w:val="0"/>
                    <w:sz w:val="18"/>
                    <w:szCs w:val="18"/>
                  </w:rPr>
                </w:rPrChange>
              </w:rPr>
            </w:pPr>
            <w:proofErr w:type="spellStart"/>
            <w:r w:rsidRPr="00015E4B">
              <w:rPr>
                <w:rFonts w:ascii="Times New Roman" w:eastAsia="宋体" w:hAnsi="Times New Roman" w:cs="Times New Roman"/>
                <w:color w:val="FF0000"/>
                <w:kern w:val="0"/>
                <w:sz w:val="18"/>
                <w:szCs w:val="18"/>
                <w:rPrChange w:id="3943" w:author="Liang Ma" w:date="2014-01-05T15:02:00Z">
                  <w:rPr>
                    <w:rFonts w:ascii="Times New Roman" w:eastAsia="宋体" w:hAnsi="Times New Roman" w:cs="Times New Roman"/>
                    <w:color w:val="000000"/>
                    <w:kern w:val="0"/>
                    <w:sz w:val="18"/>
                    <w:szCs w:val="18"/>
                  </w:rPr>
                </w:rPrChange>
              </w:rPr>
              <w:t>d</w:t>
            </w:r>
            <w:r w:rsidRPr="00015E4B">
              <w:rPr>
                <w:rFonts w:ascii="Times New Roman" w:eastAsia="宋体" w:hAnsi="Times New Roman" w:cs="Times New Roman"/>
                <w:color w:val="FF0000"/>
                <w:kern w:val="0"/>
                <w:sz w:val="18"/>
                <w:szCs w:val="18"/>
                <w:vertAlign w:val="subscript"/>
                <w:rPrChange w:id="3944" w:author="Liang Ma" w:date="2014-01-05T15:02:00Z">
                  <w:rPr>
                    <w:rFonts w:ascii="Times New Roman" w:eastAsia="宋体" w:hAnsi="Times New Roman" w:cs="Times New Roman"/>
                    <w:color w:val="000000"/>
                    <w:kern w:val="0"/>
                    <w:sz w:val="18"/>
                    <w:szCs w:val="18"/>
                    <w:vertAlign w:val="subscript"/>
                  </w:rPr>
                </w:rPrChange>
              </w:rPr>
              <w:t>accident</w:t>
            </w:r>
            <w:proofErr w:type="spellEnd"/>
          </w:p>
        </w:tc>
        <w:tc>
          <w:tcPr>
            <w:tcW w:w="0" w:type="auto"/>
            <w:noWrap/>
            <w:hideMark/>
          </w:tcPr>
          <w:p w:rsidR="00CA5CB1" w:rsidRPr="00EF5D26" w:rsidRDefault="00015E4B" w:rsidP="002A4430">
            <w:pPr>
              <w:widowControl/>
              <w:jc w:val="left"/>
              <w:cnfStyle w:val="100000000000"/>
              <w:rPr>
                <w:rFonts w:ascii="Times New Roman" w:eastAsia="宋体" w:hAnsi="Times New Roman" w:cs="Times New Roman"/>
                <w:b w:val="0"/>
                <w:color w:val="FF0000"/>
                <w:kern w:val="0"/>
                <w:sz w:val="18"/>
                <w:szCs w:val="18"/>
                <w:rPrChange w:id="3945" w:author="Liang Ma" w:date="2014-01-05T15:02:00Z">
                  <w:rPr>
                    <w:rFonts w:ascii="Times New Roman" w:eastAsia="宋体" w:hAnsi="Times New Roman" w:cs="Times New Roman"/>
                    <w:b w:val="0"/>
                    <w:bCs w:val="0"/>
                    <w:color w:val="000000"/>
                    <w:kern w:val="0"/>
                    <w:sz w:val="18"/>
                    <w:szCs w:val="18"/>
                  </w:rPr>
                </w:rPrChange>
              </w:rPr>
            </w:pPr>
            <w:proofErr w:type="spellStart"/>
            <w:r w:rsidRPr="00015E4B">
              <w:rPr>
                <w:rFonts w:ascii="Times New Roman" w:eastAsia="宋体" w:hAnsi="Times New Roman" w:cs="Times New Roman"/>
                <w:color w:val="FF0000"/>
                <w:kern w:val="0"/>
                <w:sz w:val="18"/>
                <w:szCs w:val="18"/>
                <w:rPrChange w:id="3946" w:author="Liang Ma" w:date="2014-01-05T15:02:00Z">
                  <w:rPr>
                    <w:rFonts w:ascii="Times New Roman" w:eastAsia="宋体" w:hAnsi="Times New Roman" w:cs="Times New Roman"/>
                    <w:color w:val="000000"/>
                    <w:kern w:val="0"/>
                    <w:sz w:val="18"/>
                    <w:szCs w:val="18"/>
                  </w:rPr>
                </w:rPrChange>
              </w:rPr>
              <w:t>sd</w:t>
            </w:r>
            <w:proofErr w:type="spellEnd"/>
          </w:p>
        </w:tc>
        <w:tc>
          <w:tcPr>
            <w:tcW w:w="0" w:type="auto"/>
            <w:noWrap/>
            <w:hideMark/>
          </w:tcPr>
          <w:p w:rsidR="00CA5CB1" w:rsidRPr="00EF5D26" w:rsidRDefault="00015E4B" w:rsidP="002A4430">
            <w:pPr>
              <w:widowControl/>
              <w:jc w:val="left"/>
              <w:cnfStyle w:val="100000000000"/>
              <w:rPr>
                <w:rFonts w:ascii="Times New Roman" w:eastAsia="宋体" w:hAnsi="Times New Roman" w:cs="Times New Roman"/>
                <w:b w:val="0"/>
                <w:color w:val="FF0000"/>
                <w:kern w:val="0"/>
                <w:sz w:val="18"/>
                <w:szCs w:val="18"/>
                <w:rPrChange w:id="3947" w:author="Liang Ma" w:date="2014-01-05T15:02:00Z">
                  <w:rPr>
                    <w:rFonts w:ascii="Times New Roman" w:eastAsia="宋体" w:hAnsi="Times New Roman" w:cs="Times New Roman"/>
                    <w:b w:val="0"/>
                    <w:bCs w:val="0"/>
                    <w:color w:val="000000"/>
                    <w:kern w:val="0"/>
                    <w:sz w:val="18"/>
                    <w:szCs w:val="18"/>
                  </w:rPr>
                </w:rPrChange>
              </w:rPr>
            </w:pPr>
            <w:proofErr w:type="spellStart"/>
            <w:r w:rsidRPr="00015E4B">
              <w:rPr>
                <w:rFonts w:ascii="Times New Roman" w:eastAsia="宋体" w:hAnsi="Times New Roman" w:cs="Times New Roman"/>
                <w:color w:val="FF0000"/>
                <w:kern w:val="0"/>
                <w:sz w:val="18"/>
                <w:szCs w:val="18"/>
                <w:rPrChange w:id="3948" w:author="Liang Ma" w:date="2014-01-05T15:02:00Z">
                  <w:rPr>
                    <w:rFonts w:ascii="Times New Roman" w:eastAsia="宋体" w:hAnsi="Times New Roman" w:cs="Times New Roman"/>
                    <w:color w:val="000000"/>
                    <w:kern w:val="0"/>
                    <w:sz w:val="18"/>
                    <w:szCs w:val="18"/>
                  </w:rPr>
                </w:rPrChange>
              </w:rPr>
              <w:t>d</w:t>
            </w:r>
            <w:r w:rsidRPr="00015E4B">
              <w:rPr>
                <w:rFonts w:ascii="Times New Roman" w:eastAsia="宋体" w:hAnsi="Times New Roman" w:cs="Times New Roman"/>
                <w:color w:val="FF0000"/>
                <w:kern w:val="0"/>
                <w:sz w:val="18"/>
                <w:szCs w:val="18"/>
                <w:vertAlign w:val="subscript"/>
                <w:rPrChange w:id="3949" w:author="Liang Ma" w:date="2014-01-05T15:02:00Z">
                  <w:rPr>
                    <w:rFonts w:ascii="Times New Roman" w:eastAsia="宋体" w:hAnsi="Times New Roman" w:cs="Times New Roman"/>
                    <w:color w:val="000000"/>
                    <w:kern w:val="0"/>
                    <w:sz w:val="18"/>
                    <w:szCs w:val="18"/>
                    <w:vertAlign w:val="subscript"/>
                  </w:rPr>
                </w:rPrChange>
              </w:rPr>
              <w:t>fatalities</w:t>
            </w:r>
            <w:proofErr w:type="spellEnd"/>
          </w:p>
        </w:tc>
        <w:tc>
          <w:tcPr>
            <w:tcW w:w="0" w:type="auto"/>
            <w:noWrap/>
            <w:hideMark/>
          </w:tcPr>
          <w:p w:rsidR="00CA5CB1" w:rsidRPr="00EF5D26" w:rsidRDefault="00015E4B" w:rsidP="002A4430">
            <w:pPr>
              <w:widowControl/>
              <w:jc w:val="left"/>
              <w:cnfStyle w:val="100000000000"/>
              <w:rPr>
                <w:rFonts w:ascii="Times New Roman" w:eastAsia="宋体" w:hAnsi="Times New Roman" w:cs="Times New Roman"/>
                <w:b w:val="0"/>
                <w:color w:val="FF0000"/>
                <w:kern w:val="0"/>
                <w:sz w:val="18"/>
                <w:szCs w:val="18"/>
                <w:rPrChange w:id="3950" w:author="Liang Ma" w:date="2014-01-05T15:02:00Z">
                  <w:rPr>
                    <w:rFonts w:ascii="Times New Roman" w:eastAsia="宋体" w:hAnsi="Times New Roman" w:cs="Times New Roman"/>
                    <w:b w:val="0"/>
                    <w:bCs w:val="0"/>
                    <w:color w:val="000000"/>
                    <w:kern w:val="0"/>
                    <w:sz w:val="18"/>
                    <w:szCs w:val="18"/>
                  </w:rPr>
                </w:rPrChange>
              </w:rPr>
            </w:pPr>
            <w:proofErr w:type="spellStart"/>
            <w:r w:rsidRPr="00015E4B">
              <w:rPr>
                <w:rFonts w:ascii="Times New Roman" w:eastAsia="宋体" w:hAnsi="Times New Roman" w:cs="Times New Roman"/>
                <w:color w:val="FF0000"/>
                <w:kern w:val="0"/>
                <w:sz w:val="18"/>
                <w:szCs w:val="18"/>
                <w:rPrChange w:id="3951" w:author="Liang Ma" w:date="2014-01-05T15:02:00Z">
                  <w:rPr>
                    <w:rFonts w:ascii="Times New Roman" w:eastAsia="宋体" w:hAnsi="Times New Roman" w:cs="Times New Roman"/>
                    <w:color w:val="000000"/>
                    <w:kern w:val="0"/>
                    <w:sz w:val="18"/>
                    <w:szCs w:val="18"/>
                  </w:rPr>
                </w:rPrChange>
              </w:rPr>
              <w:t>sd</w:t>
            </w:r>
            <w:proofErr w:type="spellEnd"/>
          </w:p>
        </w:tc>
        <w:tc>
          <w:tcPr>
            <w:tcW w:w="0" w:type="auto"/>
            <w:noWrap/>
            <w:hideMark/>
          </w:tcPr>
          <w:p w:rsidR="00CA5CB1" w:rsidRPr="00EF5D26" w:rsidRDefault="00015E4B" w:rsidP="002A4430">
            <w:pPr>
              <w:widowControl/>
              <w:jc w:val="left"/>
              <w:cnfStyle w:val="100000000000"/>
              <w:rPr>
                <w:rFonts w:ascii="Times New Roman" w:eastAsia="宋体" w:hAnsi="Times New Roman" w:cs="Times New Roman"/>
                <w:b w:val="0"/>
                <w:color w:val="FF0000"/>
                <w:kern w:val="0"/>
                <w:sz w:val="18"/>
                <w:szCs w:val="18"/>
                <w:rPrChange w:id="3952" w:author="Liang Ma" w:date="2014-01-05T15:02:00Z">
                  <w:rPr>
                    <w:rFonts w:ascii="Times New Roman" w:eastAsia="宋体" w:hAnsi="Times New Roman" w:cs="Times New Roman"/>
                    <w:b w:val="0"/>
                    <w:bCs w:val="0"/>
                    <w:color w:val="000000"/>
                    <w:kern w:val="0"/>
                    <w:sz w:val="18"/>
                    <w:szCs w:val="18"/>
                  </w:rPr>
                </w:rPrChange>
              </w:rPr>
            </w:pPr>
            <w:proofErr w:type="spellStart"/>
            <w:r w:rsidRPr="00015E4B">
              <w:rPr>
                <w:rFonts w:ascii="Times New Roman" w:eastAsia="宋体" w:hAnsi="Times New Roman" w:cs="Times New Roman"/>
                <w:color w:val="FF0000"/>
                <w:kern w:val="0"/>
                <w:sz w:val="18"/>
                <w:szCs w:val="18"/>
                <w:rPrChange w:id="3953" w:author="Liang Ma" w:date="2014-01-05T15:02:00Z">
                  <w:rPr>
                    <w:rFonts w:ascii="Times New Roman" w:eastAsia="宋体" w:hAnsi="Times New Roman" w:cs="Times New Roman"/>
                    <w:color w:val="000000"/>
                    <w:kern w:val="0"/>
                    <w:sz w:val="18"/>
                    <w:szCs w:val="18"/>
                  </w:rPr>
                </w:rPrChange>
              </w:rPr>
              <w:t>d</w:t>
            </w:r>
            <w:r w:rsidRPr="00015E4B">
              <w:rPr>
                <w:rFonts w:ascii="Times New Roman" w:eastAsia="宋体" w:hAnsi="Times New Roman" w:cs="Times New Roman"/>
                <w:color w:val="FF0000"/>
                <w:kern w:val="0"/>
                <w:sz w:val="18"/>
                <w:szCs w:val="18"/>
                <w:vertAlign w:val="subscript"/>
                <w:rPrChange w:id="3954" w:author="Liang Ma" w:date="2014-01-05T15:02:00Z">
                  <w:rPr>
                    <w:rFonts w:ascii="Times New Roman" w:eastAsia="宋体" w:hAnsi="Times New Roman" w:cs="Times New Roman"/>
                    <w:color w:val="000000"/>
                    <w:kern w:val="0"/>
                    <w:sz w:val="18"/>
                    <w:szCs w:val="18"/>
                    <w:vertAlign w:val="subscript"/>
                  </w:rPr>
                </w:rPrChange>
              </w:rPr>
              <w:t>injuries</w:t>
            </w:r>
            <w:proofErr w:type="spellEnd"/>
          </w:p>
        </w:tc>
        <w:tc>
          <w:tcPr>
            <w:tcW w:w="0" w:type="auto"/>
            <w:noWrap/>
            <w:hideMark/>
          </w:tcPr>
          <w:p w:rsidR="00CA5CB1" w:rsidRPr="00EF5D26" w:rsidRDefault="00015E4B" w:rsidP="002A4430">
            <w:pPr>
              <w:widowControl/>
              <w:jc w:val="left"/>
              <w:cnfStyle w:val="100000000000"/>
              <w:rPr>
                <w:rFonts w:ascii="Times New Roman" w:eastAsia="宋体" w:hAnsi="Times New Roman" w:cs="Times New Roman"/>
                <w:b w:val="0"/>
                <w:color w:val="FF0000"/>
                <w:kern w:val="0"/>
                <w:sz w:val="18"/>
                <w:szCs w:val="18"/>
                <w:rPrChange w:id="3955" w:author="Liang Ma" w:date="2014-01-05T15:02:00Z">
                  <w:rPr>
                    <w:rFonts w:ascii="Times New Roman" w:eastAsia="宋体" w:hAnsi="Times New Roman" w:cs="Times New Roman"/>
                    <w:b w:val="0"/>
                    <w:bCs w:val="0"/>
                    <w:color w:val="000000"/>
                    <w:kern w:val="0"/>
                    <w:sz w:val="18"/>
                    <w:szCs w:val="18"/>
                  </w:rPr>
                </w:rPrChange>
              </w:rPr>
            </w:pPr>
            <w:proofErr w:type="spellStart"/>
            <w:r w:rsidRPr="00015E4B">
              <w:rPr>
                <w:rFonts w:ascii="Times New Roman" w:eastAsia="宋体" w:hAnsi="Times New Roman" w:cs="Times New Roman"/>
                <w:color w:val="FF0000"/>
                <w:kern w:val="0"/>
                <w:sz w:val="18"/>
                <w:szCs w:val="18"/>
                <w:rPrChange w:id="3956" w:author="Liang Ma" w:date="2014-01-05T15:02:00Z">
                  <w:rPr>
                    <w:rFonts w:ascii="Times New Roman" w:eastAsia="宋体" w:hAnsi="Times New Roman" w:cs="Times New Roman"/>
                    <w:color w:val="000000"/>
                    <w:kern w:val="0"/>
                    <w:sz w:val="18"/>
                    <w:szCs w:val="18"/>
                  </w:rPr>
                </w:rPrChange>
              </w:rPr>
              <w:t>sd</w:t>
            </w:r>
            <w:proofErr w:type="spellEnd"/>
          </w:p>
        </w:tc>
      </w:tr>
      <w:tr w:rsidR="00CA5CB1" w:rsidRPr="00EF5D26" w:rsidTr="002A4430">
        <w:trPr>
          <w:trHeight w:val="288"/>
        </w:trPr>
        <w:tc>
          <w:tcPr>
            <w:cnfStyle w:val="001000000000"/>
            <w:tcW w:w="0" w:type="auto"/>
            <w:noWrap/>
            <w:hideMark/>
          </w:tcPr>
          <w:p w:rsidR="00CA5CB1" w:rsidRPr="00EF5D26" w:rsidRDefault="00015E4B" w:rsidP="002A4430">
            <w:pPr>
              <w:widowControl/>
              <w:jc w:val="left"/>
              <w:rPr>
                <w:rFonts w:ascii="Times New Roman" w:eastAsia="宋体" w:hAnsi="Times New Roman" w:cs="Times New Roman"/>
                <w:b w:val="0"/>
                <w:color w:val="FF0000"/>
                <w:kern w:val="0"/>
                <w:sz w:val="18"/>
                <w:szCs w:val="18"/>
                <w:rPrChange w:id="3957" w:author="Liang Ma" w:date="2014-01-05T15:02:00Z">
                  <w:rPr>
                    <w:rFonts w:ascii="Times New Roman" w:eastAsia="宋体" w:hAnsi="Times New Roman" w:cs="Times New Roman"/>
                    <w:b w:val="0"/>
                    <w:bCs w:val="0"/>
                    <w:color w:val="000000"/>
                    <w:kern w:val="0"/>
                    <w:sz w:val="18"/>
                    <w:szCs w:val="18"/>
                  </w:rPr>
                </w:rPrChange>
              </w:rPr>
            </w:pPr>
            <w:r w:rsidRPr="00015E4B">
              <w:rPr>
                <w:rFonts w:ascii="Times New Roman" w:eastAsia="宋体" w:hAnsi="Times New Roman" w:cs="Times New Roman"/>
                <w:color w:val="FF0000"/>
                <w:kern w:val="0"/>
                <w:sz w:val="18"/>
                <w:szCs w:val="18"/>
                <w:rPrChange w:id="3958" w:author="Liang Ma" w:date="2014-01-05T15:02:00Z">
                  <w:rPr>
                    <w:rFonts w:ascii="Times New Roman" w:eastAsia="宋体" w:hAnsi="Times New Roman" w:cs="Times New Roman"/>
                    <w:color w:val="000000"/>
                    <w:kern w:val="0"/>
                    <w:sz w:val="18"/>
                    <w:szCs w:val="18"/>
                  </w:rPr>
                </w:rPrChange>
              </w:rPr>
              <w:t>Guangdong</w:t>
            </w:r>
          </w:p>
        </w:tc>
        <w:tc>
          <w:tcPr>
            <w:tcW w:w="0" w:type="auto"/>
          </w:tcPr>
          <w:p w:rsidR="00CA5CB1" w:rsidRPr="00EF5D26" w:rsidRDefault="00015E4B" w:rsidP="002A4430">
            <w:pPr>
              <w:widowControl/>
              <w:jc w:val="left"/>
              <w:cnfStyle w:val="000000000000"/>
              <w:rPr>
                <w:rFonts w:ascii="Times New Roman" w:eastAsia="宋体" w:hAnsi="Times New Roman" w:cs="Times New Roman"/>
                <w:color w:val="FF0000"/>
                <w:kern w:val="0"/>
                <w:sz w:val="18"/>
                <w:szCs w:val="18"/>
                <w:rPrChange w:id="3959" w:author="Liang Ma" w:date="2014-01-05T15:02:00Z">
                  <w:rPr>
                    <w:rFonts w:ascii="Times New Roman" w:eastAsia="宋体" w:hAnsi="Times New Roman" w:cs="Times New Roman"/>
                    <w:color w:val="000000"/>
                    <w:kern w:val="0"/>
                    <w:sz w:val="18"/>
                    <w:szCs w:val="18"/>
                  </w:rPr>
                </w:rPrChange>
              </w:rPr>
            </w:pPr>
            <w:r w:rsidRPr="00015E4B">
              <w:rPr>
                <w:rFonts w:ascii="Times New Roman" w:eastAsia="宋体" w:hAnsi="Times New Roman" w:cs="Times New Roman"/>
                <w:color w:val="FF0000"/>
                <w:kern w:val="0"/>
                <w:sz w:val="18"/>
                <w:szCs w:val="18"/>
                <w:rPrChange w:id="3960" w:author="Liang Ma" w:date="2014-01-05T15:02:00Z">
                  <w:rPr>
                    <w:rFonts w:ascii="Times New Roman" w:eastAsia="宋体" w:hAnsi="Times New Roman" w:cs="Times New Roman"/>
                    <w:color w:val="000000"/>
                    <w:kern w:val="0"/>
                    <w:sz w:val="18"/>
                    <w:szCs w:val="18"/>
                  </w:rPr>
                </w:rPrChange>
              </w:rPr>
              <w:t>6203</w:t>
            </w:r>
          </w:p>
        </w:tc>
        <w:tc>
          <w:tcPr>
            <w:tcW w:w="0" w:type="auto"/>
            <w:noWrap/>
            <w:hideMark/>
          </w:tcPr>
          <w:p w:rsidR="00CA5CB1" w:rsidRPr="00EF5D26" w:rsidRDefault="00015E4B" w:rsidP="002A4430">
            <w:pPr>
              <w:widowControl/>
              <w:jc w:val="left"/>
              <w:cnfStyle w:val="000000000000"/>
              <w:rPr>
                <w:rFonts w:ascii="Times New Roman" w:eastAsia="宋体" w:hAnsi="Times New Roman" w:cs="Times New Roman"/>
                <w:color w:val="FF0000"/>
                <w:kern w:val="0"/>
                <w:sz w:val="18"/>
                <w:szCs w:val="18"/>
                <w:rPrChange w:id="3961" w:author="Liang Ma" w:date="2014-01-05T15:02:00Z">
                  <w:rPr>
                    <w:rFonts w:ascii="Times New Roman" w:eastAsia="宋体" w:hAnsi="Times New Roman" w:cs="Times New Roman"/>
                    <w:color w:val="000000"/>
                    <w:kern w:val="0"/>
                    <w:sz w:val="18"/>
                    <w:szCs w:val="18"/>
                  </w:rPr>
                </w:rPrChange>
              </w:rPr>
            </w:pPr>
            <w:r w:rsidRPr="00015E4B">
              <w:rPr>
                <w:rFonts w:ascii="Times New Roman" w:eastAsia="宋体" w:hAnsi="Times New Roman" w:cs="Times New Roman"/>
                <w:color w:val="FF0000"/>
                <w:kern w:val="0"/>
                <w:sz w:val="18"/>
                <w:szCs w:val="18"/>
                <w:rPrChange w:id="3962" w:author="Liang Ma" w:date="2014-01-05T15:02:00Z">
                  <w:rPr>
                    <w:rFonts w:ascii="Times New Roman" w:eastAsia="宋体" w:hAnsi="Times New Roman" w:cs="Times New Roman"/>
                    <w:color w:val="000000"/>
                    <w:kern w:val="0"/>
                    <w:sz w:val="18"/>
                    <w:szCs w:val="18"/>
                  </w:rPr>
                </w:rPrChange>
              </w:rPr>
              <w:t>2005-2010</w:t>
            </w:r>
          </w:p>
        </w:tc>
        <w:tc>
          <w:tcPr>
            <w:tcW w:w="0" w:type="auto"/>
            <w:noWrap/>
            <w:hideMark/>
          </w:tcPr>
          <w:p w:rsidR="00CA5CB1" w:rsidRPr="00EF5D26" w:rsidRDefault="00015E4B" w:rsidP="002A4430">
            <w:pPr>
              <w:widowControl/>
              <w:jc w:val="right"/>
              <w:cnfStyle w:val="000000000000"/>
              <w:rPr>
                <w:rFonts w:ascii="Times New Roman" w:eastAsia="宋体" w:hAnsi="Times New Roman" w:cs="Times New Roman"/>
                <w:color w:val="FF0000"/>
                <w:kern w:val="0"/>
                <w:sz w:val="18"/>
                <w:szCs w:val="18"/>
                <w:rPrChange w:id="3963" w:author="Liang Ma" w:date="2014-01-05T15:02:00Z">
                  <w:rPr>
                    <w:rFonts w:ascii="Times New Roman" w:eastAsia="宋体" w:hAnsi="Times New Roman" w:cs="Times New Roman"/>
                    <w:color w:val="000000"/>
                    <w:kern w:val="0"/>
                    <w:sz w:val="18"/>
                    <w:szCs w:val="18"/>
                  </w:rPr>
                </w:rPrChange>
              </w:rPr>
            </w:pPr>
            <w:r w:rsidRPr="00015E4B">
              <w:rPr>
                <w:rFonts w:ascii="Times New Roman" w:eastAsia="宋体" w:hAnsi="Times New Roman" w:cs="Times New Roman"/>
                <w:color w:val="FF0000"/>
                <w:kern w:val="0"/>
                <w:sz w:val="18"/>
                <w:szCs w:val="18"/>
                <w:rPrChange w:id="3964" w:author="Liang Ma" w:date="2014-01-05T15:02:00Z">
                  <w:rPr>
                    <w:rFonts w:ascii="Times New Roman" w:eastAsia="宋体" w:hAnsi="Times New Roman" w:cs="Times New Roman"/>
                    <w:color w:val="000000"/>
                    <w:kern w:val="0"/>
                    <w:sz w:val="18"/>
                    <w:szCs w:val="18"/>
                  </w:rPr>
                </w:rPrChange>
              </w:rPr>
              <w:t>-0.49%</w:t>
            </w:r>
          </w:p>
        </w:tc>
        <w:tc>
          <w:tcPr>
            <w:tcW w:w="0" w:type="auto"/>
            <w:noWrap/>
            <w:hideMark/>
          </w:tcPr>
          <w:p w:rsidR="00CA5CB1" w:rsidRPr="00EF5D26" w:rsidRDefault="00015E4B" w:rsidP="002A4430">
            <w:pPr>
              <w:widowControl/>
              <w:jc w:val="right"/>
              <w:cnfStyle w:val="000000000000"/>
              <w:rPr>
                <w:rFonts w:ascii="Times New Roman" w:eastAsia="宋体" w:hAnsi="Times New Roman" w:cs="Times New Roman"/>
                <w:color w:val="FF0000"/>
                <w:kern w:val="0"/>
                <w:sz w:val="18"/>
                <w:szCs w:val="18"/>
                <w:rPrChange w:id="3965" w:author="Liang Ma" w:date="2014-01-05T15:02:00Z">
                  <w:rPr>
                    <w:rFonts w:ascii="Times New Roman" w:eastAsia="宋体" w:hAnsi="Times New Roman" w:cs="Times New Roman"/>
                    <w:color w:val="000000"/>
                    <w:kern w:val="0"/>
                    <w:sz w:val="18"/>
                    <w:szCs w:val="18"/>
                  </w:rPr>
                </w:rPrChange>
              </w:rPr>
            </w:pPr>
            <w:r w:rsidRPr="00015E4B">
              <w:rPr>
                <w:rFonts w:ascii="Times New Roman" w:eastAsia="宋体" w:hAnsi="Times New Roman" w:cs="Times New Roman"/>
                <w:color w:val="FF0000"/>
                <w:kern w:val="0"/>
                <w:sz w:val="18"/>
                <w:szCs w:val="18"/>
                <w:rPrChange w:id="3966" w:author="Liang Ma" w:date="2014-01-05T15:02:00Z">
                  <w:rPr>
                    <w:rFonts w:ascii="Times New Roman" w:eastAsia="宋体" w:hAnsi="Times New Roman" w:cs="Times New Roman"/>
                    <w:color w:val="000000"/>
                    <w:kern w:val="0"/>
                    <w:sz w:val="18"/>
                    <w:szCs w:val="18"/>
                  </w:rPr>
                </w:rPrChange>
              </w:rPr>
              <w:t>1.40%</w:t>
            </w:r>
          </w:p>
        </w:tc>
        <w:tc>
          <w:tcPr>
            <w:tcW w:w="0" w:type="auto"/>
            <w:noWrap/>
            <w:hideMark/>
          </w:tcPr>
          <w:p w:rsidR="00CA5CB1" w:rsidRPr="00EF5D26" w:rsidRDefault="00015E4B" w:rsidP="002A4430">
            <w:pPr>
              <w:widowControl/>
              <w:jc w:val="right"/>
              <w:cnfStyle w:val="000000000000"/>
              <w:rPr>
                <w:rFonts w:ascii="Times New Roman" w:eastAsia="宋体" w:hAnsi="Times New Roman" w:cs="Times New Roman"/>
                <w:color w:val="FF0000"/>
                <w:kern w:val="0"/>
                <w:sz w:val="18"/>
                <w:szCs w:val="18"/>
                <w:rPrChange w:id="3967" w:author="Liang Ma" w:date="2014-01-05T15:02:00Z">
                  <w:rPr>
                    <w:rFonts w:ascii="Times New Roman" w:eastAsia="宋体" w:hAnsi="Times New Roman" w:cs="Times New Roman"/>
                    <w:color w:val="000000"/>
                    <w:kern w:val="0"/>
                    <w:sz w:val="18"/>
                    <w:szCs w:val="18"/>
                  </w:rPr>
                </w:rPrChange>
              </w:rPr>
            </w:pPr>
            <w:r w:rsidRPr="00015E4B">
              <w:rPr>
                <w:rFonts w:ascii="Times New Roman" w:eastAsia="宋体" w:hAnsi="Times New Roman" w:cs="Times New Roman"/>
                <w:color w:val="FF0000"/>
                <w:kern w:val="0"/>
                <w:sz w:val="18"/>
                <w:szCs w:val="18"/>
                <w:rPrChange w:id="3968" w:author="Liang Ma" w:date="2014-01-05T15:02:00Z">
                  <w:rPr>
                    <w:rFonts w:ascii="Times New Roman" w:eastAsia="宋体" w:hAnsi="Times New Roman" w:cs="Times New Roman"/>
                    <w:color w:val="000000"/>
                    <w:kern w:val="0"/>
                    <w:sz w:val="18"/>
                    <w:szCs w:val="18"/>
                  </w:rPr>
                </w:rPrChange>
              </w:rPr>
              <w:t>-0.52%</w:t>
            </w:r>
          </w:p>
        </w:tc>
        <w:tc>
          <w:tcPr>
            <w:tcW w:w="0" w:type="auto"/>
            <w:noWrap/>
            <w:hideMark/>
          </w:tcPr>
          <w:p w:rsidR="00CA5CB1" w:rsidRPr="00EF5D26" w:rsidRDefault="00015E4B" w:rsidP="002A4430">
            <w:pPr>
              <w:widowControl/>
              <w:jc w:val="right"/>
              <w:cnfStyle w:val="000000000000"/>
              <w:rPr>
                <w:rFonts w:ascii="Times New Roman" w:eastAsia="宋体" w:hAnsi="Times New Roman" w:cs="Times New Roman"/>
                <w:color w:val="FF0000"/>
                <w:kern w:val="0"/>
                <w:sz w:val="18"/>
                <w:szCs w:val="18"/>
                <w:rPrChange w:id="3969" w:author="Liang Ma" w:date="2014-01-05T15:02:00Z">
                  <w:rPr>
                    <w:rFonts w:ascii="Times New Roman" w:eastAsia="宋体" w:hAnsi="Times New Roman" w:cs="Times New Roman"/>
                    <w:color w:val="000000"/>
                    <w:kern w:val="0"/>
                    <w:sz w:val="18"/>
                    <w:szCs w:val="18"/>
                  </w:rPr>
                </w:rPrChange>
              </w:rPr>
            </w:pPr>
            <w:r w:rsidRPr="00015E4B">
              <w:rPr>
                <w:rFonts w:ascii="Times New Roman" w:eastAsia="宋体" w:hAnsi="Times New Roman" w:cs="Times New Roman"/>
                <w:color w:val="FF0000"/>
                <w:kern w:val="0"/>
                <w:sz w:val="18"/>
                <w:szCs w:val="18"/>
                <w:rPrChange w:id="3970" w:author="Liang Ma" w:date="2014-01-05T15:02:00Z">
                  <w:rPr>
                    <w:rFonts w:ascii="Times New Roman" w:eastAsia="宋体" w:hAnsi="Times New Roman" w:cs="Times New Roman"/>
                    <w:color w:val="000000"/>
                    <w:kern w:val="0"/>
                    <w:sz w:val="18"/>
                    <w:szCs w:val="18"/>
                  </w:rPr>
                </w:rPrChange>
              </w:rPr>
              <w:t>1.46%</w:t>
            </w:r>
          </w:p>
        </w:tc>
        <w:tc>
          <w:tcPr>
            <w:tcW w:w="0" w:type="auto"/>
            <w:noWrap/>
            <w:hideMark/>
          </w:tcPr>
          <w:p w:rsidR="00CA5CB1" w:rsidRPr="00EF5D26" w:rsidRDefault="00015E4B" w:rsidP="002A4430">
            <w:pPr>
              <w:widowControl/>
              <w:jc w:val="right"/>
              <w:cnfStyle w:val="000000000000"/>
              <w:rPr>
                <w:rFonts w:ascii="Times New Roman" w:eastAsia="宋体" w:hAnsi="Times New Roman" w:cs="Times New Roman"/>
                <w:color w:val="FF0000"/>
                <w:kern w:val="0"/>
                <w:sz w:val="18"/>
                <w:szCs w:val="18"/>
                <w:rPrChange w:id="3971" w:author="Liang Ma" w:date="2014-01-05T15:02:00Z">
                  <w:rPr>
                    <w:rFonts w:ascii="Times New Roman" w:eastAsia="宋体" w:hAnsi="Times New Roman" w:cs="Times New Roman"/>
                    <w:color w:val="000000"/>
                    <w:kern w:val="0"/>
                    <w:sz w:val="18"/>
                    <w:szCs w:val="18"/>
                  </w:rPr>
                </w:rPrChange>
              </w:rPr>
            </w:pPr>
            <w:r w:rsidRPr="00015E4B">
              <w:rPr>
                <w:rFonts w:ascii="Times New Roman" w:eastAsia="宋体" w:hAnsi="Times New Roman" w:cs="Times New Roman"/>
                <w:color w:val="FF0000"/>
                <w:kern w:val="0"/>
                <w:sz w:val="18"/>
                <w:szCs w:val="18"/>
                <w:rPrChange w:id="3972" w:author="Liang Ma" w:date="2014-01-05T15:02:00Z">
                  <w:rPr>
                    <w:rFonts w:ascii="Times New Roman" w:eastAsia="宋体" w:hAnsi="Times New Roman" w:cs="Times New Roman"/>
                    <w:color w:val="000000"/>
                    <w:kern w:val="0"/>
                    <w:sz w:val="18"/>
                    <w:szCs w:val="18"/>
                  </w:rPr>
                </w:rPrChange>
              </w:rPr>
              <w:t>-0.50%</w:t>
            </w:r>
          </w:p>
        </w:tc>
        <w:tc>
          <w:tcPr>
            <w:tcW w:w="0" w:type="auto"/>
            <w:noWrap/>
            <w:hideMark/>
          </w:tcPr>
          <w:p w:rsidR="00CA5CB1" w:rsidRPr="00EF5D26" w:rsidRDefault="00015E4B" w:rsidP="002A4430">
            <w:pPr>
              <w:widowControl/>
              <w:jc w:val="right"/>
              <w:cnfStyle w:val="000000000000"/>
              <w:rPr>
                <w:rFonts w:ascii="Times New Roman" w:eastAsia="宋体" w:hAnsi="Times New Roman" w:cs="Times New Roman"/>
                <w:color w:val="FF0000"/>
                <w:kern w:val="0"/>
                <w:sz w:val="18"/>
                <w:szCs w:val="18"/>
                <w:rPrChange w:id="3973" w:author="Liang Ma" w:date="2014-01-05T15:02:00Z">
                  <w:rPr>
                    <w:rFonts w:ascii="Times New Roman" w:eastAsia="宋体" w:hAnsi="Times New Roman" w:cs="Times New Roman"/>
                    <w:color w:val="000000"/>
                    <w:kern w:val="0"/>
                    <w:sz w:val="18"/>
                    <w:szCs w:val="18"/>
                  </w:rPr>
                </w:rPrChange>
              </w:rPr>
            </w:pPr>
            <w:r w:rsidRPr="00015E4B">
              <w:rPr>
                <w:rFonts w:ascii="Times New Roman" w:eastAsia="宋体" w:hAnsi="Times New Roman" w:cs="Times New Roman"/>
                <w:color w:val="FF0000"/>
                <w:kern w:val="0"/>
                <w:sz w:val="18"/>
                <w:szCs w:val="18"/>
                <w:rPrChange w:id="3974" w:author="Liang Ma" w:date="2014-01-05T15:02:00Z">
                  <w:rPr>
                    <w:rFonts w:ascii="Times New Roman" w:eastAsia="宋体" w:hAnsi="Times New Roman" w:cs="Times New Roman"/>
                    <w:color w:val="000000"/>
                    <w:kern w:val="0"/>
                    <w:sz w:val="18"/>
                    <w:szCs w:val="18"/>
                  </w:rPr>
                </w:rPrChange>
              </w:rPr>
              <w:t>1.30%</w:t>
            </w:r>
          </w:p>
        </w:tc>
      </w:tr>
      <w:tr w:rsidR="00CA5CB1" w:rsidRPr="00EF5D26" w:rsidTr="002A4430">
        <w:trPr>
          <w:trHeight w:val="288"/>
        </w:trPr>
        <w:tc>
          <w:tcPr>
            <w:cnfStyle w:val="001000000000"/>
            <w:tcW w:w="0" w:type="auto"/>
            <w:noWrap/>
            <w:hideMark/>
          </w:tcPr>
          <w:p w:rsidR="00CA5CB1" w:rsidRPr="00EF5D26" w:rsidRDefault="00015E4B" w:rsidP="002A4430">
            <w:pPr>
              <w:widowControl/>
              <w:jc w:val="left"/>
              <w:rPr>
                <w:rFonts w:ascii="Times New Roman" w:eastAsia="宋体" w:hAnsi="Times New Roman" w:cs="Times New Roman"/>
                <w:b w:val="0"/>
                <w:color w:val="FF0000"/>
                <w:kern w:val="0"/>
                <w:sz w:val="18"/>
                <w:szCs w:val="18"/>
                <w:rPrChange w:id="3975" w:author="Liang Ma" w:date="2014-01-05T15:02:00Z">
                  <w:rPr>
                    <w:rFonts w:ascii="Times New Roman" w:eastAsia="宋体" w:hAnsi="Times New Roman" w:cs="Times New Roman"/>
                    <w:b w:val="0"/>
                    <w:bCs w:val="0"/>
                    <w:color w:val="000000"/>
                    <w:kern w:val="0"/>
                    <w:sz w:val="18"/>
                    <w:szCs w:val="18"/>
                  </w:rPr>
                </w:rPrChange>
              </w:rPr>
            </w:pPr>
            <w:r w:rsidRPr="00015E4B">
              <w:rPr>
                <w:rFonts w:ascii="Times New Roman" w:eastAsia="宋体" w:hAnsi="Times New Roman" w:cs="Times New Roman"/>
                <w:color w:val="FF0000"/>
                <w:kern w:val="0"/>
                <w:sz w:val="18"/>
                <w:szCs w:val="18"/>
                <w:rPrChange w:id="3976" w:author="Liang Ma" w:date="2014-01-05T15:02:00Z">
                  <w:rPr>
                    <w:rFonts w:ascii="Times New Roman" w:eastAsia="宋体" w:hAnsi="Times New Roman" w:cs="Times New Roman"/>
                    <w:color w:val="000000"/>
                    <w:kern w:val="0"/>
                    <w:sz w:val="18"/>
                    <w:szCs w:val="18"/>
                  </w:rPr>
                </w:rPrChange>
              </w:rPr>
              <w:t>Beijing</w:t>
            </w:r>
          </w:p>
        </w:tc>
        <w:tc>
          <w:tcPr>
            <w:tcW w:w="0" w:type="auto"/>
          </w:tcPr>
          <w:p w:rsidR="00CA5CB1" w:rsidRPr="00EF5D26" w:rsidRDefault="00015E4B" w:rsidP="002A4430">
            <w:pPr>
              <w:widowControl/>
              <w:jc w:val="left"/>
              <w:cnfStyle w:val="000000000000"/>
              <w:rPr>
                <w:rFonts w:ascii="Times New Roman" w:eastAsia="宋体" w:hAnsi="Times New Roman" w:cs="Times New Roman"/>
                <w:color w:val="FF0000"/>
                <w:kern w:val="0"/>
                <w:sz w:val="18"/>
                <w:szCs w:val="18"/>
                <w:rPrChange w:id="3977" w:author="Liang Ma" w:date="2014-01-05T15:02:00Z">
                  <w:rPr>
                    <w:rFonts w:ascii="Times New Roman" w:eastAsia="宋体" w:hAnsi="Times New Roman" w:cs="Times New Roman"/>
                    <w:color w:val="000000"/>
                    <w:kern w:val="0"/>
                    <w:sz w:val="18"/>
                    <w:szCs w:val="18"/>
                  </w:rPr>
                </w:rPrChange>
              </w:rPr>
            </w:pPr>
            <w:r w:rsidRPr="00015E4B">
              <w:rPr>
                <w:rFonts w:ascii="Times New Roman" w:eastAsia="宋体" w:hAnsi="Times New Roman" w:cs="Times New Roman"/>
                <w:color w:val="FF0000"/>
                <w:kern w:val="0"/>
                <w:sz w:val="18"/>
                <w:szCs w:val="18"/>
                <w:rPrChange w:id="3978" w:author="Liang Ma" w:date="2014-01-05T15:02:00Z">
                  <w:rPr>
                    <w:rFonts w:ascii="Times New Roman" w:eastAsia="宋体" w:hAnsi="Times New Roman" w:cs="Times New Roman"/>
                    <w:color w:val="000000"/>
                    <w:kern w:val="0"/>
                    <w:sz w:val="18"/>
                    <w:szCs w:val="18"/>
                  </w:rPr>
                </w:rPrChange>
              </w:rPr>
              <w:t>974</w:t>
            </w:r>
          </w:p>
        </w:tc>
        <w:tc>
          <w:tcPr>
            <w:tcW w:w="0" w:type="auto"/>
            <w:noWrap/>
            <w:hideMark/>
          </w:tcPr>
          <w:p w:rsidR="00CA5CB1" w:rsidRPr="00EF5D26" w:rsidRDefault="00015E4B" w:rsidP="002A4430">
            <w:pPr>
              <w:widowControl/>
              <w:jc w:val="left"/>
              <w:cnfStyle w:val="000000000000"/>
              <w:rPr>
                <w:rFonts w:ascii="Times New Roman" w:eastAsia="宋体" w:hAnsi="Times New Roman" w:cs="Times New Roman"/>
                <w:color w:val="FF0000"/>
                <w:kern w:val="0"/>
                <w:sz w:val="18"/>
                <w:szCs w:val="18"/>
                <w:rPrChange w:id="3979" w:author="Liang Ma" w:date="2014-01-05T15:02:00Z">
                  <w:rPr>
                    <w:rFonts w:ascii="Times New Roman" w:eastAsia="宋体" w:hAnsi="Times New Roman" w:cs="Times New Roman"/>
                    <w:color w:val="000000"/>
                    <w:kern w:val="0"/>
                    <w:sz w:val="18"/>
                    <w:szCs w:val="18"/>
                  </w:rPr>
                </w:rPrChange>
              </w:rPr>
            </w:pPr>
            <w:r w:rsidRPr="00015E4B">
              <w:rPr>
                <w:rFonts w:ascii="Times New Roman" w:eastAsia="宋体" w:hAnsi="Times New Roman" w:cs="Times New Roman"/>
                <w:color w:val="FF0000"/>
                <w:kern w:val="0"/>
                <w:sz w:val="18"/>
                <w:szCs w:val="18"/>
                <w:rPrChange w:id="3980" w:author="Liang Ma" w:date="2014-01-05T15:02:00Z">
                  <w:rPr>
                    <w:rFonts w:ascii="Times New Roman" w:eastAsia="宋体" w:hAnsi="Times New Roman" w:cs="Times New Roman"/>
                    <w:color w:val="000000"/>
                    <w:kern w:val="0"/>
                    <w:sz w:val="18"/>
                    <w:szCs w:val="18"/>
                  </w:rPr>
                </w:rPrChange>
              </w:rPr>
              <w:t>2003-2010</w:t>
            </w:r>
          </w:p>
        </w:tc>
        <w:tc>
          <w:tcPr>
            <w:tcW w:w="0" w:type="auto"/>
            <w:noWrap/>
            <w:hideMark/>
          </w:tcPr>
          <w:p w:rsidR="00CA5CB1" w:rsidRPr="00EF5D26" w:rsidRDefault="00015E4B" w:rsidP="002A4430">
            <w:pPr>
              <w:widowControl/>
              <w:jc w:val="right"/>
              <w:cnfStyle w:val="000000000000"/>
              <w:rPr>
                <w:rFonts w:ascii="Times New Roman" w:eastAsia="宋体" w:hAnsi="Times New Roman" w:cs="Times New Roman"/>
                <w:color w:val="FF0000"/>
                <w:kern w:val="0"/>
                <w:sz w:val="18"/>
                <w:szCs w:val="18"/>
                <w:rPrChange w:id="3981" w:author="Liang Ma" w:date="2014-01-05T15:02:00Z">
                  <w:rPr>
                    <w:rFonts w:ascii="Times New Roman" w:eastAsia="宋体" w:hAnsi="Times New Roman" w:cs="Times New Roman"/>
                    <w:color w:val="000000"/>
                    <w:kern w:val="0"/>
                    <w:sz w:val="18"/>
                    <w:szCs w:val="18"/>
                  </w:rPr>
                </w:rPrChange>
              </w:rPr>
            </w:pPr>
            <w:r w:rsidRPr="00015E4B">
              <w:rPr>
                <w:rFonts w:ascii="Times New Roman" w:eastAsia="宋体" w:hAnsi="Times New Roman" w:cs="Times New Roman"/>
                <w:color w:val="FF0000"/>
                <w:kern w:val="0"/>
                <w:sz w:val="18"/>
                <w:szCs w:val="18"/>
                <w:rPrChange w:id="3982" w:author="Liang Ma" w:date="2014-01-05T15:02:00Z">
                  <w:rPr>
                    <w:rFonts w:ascii="Times New Roman" w:eastAsia="宋体" w:hAnsi="Times New Roman" w:cs="Times New Roman"/>
                    <w:color w:val="000000"/>
                    <w:kern w:val="0"/>
                    <w:sz w:val="18"/>
                    <w:szCs w:val="18"/>
                  </w:rPr>
                </w:rPrChange>
              </w:rPr>
              <w:t>0.43%</w:t>
            </w:r>
          </w:p>
        </w:tc>
        <w:tc>
          <w:tcPr>
            <w:tcW w:w="0" w:type="auto"/>
            <w:noWrap/>
            <w:hideMark/>
          </w:tcPr>
          <w:p w:rsidR="00CA5CB1" w:rsidRPr="00EF5D26" w:rsidRDefault="00015E4B" w:rsidP="002A4430">
            <w:pPr>
              <w:widowControl/>
              <w:jc w:val="right"/>
              <w:cnfStyle w:val="000000000000"/>
              <w:rPr>
                <w:rFonts w:ascii="Times New Roman" w:eastAsia="宋体" w:hAnsi="Times New Roman" w:cs="Times New Roman"/>
                <w:color w:val="FF0000"/>
                <w:kern w:val="0"/>
                <w:sz w:val="18"/>
                <w:szCs w:val="18"/>
                <w:rPrChange w:id="3983" w:author="Liang Ma" w:date="2014-01-05T15:02:00Z">
                  <w:rPr>
                    <w:rFonts w:ascii="Times New Roman" w:eastAsia="宋体" w:hAnsi="Times New Roman" w:cs="Times New Roman"/>
                    <w:color w:val="000000"/>
                    <w:kern w:val="0"/>
                    <w:sz w:val="18"/>
                    <w:szCs w:val="18"/>
                  </w:rPr>
                </w:rPrChange>
              </w:rPr>
            </w:pPr>
            <w:r w:rsidRPr="00015E4B">
              <w:rPr>
                <w:rFonts w:ascii="Times New Roman" w:eastAsia="宋体" w:hAnsi="Times New Roman" w:cs="Times New Roman"/>
                <w:color w:val="FF0000"/>
                <w:kern w:val="0"/>
                <w:sz w:val="18"/>
                <w:szCs w:val="18"/>
                <w:rPrChange w:id="3984" w:author="Liang Ma" w:date="2014-01-05T15:02:00Z">
                  <w:rPr>
                    <w:rFonts w:ascii="Times New Roman" w:eastAsia="宋体" w:hAnsi="Times New Roman" w:cs="Times New Roman"/>
                    <w:color w:val="000000"/>
                    <w:kern w:val="0"/>
                    <w:sz w:val="18"/>
                    <w:szCs w:val="18"/>
                  </w:rPr>
                </w:rPrChange>
              </w:rPr>
              <w:t>1.01%</w:t>
            </w:r>
          </w:p>
        </w:tc>
        <w:tc>
          <w:tcPr>
            <w:tcW w:w="0" w:type="auto"/>
            <w:noWrap/>
            <w:hideMark/>
          </w:tcPr>
          <w:p w:rsidR="00CA5CB1" w:rsidRPr="00EF5D26" w:rsidRDefault="00015E4B" w:rsidP="002A4430">
            <w:pPr>
              <w:widowControl/>
              <w:jc w:val="right"/>
              <w:cnfStyle w:val="000000000000"/>
              <w:rPr>
                <w:rFonts w:ascii="Times New Roman" w:eastAsia="宋体" w:hAnsi="Times New Roman" w:cs="Times New Roman"/>
                <w:color w:val="FF0000"/>
                <w:kern w:val="0"/>
                <w:sz w:val="18"/>
                <w:szCs w:val="18"/>
                <w:rPrChange w:id="3985" w:author="Liang Ma" w:date="2014-01-05T15:02:00Z">
                  <w:rPr>
                    <w:rFonts w:ascii="Times New Roman" w:eastAsia="宋体" w:hAnsi="Times New Roman" w:cs="Times New Roman"/>
                    <w:color w:val="000000"/>
                    <w:kern w:val="0"/>
                    <w:sz w:val="18"/>
                    <w:szCs w:val="18"/>
                  </w:rPr>
                </w:rPrChange>
              </w:rPr>
            </w:pPr>
            <w:r w:rsidRPr="00015E4B">
              <w:rPr>
                <w:rFonts w:ascii="Times New Roman" w:eastAsia="宋体" w:hAnsi="Times New Roman" w:cs="Times New Roman"/>
                <w:color w:val="FF0000"/>
                <w:kern w:val="0"/>
                <w:sz w:val="18"/>
                <w:szCs w:val="18"/>
                <w:rPrChange w:id="3986" w:author="Liang Ma" w:date="2014-01-05T15:02:00Z">
                  <w:rPr>
                    <w:rFonts w:ascii="Times New Roman" w:eastAsia="宋体" w:hAnsi="Times New Roman" w:cs="Times New Roman"/>
                    <w:color w:val="000000"/>
                    <w:kern w:val="0"/>
                    <w:sz w:val="18"/>
                    <w:szCs w:val="18"/>
                  </w:rPr>
                </w:rPrChange>
              </w:rPr>
              <w:t>-2.27%</w:t>
            </w:r>
          </w:p>
        </w:tc>
        <w:tc>
          <w:tcPr>
            <w:tcW w:w="0" w:type="auto"/>
            <w:noWrap/>
            <w:hideMark/>
          </w:tcPr>
          <w:p w:rsidR="00CA5CB1" w:rsidRPr="00EF5D26" w:rsidRDefault="00015E4B" w:rsidP="002A4430">
            <w:pPr>
              <w:widowControl/>
              <w:jc w:val="right"/>
              <w:cnfStyle w:val="000000000000"/>
              <w:rPr>
                <w:rFonts w:ascii="Times New Roman" w:eastAsia="宋体" w:hAnsi="Times New Roman" w:cs="Times New Roman"/>
                <w:color w:val="FF0000"/>
                <w:kern w:val="0"/>
                <w:sz w:val="18"/>
                <w:szCs w:val="18"/>
                <w:rPrChange w:id="3987" w:author="Liang Ma" w:date="2014-01-05T15:02:00Z">
                  <w:rPr>
                    <w:rFonts w:ascii="Times New Roman" w:eastAsia="宋体" w:hAnsi="Times New Roman" w:cs="Times New Roman"/>
                    <w:color w:val="000000"/>
                    <w:kern w:val="0"/>
                    <w:sz w:val="18"/>
                    <w:szCs w:val="18"/>
                  </w:rPr>
                </w:rPrChange>
              </w:rPr>
            </w:pPr>
            <w:r w:rsidRPr="00015E4B">
              <w:rPr>
                <w:rFonts w:ascii="Times New Roman" w:eastAsia="宋体" w:hAnsi="Times New Roman" w:cs="Times New Roman"/>
                <w:color w:val="FF0000"/>
                <w:kern w:val="0"/>
                <w:sz w:val="18"/>
                <w:szCs w:val="18"/>
                <w:rPrChange w:id="3988" w:author="Liang Ma" w:date="2014-01-05T15:02:00Z">
                  <w:rPr>
                    <w:rFonts w:ascii="Times New Roman" w:eastAsia="宋体" w:hAnsi="Times New Roman" w:cs="Times New Roman"/>
                    <w:color w:val="000000"/>
                    <w:kern w:val="0"/>
                    <w:sz w:val="18"/>
                    <w:szCs w:val="18"/>
                  </w:rPr>
                </w:rPrChange>
              </w:rPr>
              <w:t>4.06%</w:t>
            </w:r>
          </w:p>
        </w:tc>
        <w:tc>
          <w:tcPr>
            <w:tcW w:w="0" w:type="auto"/>
            <w:noWrap/>
            <w:hideMark/>
          </w:tcPr>
          <w:p w:rsidR="00CA5CB1" w:rsidRPr="00EF5D26" w:rsidRDefault="00015E4B" w:rsidP="002A4430">
            <w:pPr>
              <w:widowControl/>
              <w:jc w:val="right"/>
              <w:cnfStyle w:val="000000000000"/>
              <w:rPr>
                <w:rFonts w:ascii="Times New Roman" w:eastAsia="宋体" w:hAnsi="Times New Roman" w:cs="Times New Roman"/>
                <w:color w:val="FF0000"/>
                <w:kern w:val="0"/>
                <w:sz w:val="18"/>
                <w:szCs w:val="18"/>
                <w:rPrChange w:id="3989" w:author="Liang Ma" w:date="2014-01-05T15:02:00Z">
                  <w:rPr>
                    <w:rFonts w:ascii="Times New Roman" w:eastAsia="宋体" w:hAnsi="Times New Roman" w:cs="Times New Roman"/>
                    <w:color w:val="000000"/>
                    <w:kern w:val="0"/>
                    <w:sz w:val="18"/>
                    <w:szCs w:val="18"/>
                  </w:rPr>
                </w:rPrChange>
              </w:rPr>
            </w:pPr>
            <w:r w:rsidRPr="00015E4B">
              <w:rPr>
                <w:rFonts w:ascii="Times New Roman" w:eastAsia="宋体" w:hAnsi="Times New Roman" w:cs="Times New Roman"/>
                <w:color w:val="FF0000"/>
                <w:kern w:val="0"/>
                <w:sz w:val="18"/>
                <w:szCs w:val="18"/>
                <w:rPrChange w:id="3990" w:author="Liang Ma" w:date="2014-01-05T15:02:00Z">
                  <w:rPr>
                    <w:rFonts w:ascii="Times New Roman" w:eastAsia="宋体" w:hAnsi="Times New Roman" w:cs="Times New Roman"/>
                    <w:color w:val="000000"/>
                    <w:kern w:val="0"/>
                    <w:sz w:val="18"/>
                    <w:szCs w:val="18"/>
                  </w:rPr>
                </w:rPrChange>
              </w:rPr>
              <w:t>0.87%</w:t>
            </w:r>
          </w:p>
        </w:tc>
        <w:tc>
          <w:tcPr>
            <w:tcW w:w="0" w:type="auto"/>
            <w:noWrap/>
            <w:hideMark/>
          </w:tcPr>
          <w:p w:rsidR="00CA5CB1" w:rsidRPr="00EF5D26" w:rsidRDefault="00015E4B" w:rsidP="002A4430">
            <w:pPr>
              <w:widowControl/>
              <w:jc w:val="right"/>
              <w:cnfStyle w:val="000000000000"/>
              <w:rPr>
                <w:rFonts w:ascii="Times New Roman" w:eastAsia="宋体" w:hAnsi="Times New Roman" w:cs="Times New Roman"/>
                <w:color w:val="FF0000"/>
                <w:kern w:val="0"/>
                <w:sz w:val="18"/>
                <w:szCs w:val="18"/>
                <w:rPrChange w:id="3991" w:author="Liang Ma" w:date="2014-01-05T15:02:00Z">
                  <w:rPr>
                    <w:rFonts w:ascii="Times New Roman" w:eastAsia="宋体" w:hAnsi="Times New Roman" w:cs="Times New Roman"/>
                    <w:color w:val="000000"/>
                    <w:kern w:val="0"/>
                    <w:sz w:val="18"/>
                    <w:szCs w:val="18"/>
                  </w:rPr>
                </w:rPrChange>
              </w:rPr>
            </w:pPr>
            <w:r w:rsidRPr="00015E4B">
              <w:rPr>
                <w:rFonts w:ascii="Times New Roman" w:eastAsia="宋体" w:hAnsi="Times New Roman" w:cs="Times New Roman"/>
                <w:color w:val="FF0000"/>
                <w:kern w:val="0"/>
                <w:sz w:val="18"/>
                <w:szCs w:val="18"/>
                <w:rPrChange w:id="3992" w:author="Liang Ma" w:date="2014-01-05T15:02:00Z">
                  <w:rPr>
                    <w:rFonts w:ascii="Times New Roman" w:eastAsia="宋体" w:hAnsi="Times New Roman" w:cs="Times New Roman"/>
                    <w:color w:val="000000"/>
                    <w:kern w:val="0"/>
                    <w:sz w:val="18"/>
                    <w:szCs w:val="18"/>
                  </w:rPr>
                </w:rPrChange>
              </w:rPr>
              <w:t>1.17%</w:t>
            </w:r>
          </w:p>
        </w:tc>
      </w:tr>
      <w:tr w:rsidR="00CA5CB1" w:rsidRPr="00EF5D26" w:rsidTr="002A4430">
        <w:trPr>
          <w:trHeight w:val="288"/>
        </w:trPr>
        <w:tc>
          <w:tcPr>
            <w:cnfStyle w:val="001000000000"/>
            <w:tcW w:w="0" w:type="auto"/>
            <w:noWrap/>
            <w:hideMark/>
          </w:tcPr>
          <w:p w:rsidR="00CA5CB1" w:rsidRPr="00EF5D26" w:rsidRDefault="00015E4B" w:rsidP="002A4430">
            <w:pPr>
              <w:widowControl/>
              <w:jc w:val="left"/>
              <w:rPr>
                <w:rFonts w:ascii="Times New Roman" w:eastAsia="宋体" w:hAnsi="Times New Roman" w:cs="Times New Roman"/>
                <w:b w:val="0"/>
                <w:color w:val="FF0000"/>
                <w:kern w:val="0"/>
                <w:sz w:val="18"/>
                <w:szCs w:val="18"/>
                <w:rPrChange w:id="3993" w:author="Liang Ma" w:date="2014-01-05T15:02:00Z">
                  <w:rPr>
                    <w:rFonts w:ascii="Times New Roman" w:eastAsia="宋体" w:hAnsi="Times New Roman" w:cs="Times New Roman"/>
                    <w:b w:val="0"/>
                    <w:bCs w:val="0"/>
                    <w:color w:val="000000"/>
                    <w:kern w:val="0"/>
                    <w:sz w:val="18"/>
                    <w:szCs w:val="18"/>
                  </w:rPr>
                </w:rPrChange>
              </w:rPr>
            </w:pPr>
            <w:r w:rsidRPr="00015E4B">
              <w:rPr>
                <w:rFonts w:ascii="Times New Roman" w:eastAsia="宋体" w:hAnsi="Times New Roman" w:cs="Times New Roman"/>
                <w:color w:val="FF0000"/>
                <w:kern w:val="0"/>
                <w:sz w:val="18"/>
                <w:szCs w:val="18"/>
                <w:rPrChange w:id="3994" w:author="Liang Ma" w:date="2014-01-05T15:02:00Z">
                  <w:rPr>
                    <w:rFonts w:ascii="Times New Roman" w:eastAsia="宋体" w:hAnsi="Times New Roman" w:cs="Times New Roman"/>
                    <w:color w:val="000000"/>
                    <w:kern w:val="0"/>
                    <w:sz w:val="18"/>
                    <w:szCs w:val="18"/>
                  </w:rPr>
                </w:rPrChange>
              </w:rPr>
              <w:t>Shanghai</w:t>
            </w:r>
          </w:p>
        </w:tc>
        <w:tc>
          <w:tcPr>
            <w:tcW w:w="0" w:type="auto"/>
          </w:tcPr>
          <w:p w:rsidR="00CA5CB1" w:rsidRPr="00EF5D26" w:rsidRDefault="00015E4B" w:rsidP="002A4430">
            <w:pPr>
              <w:widowControl/>
              <w:jc w:val="left"/>
              <w:cnfStyle w:val="000000000000"/>
              <w:rPr>
                <w:rFonts w:ascii="Times New Roman" w:eastAsia="宋体" w:hAnsi="Times New Roman" w:cs="Times New Roman"/>
                <w:color w:val="FF0000"/>
                <w:kern w:val="0"/>
                <w:sz w:val="18"/>
                <w:szCs w:val="18"/>
                <w:rPrChange w:id="3995" w:author="Liang Ma" w:date="2014-01-05T15:02:00Z">
                  <w:rPr>
                    <w:rFonts w:ascii="Times New Roman" w:eastAsia="宋体" w:hAnsi="Times New Roman" w:cs="Times New Roman"/>
                    <w:color w:val="000000"/>
                    <w:kern w:val="0"/>
                    <w:sz w:val="18"/>
                    <w:szCs w:val="18"/>
                  </w:rPr>
                </w:rPrChange>
              </w:rPr>
            </w:pPr>
            <w:r w:rsidRPr="00015E4B">
              <w:rPr>
                <w:rFonts w:ascii="Times New Roman" w:eastAsia="宋体" w:hAnsi="Times New Roman" w:cs="Times New Roman"/>
                <w:color w:val="FF0000"/>
                <w:kern w:val="0"/>
                <w:sz w:val="18"/>
                <w:szCs w:val="18"/>
                <w:rPrChange w:id="3996" w:author="Liang Ma" w:date="2014-01-05T15:02:00Z">
                  <w:rPr>
                    <w:rFonts w:ascii="Times New Roman" w:eastAsia="宋体" w:hAnsi="Times New Roman" w:cs="Times New Roman"/>
                    <w:color w:val="000000"/>
                    <w:kern w:val="0"/>
                    <w:sz w:val="18"/>
                    <w:szCs w:val="18"/>
                  </w:rPr>
                </w:rPrChange>
              </w:rPr>
              <w:t>1009</w:t>
            </w:r>
          </w:p>
        </w:tc>
        <w:tc>
          <w:tcPr>
            <w:tcW w:w="0" w:type="auto"/>
            <w:noWrap/>
            <w:hideMark/>
          </w:tcPr>
          <w:p w:rsidR="00CA5CB1" w:rsidRPr="00EF5D26" w:rsidRDefault="00015E4B" w:rsidP="002A4430">
            <w:pPr>
              <w:widowControl/>
              <w:jc w:val="left"/>
              <w:cnfStyle w:val="000000000000"/>
              <w:rPr>
                <w:rFonts w:ascii="Times New Roman" w:eastAsia="宋体" w:hAnsi="Times New Roman" w:cs="Times New Roman"/>
                <w:color w:val="FF0000"/>
                <w:kern w:val="0"/>
                <w:sz w:val="18"/>
                <w:szCs w:val="18"/>
                <w:rPrChange w:id="3997" w:author="Liang Ma" w:date="2014-01-05T15:02:00Z">
                  <w:rPr>
                    <w:rFonts w:ascii="Times New Roman" w:eastAsia="宋体" w:hAnsi="Times New Roman" w:cs="Times New Roman"/>
                    <w:color w:val="000000"/>
                    <w:kern w:val="0"/>
                    <w:sz w:val="18"/>
                    <w:szCs w:val="18"/>
                  </w:rPr>
                </w:rPrChange>
              </w:rPr>
            </w:pPr>
            <w:r w:rsidRPr="00015E4B">
              <w:rPr>
                <w:rFonts w:ascii="Times New Roman" w:eastAsia="宋体" w:hAnsi="Times New Roman" w:cs="Times New Roman"/>
                <w:color w:val="FF0000"/>
                <w:kern w:val="0"/>
                <w:sz w:val="18"/>
                <w:szCs w:val="18"/>
                <w:rPrChange w:id="3998" w:author="Liang Ma" w:date="2014-01-05T15:02:00Z">
                  <w:rPr>
                    <w:rFonts w:ascii="Times New Roman" w:eastAsia="宋体" w:hAnsi="Times New Roman" w:cs="Times New Roman"/>
                    <w:color w:val="000000"/>
                    <w:kern w:val="0"/>
                    <w:sz w:val="18"/>
                    <w:szCs w:val="18"/>
                  </w:rPr>
                </w:rPrChange>
              </w:rPr>
              <w:t>2002-2010</w:t>
            </w:r>
          </w:p>
        </w:tc>
        <w:tc>
          <w:tcPr>
            <w:tcW w:w="0" w:type="auto"/>
            <w:noWrap/>
            <w:hideMark/>
          </w:tcPr>
          <w:p w:rsidR="00CA5CB1" w:rsidRPr="00EF5D26" w:rsidRDefault="00015E4B" w:rsidP="002A4430">
            <w:pPr>
              <w:widowControl/>
              <w:jc w:val="right"/>
              <w:cnfStyle w:val="000000000000"/>
              <w:rPr>
                <w:rFonts w:ascii="Times New Roman" w:eastAsia="宋体" w:hAnsi="Times New Roman" w:cs="Times New Roman"/>
                <w:color w:val="FF0000"/>
                <w:kern w:val="0"/>
                <w:sz w:val="18"/>
                <w:szCs w:val="18"/>
                <w:rPrChange w:id="3999" w:author="Liang Ma" w:date="2014-01-05T15:02:00Z">
                  <w:rPr>
                    <w:rFonts w:ascii="Times New Roman" w:eastAsia="宋体" w:hAnsi="Times New Roman" w:cs="Times New Roman"/>
                    <w:color w:val="000000"/>
                    <w:kern w:val="0"/>
                    <w:sz w:val="18"/>
                    <w:szCs w:val="18"/>
                  </w:rPr>
                </w:rPrChange>
              </w:rPr>
            </w:pPr>
            <w:r w:rsidRPr="00015E4B">
              <w:rPr>
                <w:rFonts w:ascii="Times New Roman" w:eastAsia="宋体" w:hAnsi="Times New Roman" w:cs="Times New Roman"/>
                <w:color w:val="FF0000"/>
                <w:kern w:val="0"/>
                <w:sz w:val="18"/>
                <w:szCs w:val="18"/>
                <w:rPrChange w:id="4000" w:author="Liang Ma" w:date="2014-01-05T15:02:00Z">
                  <w:rPr>
                    <w:rFonts w:ascii="Times New Roman" w:eastAsia="宋体" w:hAnsi="Times New Roman" w:cs="Times New Roman"/>
                    <w:color w:val="000000"/>
                    <w:kern w:val="0"/>
                    <w:sz w:val="18"/>
                    <w:szCs w:val="18"/>
                  </w:rPr>
                </w:rPrChange>
              </w:rPr>
              <w:t>0.00%</w:t>
            </w:r>
          </w:p>
        </w:tc>
        <w:tc>
          <w:tcPr>
            <w:tcW w:w="0" w:type="auto"/>
            <w:noWrap/>
            <w:hideMark/>
          </w:tcPr>
          <w:p w:rsidR="00CA5CB1" w:rsidRPr="00EF5D26" w:rsidRDefault="00015E4B" w:rsidP="002A4430">
            <w:pPr>
              <w:widowControl/>
              <w:jc w:val="right"/>
              <w:cnfStyle w:val="000000000000"/>
              <w:rPr>
                <w:rFonts w:ascii="Times New Roman" w:eastAsia="宋体" w:hAnsi="Times New Roman" w:cs="Times New Roman"/>
                <w:color w:val="FF0000"/>
                <w:kern w:val="0"/>
                <w:sz w:val="18"/>
                <w:szCs w:val="18"/>
                <w:rPrChange w:id="4001" w:author="Liang Ma" w:date="2014-01-05T15:02:00Z">
                  <w:rPr>
                    <w:rFonts w:ascii="Times New Roman" w:eastAsia="宋体" w:hAnsi="Times New Roman" w:cs="Times New Roman"/>
                    <w:color w:val="000000"/>
                    <w:kern w:val="0"/>
                    <w:sz w:val="18"/>
                    <w:szCs w:val="18"/>
                  </w:rPr>
                </w:rPrChange>
              </w:rPr>
            </w:pPr>
            <w:r w:rsidRPr="00015E4B">
              <w:rPr>
                <w:rFonts w:ascii="Times New Roman" w:eastAsia="宋体" w:hAnsi="Times New Roman" w:cs="Times New Roman"/>
                <w:color w:val="FF0000"/>
                <w:kern w:val="0"/>
                <w:sz w:val="18"/>
                <w:szCs w:val="18"/>
                <w:rPrChange w:id="4002" w:author="Liang Ma" w:date="2014-01-05T15:02:00Z">
                  <w:rPr>
                    <w:rFonts w:ascii="Times New Roman" w:eastAsia="宋体" w:hAnsi="Times New Roman" w:cs="Times New Roman"/>
                    <w:color w:val="000000"/>
                    <w:kern w:val="0"/>
                    <w:sz w:val="18"/>
                    <w:szCs w:val="18"/>
                  </w:rPr>
                </w:rPrChange>
              </w:rPr>
              <w:t>0.00%</w:t>
            </w:r>
          </w:p>
        </w:tc>
        <w:tc>
          <w:tcPr>
            <w:tcW w:w="0" w:type="auto"/>
            <w:noWrap/>
            <w:hideMark/>
          </w:tcPr>
          <w:p w:rsidR="00CA5CB1" w:rsidRPr="00EF5D26" w:rsidRDefault="00015E4B" w:rsidP="002A4430">
            <w:pPr>
              <w:widowControl/>
              <w:jc w:val="right"/>
              <w:cnfStyle w:val="000000000000"/>
              <w:rPr>
                <w:rFonts w:ascii="Times New Roman" w:eastAsia="宋体" w:hAnsi="Times New Roman" w:cs="Times New Roman"/>
                <w:color w:val="FF0000"/>
                <w:kern w:val="0"/>
                <w:sz w:val="18"/>
                <w:szCs w:val="18"/>
                <w:rPrChange w:id="4003" w:author="Liang Ma" w:date="2014-01-05T15:02:00Z">
                  <w:rPr>
                    <w:rFonts w:ascii="Times New Roman" w:eastAsia="宋体" w:hAnsi="Times New Roman" w:cs="Times New Roman"/>
                    <w:color w:val="000000"/>
                    <w:kern w:val="0"/>
                    <w:sz w:val="18"/>
                    <w:szCs w:val="18"/>
                  </w:rPr>
                </w:rPrChange>
              </w:rPr>
            </w:pPr>
            <w:r w:rsidRPr="00015E4B">
              <w:rPr>
                <w:rFonts w:ascii="Times New Roman" w:eastAsia="宋体" w:hAnsi="Times New Roman" w:cs="Times New Roman"/>
                <w:color w:val="FF0000"/>
                <w:kern w:val="0"/>
                <w:sz w:val="18"/>
                <w:szCs w:val="18"/>
                <w:rPrChange w:id="4004" w:author="Liang Ma" w:date="2014-01-05T15:02:00Z">
                  <w:rPr>
                    <w:rFonts w:ascii="Times New Roman" w:eastAsia="宋体" w:hAnsi="Times New Roman" w:cs="Times New Roman"/>
                    <w:color w:val="000000"/>
                    <w:kern w:val="0"/>
                    <w:sz w:val="18"/>
                    <w:szCs w:val="18"/>
                  </w:rPr>
                </w:rPrChange>
              </w:rPr>
              <w:t>-0.02%</w:t>
            </w:r>
          </w:p>
        </w:tc>
        <w:tc>
          <w:tcPr>
            <w:tcW w:w="0" w:type="auto"/>
            <w:noWrap/>
            <w:hideMark/>
          </w:tcPr>
          <w:p w:rsidR="00CA5CB1" w:rsidRPr="00EF5D26" w:rsidRDefault="00015E4B" w:rsidP="002A4430">
            <w:pPr>
              <w:widowControl/>
              <w:jc w:val="right"/>
              <w:cnfStyle w:val="000000000000"/>
              <w:rPr>
                <w:rFonts w:ascii="Times New Roman" w:eastAsia="宋体" w:hAnsi="Times New Roman" w:cs="Times New Roman"/>
                <w:color w:val="FF0000"/>
                <w:kern w:val="0"/>
                <w:sz w:val="18"/>
                <w:szCs w:val="18"/>
                <w:rPrChange w:id="4005" w:author="Liang Ma" w:date="2014-01-05T15:02:00Z">
                  <w:rPr>
                    <w:rFonts w:ascii="Times New Roman" w:eastAsia="宋体" w:hAnsi="Times New Roman" w:cs="Times New Roman"/>
                    <w:color w:val="000000"/>
                    <w:kern w:val="0"/>
                    <w:sz w:val="18"/>
                    <w:szCs w:val="18"/>
                  </w:rPr>
                </w:rPrChange>
              </w:rPr>
            </w:pPr>
            <w:r w:rsidRPr="00015E4B">
              <w:rPr>
                <w:rFonts w:ascii="Times New Roman" w:eastAsia="宋体" w:hAnsi="Times New Roman" w:cs="Times New Roman"/>
                <w:color w:val="FF0000"/>
                <w:kern w:val="0"/>
                <w:sz w:val="18"/>
                <w:szCs w:val="18"/>
                <w:rPrChange w:id="4006" w:author="Liang Ma" w:date="2014-01-05T15:02:00Z">
                  <w:rPr>
                    <w:rFonts w:ascii="Times New Roman" w:eastAsia="宋体" w:hAnsi="Times New Roman" w:cs="Times New Roman"/>
                    <w:color w:val="000000"/>
                    <w:kern w:val="0"/>
                    <w:sz w:val="18"/>
                    <w:szCs w:val="18"/>
                  </w:rPr>
                </w:rPrChange>
              </w:rPr>
              <w:t>0.06%</w:t>
            </w:r>
          </w:p>
        </w:tc>
        <w:tc>
          <w:tcPr>
            <w:tcW w:w="0" w:type="auto"/>
            <w:noWrap/>
            <w:hideMark/>
          </w:tcPr>
          <w:p w:rsidR="00CA5CB1" w:rsidRPr="00EF5D26" w:rsidRDefault="00015E4B" w:rsidP="002A4430">
            <w:pPr>
              <w:widowControl/>
              <w:jc w:val="right"/>
              <w:cnfStyle w:val="000000000000"/>
              <w:rPr>
                <w:rFonts w:ascii="Times New Roman" w:eastAsia="宋体" w:hAnsi="Times New Roman" w:cs="Times New Roman"/>
                <w:color w:val="FF0000"/>
                <w:kern w:val="0"/>
                <w:sz w:val="18"/>
                <w:szCs w:val="18"/>
                <w:rPrChange w:id="4007" w:author="Liang Ma" w:date="2014-01-05T15:02:00Z">
                  <w:rPr>
                    <w:rFonts w:ascii="Times New Roman" w:eastAsia="宋体" w:hAnsi="Times New Roman" w:cs="Times New Roman"/>
                    <w:color w:val="000000"/>
                    <w:kern w:val="0"/>
                    <w:sz w:val="18"/>
                    <w:szCs w:val="18"/>
                  </w:rPr>
                </w:rPrChange>
              </w:rPr>
            </w:pPr>
            <w:r w:rsidRPr="00015E4B">
              <w:rPr>
                <w:rFonts w:ascii="Times New Roman" w:eastAsia="宋体" w:hAnsi="Times New Roman" w:cs="Times New Roman"/>
                <w:color w:val="FF0000"/>
                <w:kern w:val="0"/>
                <w:sz w:val="18"/>
                <w:szCs w:val="18"/>
                <w:rPrChange w:id="4008" w:author="Liang Ma" w:date="2014-01-05T15:02:00Z">
                  <w:rPr>
                    <w:rFonts w:ascii="Times New Roman" w:eastAsia="宋体" w:hAnsi="Times New Roman" w:cs="Times New Roman"/>
                    <w:color w:val="000000"/>
                    <w:kern w:val="0"/>
                    <w:sz w:val="18"/>
                    <w:szCs w:val="18"/>
                  </w:rPr>
                </w:rPrChange>
              </w:rPr>
              <w:t>-0.04%</w:t>
            </w:r>
          </w:p>
        </w:tc>
        <w:tc>
          <w:tcPr>
            <w:tcW w:w="0" w:type="auto"/>
            <w:noWrap/>
            <w:hideMark/>
          </w:tcPr>
          <w:p w:rsidR="00CA5CB1" w:rsidRPr="00EF5D26" w:rsidRDefault="00015E4B" w:rsidP="002A4430">
            <w:pPr>
              <w:widowControl/>
              <w:jc w:val="right"/>
              <w:cnfStyle w:val="000000000000"/>
              <w:rPr>
                <w:rFonts w:ascii="Times New Roman" w:eastAsia="宋体" w:hAnsi="Times New Roman" w:cs="Times New Roman"/>
                <w:color w:val="FF0000"/>
                <w:kern w:val="0"/>
                <w:sz w:val="18"/>
                <w:szCs w:val="18"/>
                <w:rPrChange w:id="4009" w:author="Liang Ma" w:date="2014-01-05T15:02:00Z">
                  <w:rPr>
                    <w:rFonts w:ascii="Times New Roman" w:eastAsia="宋体" w:hAnsi="Times New Roman" w:cs="Times New Roman"/>
                    <w:color w:val="000000"/>
                    <w:kern w:val="0"/>
                    <w:sz w:val="18"/>
                    <w:szCs w:val="18"/>
                  </w:rPr>
                </w:rPrChange>
              </w:rPr>
            </w:pPr>
            <w:r w:rsidRPr="00015E4B">
              <w:rPr>
                <w:rFonts w:ascii="Times New Roman" w:eastAsia="宋体" w:hAnsi="Times New Roman" w:cs="Times New Roman"/>
                <w:color w:val="FF0000"/>
                <w:kern w:val="0"/>
                <w:sz w:val="18"/>
                <w:szCs w:val="18"/>
                <w:rPrChange w:id="4010" w:author="Liang Ma" w:date="2014-01-05T15:02:00Z">
                  <w:rPr>
                    <w:rFonts w:ascii="Times New Roman" w:eastAsia="宋体" w:hAnsi="Times New Roman" w:cs="Times New Roman"/>
                    <w:color w:val="000000"/>
                    <w:kern w:val="0"/>
                    <w:sz w:val="18"/>
                    <w:szCs w:val="18"/>
                  </w:rPr>
                </w:rPrChange>
              </w:rPr>
              <w:t>0.08%</w:t>
            </w:r>
          </w:p>
        </w:tc>
      </w:tr>
      <w:tr w:rsidR="00CA5CB1" w:rsidRPr="00EF5D26" w:rsidTr="002A4430">
        <w:trPr>
          <w:trHeight w:val="288"/>
        </w:trPr>
        <w:tc>
          <w:tcPr>
            <w:cnfStyle w:val="001000000000"/>
            <w:tcW w:w="0" w:type="auto"/>
            <w:noWrap/>
            <w:hideMark/>
          </w:tcPr>
          <w:p w:rsidR="00CA5CB1" w:rsidRPr="00EF5D26" w:rsidRDefault="00015E4B" w:rsidP="002A4430">
            <w:pPr>
              <w:widowControl/>
              <w:jc w:val="left"/>
              <w:rPr>
                <w:rFonts w:ascii="Times New Roman" w:eastAsia="宋体" w:hAnsi="Times New Roman" w:cs="Times New Roman"/>
                <w:b w:val="0"/>
                <w:color w:val="FF0000"/>
                <w:kern w:val="0"/>
                <w:sz w:val="18"/>
                <w:szCs w:val="18"/>
                <w:rPrChange w:id="4011" w:author="Liang Ma" w:date="2014-01-05T15:02:00Z">
                  <w:rPr>
                    <w:rFonts w:ascii="Times New Roman" w:eastAsia="宋体" w:hAnsi="Times New Roman" w:cs="Times New Roman"/>
                    <w:b w:val="0"/>
                    <w:bCs w:val="0"/>
                    <w:color w:val="000000"/>
                    <w:kern w:val="0"/>
                    <w:sz w:val="18"/>
                    <w:szCs w:val="18"/>
                  </w:rPr>
                </w:rPrChange>
              </w:rPr>
            </w:pPr>
            <w:r w:rsidRPr="00015E4B">
              <w:rPr>
                <w:rFonts w:ascii="Times New Roman" w:eastAsia="宋体" w:hAnsi="Times New Roman" w:cs="Times New Roman"/>
                <w:color w:val="FF0000"/>
                <w:kern w:val="0"/>
                <w:sz w:val="18"/>
                <w:szCs w:val="18"/>
                <w:rPrChange w:id="4012" w:author="Liang Ma" w:date="2014-01-05T15:02:00Z">
                  <w:rPr>
                    <w:rFonts w:ascii="Times New Roman" w:eastAsia="宋体" w:hAnsi="Times New Roman" w:cs="Times New Roman"/>
                    <w:color w:val="000000"/>
                    <w:kern w:val="0"/>
                    <w:sz w:val="18"/>
                    <w:szCs w:val="18"/>
                  </w:rPr>
                </w:rPrChange>
              </w:rPr>
              <w:t>Henan</w:t>
            </w:r>
          </w:p>
        </w:tc>
        <w:tc>
          <w:tcPr>
            <w:tcW w:w="0" w:type="auto"/>
          </w:tcPr>
          <w:p w:rsidR="00CA5CB1" w:rsidRPr="00EF5D26" w:rsidRDefault="00015E4B" w:rsidP="002A4430">
            <w:pPr>
              <w:widowControl/>
              <w:jc w:val="left"/>
              <w:cnfStyle w:val="000000000000"/>
              <w:rPr>
                <w:rFonts w:ascii="Times New Roman" w:eastAsia="宋体" w:hAnsi="Times New Roman" w:cs="Times New Roman"/>
                <w:color w:val="FF0000"/>
                <w:kern w:val="0"/>
                <w:sz w:val="18"/>
                <w:szCs w:val="18"/>
                <w:rPrChange w:id="4013" w:author="Liang Ma" w:date="2014-01-05T15:02:00Z">
                  <w:rPr>
                    <w:rFonts w:ascii="Times New Roman" w:eastAsia="宋体" w:hAnsi="Times New Roman" w:cs="Times New Roman"/>
                    <w:color w:val="000000"/>
                    <w:kern w:val="0"/>
                    <w:sz w:val="18"/>
                    <w:szCs w:val="18"/>
                  </w:rPr>
                </w:rPrChange>
              </w:rPr>
            </w:pPr>
            <w:r w:rsidRPr="00015E4B">
              <w:rPr>
                <w:rFonts w:ascii="Times New Roman" w:eastAsia="宋体" w:hAnsi="Times New Roman" w:cs="Times New Roman"/>
                <w:color w:val="FF0000"/>
                <w:kern w:val="0"/>
                <w:sz w:val="18"/>
                <w:szCs w:val="18"/>
                <w:rPrChange w:id="4014" w:author="Liang Ma" w:date="2014-01-05T15:02:00Z">
                  <w:rPr>
                    <w:rFonts w:ascii="Times New Roman" w:eastAsia="宋体" w:hAnsi="Times New Roman" w:cs="Times New Roman"/>
                    <w:color w:val="000000"/>
                    <w:kern w:val="0"/>
                    <w:sz w:val="18"/>
                    <w:szCs w:val="18"/>
                  </w:rPr>
                </w:rPrChange>
              </w:rPr>
              <w:t>1825</w:t>
            </w:r>
          </w:p>
        </w:tc>
        <w:tc>
          <w:tcPr>
            <w:tcW w:w="0" w:type="auto"/>
            <w:noWrap/>
            <w:hideMark/>
          </w:tcPr>
          <w:p w:rsidR="00CA5CB1" w:rsidRPr="00EF5D26" w:rsidRDefault="00015E4B" w:rsidP="002A4430">
            <w:pPr>
              <w:widowControl/>
              <w:jc w:val="left"/>
              <w:cnfStyle w:val="000000000000"/>
              <w:rPr>
                <w:rFonts w:ascii="Times New Roman" w:eastAsia="宋体" w:hAnsi="Times New Roman" w:cs="Times New Roman"/>
                <w:color w:val="FF0000"/>
                <w:kern w:val="0"/>
                <w:sz w:val="18"/>
                <w:szCs w:val="18"/>
                <w:rPrChange w:id="4015" w:author="Liang Ma" w:date="2014-01-05T15:02:00Z">
                  <w:rPr>
                    <w:rFonts w:ascii="Times New Roman" w:eastAsia="宋体" w:hAnsi="Times New Roman" w:cs="Times New Roman"/>
                    <w:color w:val="000000"/>
                    <w:kern w:val="0"/>
                    <w:sz w:val="18"/>
                    <w:szCs w:val="18"/>
                  </w:rPr>
                </w:rPrChange>
              </w:rPr>
            </w:pPr>
            <w:r w:rsidRPr="00015E4B">
              <w:rPr>
                <w:rFonts w:ascii="Times New Roman" w:eastAsia="宋体" w:hAnsi="Times New Roman" w:cs="Times New Roman"/>
                <w:color w:val="FF0000"/>
                <w:kern w:val="0"/>
                <w:sz w:val="18"/>
                <w:szCs w:val="18"/>
                <w:rPrChange w:id="4016" w:author="Liang Ma" w:date="2014-01-05T15:02:00Z">
                  <w:rPr>
                    <w:rFonts w:ascii="Times New Roman" w:eastAsia="宋体" w:hAnsi="Times New Roman" w:cs="Times New Roman"/>
                    <w:color w:val="000000"/>
                    <w:kern w:val="0"/>
                    <w:sz w:val="18"/>
                    <w:szCs w:val="18"/>
                  </w:rPr>
                </w:rPrChange>
              </w:rPr>
              <w:t>2005-2010</w:t>
            </w:r>
          </w:p>
        </w:tc>
        <w:tc>
          <w:tcPr>
            <w:tcW w:w="0" w:type="auto"/>
            <w:noWrap/>
            <w:hideMark/>
          </w:tcPr>
          <w:p w:rsidR="00CA5CB1" w:rsidRPr="00EF5D26" w:rsidRDefault="00015E4B" w:rsidP="002A4430">
            <w:pPr>
              <w:widowControl/>
              <w:jc w:val="right"/>
              <w:cnfStyle w:val="000000000000"/>
              <w:rPr>
                <w:rFonts w:ascii="Times New Roman" w:eastAsia="宋体" w:hAnsi="Times New Roman" w:cs="Times New Roman"/>
                <w:color w:val="FF0000"/>
                <w:kern w:val="0"/>
                <w:sz w:val="18"/>
                <w:szCs w:val="18"/>
                <w:rPrChange w:id="4017" w:author="Liang Ma" w:date="2014-01-05T15:02:00Z">
                  <w:rPr>
                    <w:rFonts w:ascii="Times New Roman" w:eastAsia="宋体" w:hAnsi="Times New Roman" w:cs="Times New Roman"/>
                    <w:color w:val="000000"/>
                    <w:kern w:val="0"/>
                    <w:sz w:val="18"/>
                    <w:szCs w:val="18"/>
                  </w:rPr>
                </w:rPrChange>
              </w:rPr>
            </w:pPr>
            <w:r w:rsidRPr="00015E4B">
              <w:rPr>
                <w:rFonts w:ascii="Times New Roman" w:eastAsia="宋体" w:hAnsi="Times New Roman" w:cs="Times New Roman"/>
                <w:color w:val="FF0000"/>
                <w:kern w:val="0"/>
                <w:sz w:val="18"/>
                <w:szCs w:val="18"/>
                <w:rPrChange w:id="4018" w:author="Liang Ma" w:date="2014-01-05T15:02:00Z">
                  <w:rPr>
                    <w:rFonts w:ascii="Times New Roman" w:eastAsia="宋体" w:hAnsi="Times New Roman" w:cs="Times New Roman"/>
                    <w:color w:val="000000"/>
                    <w:kern w:val="0"/>
                    <w:sz w:val="18"/>
                    <w:szCs w:val="18"/>
                  </w:rPr>
                </w:rPrChange>
              </w:rPr>
              <w:t>-0.05%</w:t>
            </w:r>
          </w:p>
        </w:tc>
        <w:tc>
          <w:tcPr>
            <w:tcW w:w="0" w:type="auto"/>
            <w:noWrap/>
            <w:hideMark/>
          </w:tcPr>
          <w:p w:rsidR="00CA5CB1" w:rsidRPr="00EF5D26" w:rsidRDefault="00015E4B" w:rsidP="002A4430">
            <w:pPr>
              <w:widowControl/>
              <w:jc w:val="right"/>
              <w:cnfStyle w:val="000000000000"/>
              <w:rPr>
                <w:rFonts w:ascii="Times New Roman" w:eastAsia="宋体" w:hAnsi="Times New Roman" w:cs="Times New Roman"/>
                <w:color w:val="FF0000"/>
                <w:kern w:val="0"/>
                <w:sz w:val="18"/>
                <w:szCs w:val="18"/>
                <w:rPrChange w:id="4019" w:author="Liang Ma" w:date="2014-01-05T15:02:00Z">
                  <w:rPr>
                    <w:rFonts w:ascii="Times New Roman" w:eastAsia="宋体" w:hAnsi="Times New Roman" w:cs="Times New Roman"/>
                    <w:color w:val="000000"/>
                    <w:kern w:val="0"/>
                    <w:sz w:val="18"/>
                    <w:szCs w:val="18"/>
                  </w:rPr>
                </w:rPrChange>
              </w:rPr>
            </w:pPr>
            <w:r w:rsidRPr="00015E4B">
              <w:rPr>
                <w:rFonts w:ascii="Times New Roman" w:eastAsia="宋体" w:hAnsi="Times New Roman" w:cs="Times New Roman"/>
                <w:color w:val="FF0000"/>
                <w:kern w:val="0"/>
                <w:sz w:val="18"/>
                <w:szCs w:val="18"/>
                <w:rPrChange w:id="4020" w:author="Liang Ma" w:date="2014-01-05T15:02:00Z">
                  <w:rPr>
                    <w:rFonts w:ascii="Times New Roman" w:eastAsia="宋体" w:hAnsi="Times New Roman" w:cs="Times New Roman"/>
                    <w:color w:val="000000"/>
                    <w:kern w:val="0"/>
                    <w:sz w:val="18"/>
                    <w:szCs w:val="18"/>
                  </w:rPr>
                </w:rPrChange>
              </w:rPr>
              <w:t>0.05%</w:t>
            </w:r>
          </w:p>
        </w:tc>
        <w:tc>
          <w:tcPr>
            <w:tcW w:w="0" w:type="auto"/>
            <w:noWrap/>
            <w:hideMark/>
          </w:tcPr>
          <w:p w:rsidR="00CA5CB1" w:rsidRPr="00EF5D26" w:rsidRDefault="00015E4B" w:rsidP="002A4430">
            <w:pPr>
              <w:widowControl/>
              <w:jc w:val="right"/>
              <w:cnfStyle w:val="000000000000"/>
              <w:rPr>
                <w:rFonts w:ascii="Times New Roman" w:eastAsia="宋体" w:hAnsi="Times New Roman" w:cs="Times New Roman"/>
                <w:color w:val="FF0000"/>
                <w:kern w:val="0"/>
                <w:sz w:val="18"/>
                <w:szCs w:val="18"/>
                <w:rPrChange w:id="4021" w:author="Liang Ma" w:date="2014-01-05T15:02:00Z">
                  <w:rPr>
                    <w:rFonts w:ascii="Times New Roman" w:eastAsia="宋体" w:hAnsi="Times New Roman" w:cs="Times New Roman"/>
                    <w:color w:val="000000"/>
                    <w:kern w:val="0"/>
                    <w:sz w:val="18"/>
                    <w:szCs w:val="18"/>
                  </w:rPr>
                </w:rPrChange>
              </w:rPr>
            </w:pPr>
            <w:r w:rsidRPr="00015E4B">
              <w:rPr>
                <w:rFonts w:ascii="Times New Roman" w:eastAsia="宋体" w:hAnsi="Times New Roman" w:cs="Times New Roman"/>
                <w:color w:val="FF0000"/>
                <w:kern w:val="0"/>
                <w:sz w:val="18"/>
                <w:szCs w:val="18"/>
                <w:rPrChange w:id="4022" w:author="Liang Ma" w:date="2014-01-05T15:02:00Z">
                  <w:rPr>
                    <w:rFonts w:ascii="Times New Roman" w:eastAsia="宋体" w:hAnsi="Times New Roman" w:cs="Times New Roman"/>
                    <w:color w:val="000000"/>
                    <w:kern w:val="0"/>
                    <w:sz w:val="18"/>
                    <w:szCs w:val="18"/>
                  </w:rPr>
                </w:rPrChange>
              </w:rPr>
              <w:t>0.73%</w:t>
            </w:r>
          </w:p>
        </w:tc>
        <w:tc>
          <w:tcPr>
            <w:tcW w:w="0" w:type="auto"/>
            <w:noWrap/>
            <w:hideMark/>
          </w:tcPr>
          <w:p w:rsidR="00CA5CB1" w:rsidRPr="00EF5D26" w:rsidRDefault="00015E4B" w:rsidP="002A4430">
            <w:pPr>
              <w:widowControl/>
              <w:jc w:val="right"/>
              <w:cnfStyle w:val="000000000000"/>
              <w:rPr>
                <w:rFonts w:ascii="Times New Roman" w:eastAsia="宋体" w:hAnsi="Times New Roman" w:cs="Times New Roman"/>
                <w:color w:val="FF0000"/>
                <w:kern w:val="0"/>
                <w:sz w:val="18"/>
                <w:szCs w:val="18"/>
                <w:rPrChange w:id="4023" w:author="Liang Ma" w:date="2014-01-05T15:02:00Z">
                  <w:rPr>
                    <w:rFonts w:ascii="Times New Roman" w:eastAsia="宋体" w:hAnsi="Times New Roman" w:cs="Times New Roman"/>
                    <w:color w:val="000000"/>
                    <w:kern w:val="0"/>
                    <w:sz w:val="18"/>
                    <w:szCs w:val="18"/>
                  </w:rPr>
                </w:rPrChange>
              </w:rPr>
            </w:pPr>
            <w:r w:rsidRPr="00015E4B">
              <w:rPr>
                <w:rFonts w:ascii="Times New Roman" w:eastAsia="宋体" w:hAnsi="Times New Roman" w:cs="Times New Roman"/>
                <w:color w:val="FF0000"/>
                <w:kern w:val="0"/>
                <w:sz w:val="18"/>
                <w:szCs w:val="18"/>
                <w:rPrChange w:id="4024" w:author="Liang Ma" w:date="2014-01-05T15:02:00Z">
                  <w:rPr>
                    <w:rFonts w:ascii="Times New Roman" w:eastAsia="宋体" w:hAnsi="Times New Roman" w:cs="Times New Roman"/>
                    <w:color w:val="000000"/>
                    <w:kern w:val="0"/>
                    <w:sz w:val="18"/>
                    <w:szCs w:val="18"/>
                  </w:rPr>
                </w:rPrChange>
              </w:rPr>
              <w:t>1.39%</w:t>
            </w:r>
          </w:p>
        </w:tc>
        <w:tc>
          <w:tcPr>
            <w:tcW w:w="0" w:type="auto"/>
            <w:noWrap/>
            <w:hideMark/>
          </w:tcPr>
          <w:p w:rsidR="00CA5CB1" w:rsidRPr="00EF5D26" w:rsidRDefault="00015E4B" w:rsidP="002A4430">
            <w:pPr>
              <w:widowControl/>
              <w:jc w:val="right"/>
              <w:cnfStyle w:val="000000000000"/>
              <w:rPr>
                <w:rFonts w:ascii="Times New Roman" w:eastAsia="宋体" w:hAnsi="Times New Roman" w:cs="Times New Roman"/>
                <w:color w:val="FF0000"/>
                <w:kern w:val="0"/>
                <w:sz w:val="18"/>
                <w:szCs w:val="18"/>
                <w:rPrChange w:id="4025" w:author="Liang Ma" w:date="2014-01-05T15:02:00Z">
                  <w:rPr>
                    <w:rFonts w:ascii="Times New Roman" w:eastAsia="宋体" w:hAnsi="Times New Roman" w:cs="Times New Roman"/>
                    <w:color w:val="000000"/>
                    <w:kern w:val="0"/>
                    <w:sz w:val="18"/>
                    <w:szCs w:val="18"/>
                  </w:rPr>
                </w:rPrChange>
              </w:rPr>
            </w:pPr>
            <w:r w:rsidRPr="00015E4B">
              <w:rPr>
                <w:rFonts w:ascii="Times New Roman" w:eastAsia="宋体" w:hAnsi="Times New Roman" w:cs="Times New Roman"/>
                <w:color w:val="FF0000"/>
                <w:kern w:val="0"/>
                <w:sz w:val="18"/>
                <w:szCs w:val="18"/>
                <w:rPrChange w:id="4026" w:author="Liang Ma" w:date="2014-01-05T15:02:00Z">
                  <w:rPr>
                    <w:rFonts w:ascii="Times New Roman" w:eastAsia="宋体" w:hAnsi="Times New Roman" w:cs="Times New Roman"/>
                    <w:color w:val="000000"/>
                    <w:kern w:val="0"/>
                    <w:sz w:val="18"/>
                    <w:szCs w:val="18"/>
                  </w:rPr>
                </w:rPrChange>
              </w:rPr>
              <w:t>-0.10%</w:t>
            </w:r>
          </w:p>
        </w:tc>
        <w:tc>
          <w:tcPr>
            <w:tcW w:w="0" w:type="auto"/>
            <w:noWrap/>
            <w:hideMark/>
          </w:tcPr>
          <w:p w:rsidR="00CA5CB1" w:rsidRPr="00EF5D26" w:rsidRDefault="00015E4B" w:rsidP="002A4430">
            <w:pPr>
              <w:widowControl/>
              <w:jc w:val="right"/>
              <w:cnfStyle w:val="000000000000"/>
              <w:rPr>
                <w:rFonts w:ascii="Times New Roman" w:eastAsia="宋体" w:hAnsi="Times New Roman" w:cs="Times New Roman"/>
                <w:color w:val="FF0000"/>
                <w:kern w:val="0"/>
                <w:sz w:val="18"/>
                <w:szCs w:val="18"/>
                <w:rPrChange w:id="4027" w:author="Liang Ma" w:date="2014-01-05T15:02:00Z">
                  <w:rPr>
                    <w:rFonts w:ascii="Times New Roman" w:eastAsia="宋体" w:hAnsi="Times New Roman" w:cs="Times New Roman"/>
                    <w:color w:val="000000"/>
                    <w:kern w:val="0"/>
                    <w:sz w:val="18"/>
                    <w:szCs w:val="18"/>
                  </w:rPr>
                </w:rPrChange>
              </w:rPr>
            </w:pPr>
            <w:r w:rsidRPr="00015E4B">
              <w:rPr>
                <w:rFonts w:ascii="Times New Roman" w:eastAsia="宋体" w:hAnsi="Times New Roman" w:cs="Times New Roman"/>
                <w:color w:val="FF0000"/>
                <w:kern w:val="0"/>
                <w:sz w:val="18"/>
                <w:szCs w:val="18"/>
                <w:rPrChange w:id="4028" w:author="Liang Ma" w:date="2014-01-05T15:02:00Z">
                  <w:rPr>
                    <w:rFonts w:ascii="Times New Roman" w:eastAsia="宋体" w:hAnsi="Times New Roman" w:cs="Times New Roman"/>
                    <w:color w:val="000000"/>
                    <w:kern w:val="0"/>
                    <w:sz w:val="18"/>
                    <w:szCs w:val="18"/>
                  </w:rPr>
                </w:rPrChange>
              </w:rPr>
              <w:t>0.07%</w:t>
            </w:r>
          </w:p>
        </w:tc>
      </w:tr>
      <w:tr w:rsidR="00CA5CB1" w:rsidRPr="00EF5D26" w:rsidTr="002A4430">
        <w:trPr>
          <w:trHeight w:val="288"/>
        </w:trPr>
        <w:tc>
          <w:tcPr>
            <w:cnfStyle w:val="001000000000"/>
            <w:tcW w:w="0" w:type="auto"/>
            <w:noWrap/>
            <w:hideMark/>
          </w:tcPr>
          <w:p w:rsidR="00CA5CB1" w:rsidRPr="00EF5D26" w:rsidRDefault="00015E4B" w:rsidP="002A4430">
            <w:pPr>
              <w:widowControl/>
              <w:jc w:val="left"/>
              <w:rPr>
                <w:rFonts w:ascii="Times New Roman" w:eastAsia="宋体" w:hAnsi="Times New Roman" w:cs="Times New Roman"/>
                <w:b w:val="0"/>
                <w:color w:val="FF0000"/>
                <w:kern w:val="0"/>
                <w:sz w:val="18"/>
                <w:szCs w:val="18"/>
                <w:rPrChange w:id="4029" w:author="Liang Ma" w:date="2014-01-05T15:02:00Z">
                  <w:rPr>
                    <w:rFonts w:ascii="Times New Roman" w:eastAsia="宋体" w:hAnsi="Times New Roman" w:cs="Times New Roman"/>
                    <w:b w:val="0"/>
                    <w:bCs w:val="0"/>
                    <w:color w:val="000000"/>
                    <w:kern w:val="0"/>
                    <w:sz w:val="18"/>
                    <w:szCs w:val="18"/>
                  </w:rPr>
                </w:rPrChange>
              </w:rPr>
            </w:pPr>
            <w:r w:rsidRPr="00015E4B">
              <w:rPr>
                <w:rFonts w:ascii="Times New Roman" w:eastAsia="宋体" w:hAnsi="Times New Roman" w:cs="Times New Roman"/>
                <w:color w:val="FF0000"/>
                <w:kern w:val="0"/>
                <w:sz w:val="18"/>
                <w:szCs w:val="18"/>
                <w:rPrChange w:id="4030" w:author="Liang Ma" w:date="2014-01-05T15:02:00Z">
                  <w:rPr>
                    <w:rFonts w:ascii="Times New Roman" w:eastAsia="宋体" w:hAnsi="Times New Roman" w:cs="Times New Roman"/>
                    <w:color w:val="000000"/>
                    <w:kern w:val="0"/>
                    <w:sz w:val="18"/>
                    <w:szCs w:val="18"/>
                  </w:rPr>
                </w:rPrChange>
              </w:rPr>
              <w:t>Sichuan</w:t>
            </w:r>
          </w:p>
        </w:tc>
        <w:tc>
          <w:tcPr>
            <w:tcW w:w="0" w:type="auto"/>
          </w:tcPr>
          <w:p w:rsidR="00CA5CB1" w:rsidRPr="00EF5D26" w:rsidRDefault="00015E4B" w:rsidP="002A4430">
            <w:pPr>
              <w:widowControl/>
              <w:jc w:val="left"/>
              <w:cnfStyle w:val="000000000000"/>
              <w:rPr>
                <w:rFonts w:ascii="Times New Roman" w:eastAsia="宋体" w:hAnsi="Times New Roman" w:cs="Times New Roman"/>
                <w:color w:val="FF0000"/>
                <w:kern w:val="0"/>
                <w:sz w:val="18"/>
                <w:szCs w:val="18"/>
                <w:rPrChange w:id="4031" w:author="Liang Ma" w:date="2014-01-05T15:02:00Z">
                  <w:rPr>
                    <w:rFonts w:ascii="Times New Roman" w:eastAsia="宋体" w:hAnsi="Times New Roman" w:cs="Times New Roman"/>
                    <w:color w:val="000000"/>
                    <w:kern w:val="0"/>
                    <w:sz w:val="18"/>
                    <w:szCs w:val="18"/>
                  </w:rPr>
                </w:rPrChange>
              </w:rPr>
            </w:pPr>
            <w:r w:rsidRPr="00015E4B">
              <w:rPr>
                <w:rFonts w:ascii="Times New Roman" w:eastAsia="宋体" w:hAnsi="Times New Roman" w:cs="Times New Roman"/>
                <w:color w:val="FF0000"/>
                <w:kern w:val="0"/>
                <w:sz w:val="18"/>
                <w:szCs w:val="18"/>
                <w:rPrChange w:id="4032" w:author="Liang Ma" w:date="2014-01-05T15:02:00Z">
                  <w:rPr>
                    <w:rFonts w:ascii="Times New Roman" w:eastAsia="宋体" w:hAnsi="Times New Roman" w:cs="Times New Roman"/>
                    <w:color w:val="000000"/>
                    <w:kern w:val="0"/>
                    <w:sz w:val="18"/>
                    <w:szCs w:val="18"/>
                  </w:rPr>
                </w:rPrChange>
              </w:rPr>
              <w:t>2931</w:t>
            </w:r>
          </w:p>
        </w:tc>
        <w:tc>
          <w:tcPr>
            <w:tcW w:w="0" w:type="auto"/>
            <w:noWrap/>
            <w:hideMark/>
          </w:tcPr>
          <w:p w:rsidR="00CA5CB1" w:rsidRPr="00EF5D26" w:rsidRDefault="00015E4B" w:rsidP="002A4430">
            <w:pPr>
              <w:widowControl/>
              <w:jc w:val="left"/>
              <w:cnfStyle w:val="000000000000"/>
              <w:rPr>
                <w:rFonts w:ascii="Times New Roman" w:eastAsia="宋体" w:hAnsi="Times New Roman" w:cs="Times New Roman"/>
                <w:color w:val="FF0000"/>
                <w:kern w:val="0"/>
                <w:sz w:val="18"/>
                <w:szCs w:val="18"/>
                <w:rPrChange w:id="4033" w:author="Liang Ma" w:date="2014-01-05T15:02:00Z">
                  <w:rPr>
                    <w:rFonts w:ascii="Times New Roman" w:eastAsia="宋体" w:hAnsi="Times New Roman" w:cs="Times New Roman"/>
                    <w:color w:val="000000"/>
                    <w:kern w:val="0"/>
                    <w:sz w:val="18"/>
                    <w:szCs w:val="18"/>
                  </w:rPr>
                </w:rPrChange>
              </w:rPr>
            </w:pPr>
            <w:r w:rsidRPr="00015E4B">
              <w:rPr>
                <w:rFonts w:ascii="Times New Roman" w:eastAsia="宋体" w:hAnsi="Times New Roman" w:cs="Times New Roman"/>
                <w:color w:val="FF0000"/>
                <w:kern w:val="0"/>
                <w:sz w:val="18"/>
                <w:szCs w:val="18"/>
                <w:rPrChange w:id="4034" w:author="Liang Ma" w:date="2014-01-05T15:02:00Z">
                  <w:rPr>
                    <w:rFonts w:ascii="Times New Roman" w:eastAsia="宋体" w:hAnsi="Times New Roman" w:cs="Times New Roman"/>
                    <w:color w:val="000000"/>
                    <w:kern w:val="0"/>
                    <w:sz w:val="18"/>
                    <w:szCs w:val="18"/>
                  </w:rPr>
                </w:rPrChange>
              </w:rPr>
              <w:t>2004-2010</w:t>
            </w:r>
          </w:p>
        </w:tc>
        <w:tc>
          <w:tcPr>
            <w:tcW w:w="0" w:type="auto"/>
            <w:noWrap/>
            <w:hideMark/>
          </w:tcPr>
          <w:p w:rsidR="00CA5CB1" w:rsidRPr="00EF5D26" w:rsidRDefault="00015E4B" w:rsidP="002A4430">
            <w:pPr>
              <w:widowControl/>
              <w:jc w:val="right"/>
              <w:cnfStyle w:val="000000000000"/>
              <w:rPr>
                <w:rFonts w:ascii="Times New Roman" w:eastAsia="宋体" w:hAnsi="Times New Roman" w:cs="Times New Roman"/>
                <w:color w:val="FF0000"/>
                <w:kern w:val="0"/>
                <w:sz w:val="18"/>
                <w:szCs w:val="18"/>
                <w:rPrChange w:id="4035" w:author="Liang Ma" w:date="2014-01-05T15:02:00Z">
                  <w:rPr>
                    <w:rFonts w:ascii="Times New Roman" w:eastAsia="宋体" w:hAnsi="Times New Roman" w:cs="Times New Roman"/>
                    <w:color w:val="000000"/>
                    <w:kern w:val="0"/>
                    <w:sz w:val="18"/>
                    <w:szCs w:val="18"/>
                  </w:rPr>
                </w:rPrChange>
              </w:rPr>
            </w:pPr>
            <w:r w:rsidRPr="00015E4B">
              <w:rPr>
                <w:rFonts w:ascii="Times New Roman" w:eastAsia="宋体" w:hAnsi="Times New Roman" w:cs="Times New Roman"/>
                <w:color w:val="FF0000"/>
                <w:kern w:val="0"/>
                <w:sz w:val="18"/>
                <w:szCs w:val="18"/>
                <w:rPrChange w:id="4036" w:author="Liang Ma" w:date="2014-01-05T15:02:00Z">
                  <w:rPr>
                    <w:rFonts w:ascii="Times New Roman" w:eastAsia="宋体" w:hAnsi="Times New Roman" w:cs="Times New Roman"/>
                    <w:color w:val="000000"/>
                    <w:kern w:val="0"/>
                    <w:sz w:val="18"/>
                    <w:szCs w:val="18"/>
                  </w:rPr>
                </w:rPrChange>
              </w:rPr>
              <w:t>-0.05%</w:t>
            </w:r>
          </w:p>
        </w:tc>
        <w:tc>
          <w:tcPr>
            <w:tcW w:w="0" w:type="auto"/>
            <w:noWrap/>
            <w:hideMark/>
          </w:tcPr>
          <w:p w:rsidR="00CA5CB1" w:rsidRPr="00EF5D26" w:rsidRDefault="00015E4B" w:rsidP="002A4430">
            <w:pPr>
              <w:widowControl/>
              <w:jc w:val="right"/>
              <w:cnfStyle w:val="000000000000"/>
              <w:rPr>
                <w:rFonts w:ascii="Times New Roman" w:eastAsia="宋体" w:hAnsi="Times New Roman" w:cs="Times New Roman"/>
                <w:color w:val="FF0000"/>
                <w:kern w:val="0"/>
                <w:sz w:val="18"/>
                <w:szCs w:val="18"/>
                <w:rPrChange w:id="4037" w:author="Liang Ma" w:date="2014-01-05T15:02:00Z">
                  <w:rPr>
                    <w:rFonts w:ascii="Times New Roman" w:eastAsia="宋体" w:hAnsi="Times New Roman" w:cs="Times New Roman"/>
                    <w:color w:val="000000"/>
                    <w:kern w:val="0"/>
                    <w:sz w:val="18"/>
                    <w:szCs w:val="18"/>
                  </w:rPr>
                </w:rPrChange>
              </w:rPr>
            </w:pPr>
            <w:r w:rsidRPr="00015E4B">
              <w:rPr>
                <w:rFonts w:ascii="Times New Roman" w:eastAsia="宋体" w:hAnsi="Times New Roman" w:cs="Times New Roman"/>
                <w:color w:val="FF0000"/>
                <w:kern w:val="0"/>
                <w:sz w:val="18"/>
                <w:szCs w:val="18"/>
                <w:rPrChange w:id="4038" w:author="Liang Ma" w:date="2014-01-05T15:02:00Z">
                  <w:rPr>
                    <w:rFonts w:ascii="Times New Roman" w:eastAsia="宋体" w:hAnsi="Times New Roman" w:cs="Times New Roman"/>
                    <w:color w:val="000000"/>
                    <w:kern w:val="0"/>
                    <w:sz w:val="18"/>
                    <w:szCs w:val="18"/>
                  </w:rPr>
                </w:rPrChange>
              </w:rPr>
              <w:t>0.24%</w:t>
            </w:r>
          </w:p>
        </w:tc>
        <w:tc>
          <w:tcPr>
            <w:tcW w:w="0" w:type="auto"/>
            <w:noWrap/>
            <w:hideMark/>
          </w:tcPr>
          <w:p w:rsidR="00CA5CB1" w:rsidRPr="00EF5D26" w:rsidRDefault="00015E4B" w:rsidP="002A4430">
            <w:pPr>
              <w:widowControl/>
              <w:jc w:val="right"/>
              <w:cnfStyle w:val="000000000000"/>
              <w:rPr>
                <w:rFonts w:ascii="Times New Roman" w:eastAsia="宋体" w:hAnsi="Times New Roman" w:cs="Times New Roman"/>
                <w:color w:val="FF0000"/>
                <w:kern w:val="0"/>
                <w:sz w:val="18"/>
                <w:szCs w:val="18"/>
                <w:rPrChange w:id="4039" w:author="Liang Ma" w:date="2014-01-05T15:02:00Z">
                  <w:rPr>
                    <w:rFonts w:ascii="Times New Roman" w:eastAsia="宋体" w:hAnsi="Times New Roman" w:cs="Times New Roman"/>
                    <w:color w:val="000000"/>
                    <w:kern w:val="0"/>
                    <w:sz w:val="18"/>
                    <w:szCs w:val="18"/>
                  </w:rPr>
                </w:rPrChange>
              </w:rPr>
            </w:pPr>
            <w:r w:rsidRPr="00015E4B">
              <w:rPr>
                <w:rFonts w:ascii="Times New Roman" w:eastAsia="宋体" w:hAnsi="Times New Roman" w:cs="Times New Roman"/>
                <w:color w:val="FF0000"/>
                <w:kern w:val="0"/>
                <w:sz w:val="18"/>
                <w:szCs w:val="18"/>
                <w:rPrChange w:id="4040" w:author="Liang Ma" w:date="2014-01-05T15:02:00Z">
                  <w:rPr>
                    <w:rFonts w:ascii="Times New Roman" w:eastAsia="宋体" w:hAnsi="Times New Roman" w:cs="Times New Roman"/>
                    <w:color w:val="000000"/>
                    <w:kern w:val="0"/>
                    <w:sz w:val="18"/>
                    <w:szCs w:val="18"/>
                  </w:rPr>
                </w:rPrChange>
              </w:rPr>
              <w:t>-0.03%</w:t>
            </w:r>
          </w:p>
        </w:tc>
        <w:tc>
          <w:tcPr>
            <w:tcW w:w="0" w:type="auto"/>
            <w:noWrap/>
            <w:hideMark/>
          </w:tcPr>
          <w:p w:rsidR="00CA5CB1" w:rsidRPr="00EF5D26" w:rsidRDefault="00015E4B" w:rsidP="002A4430">
            <w:pPr>
              <w:widowControl/>
              <w:jc w:val="right"/>
              <w:cnfStyle w:val="000000000000"/>
              <w:rPr>
                <w:rFonts w:ascii="Times New Roman" w:eastAsia="宋体" w:hAnsi="Times New Roman" w:cs="Times New Roman"/>
                <w:color w:val="FF0000"/>
                <w:kern w:val="0"/>
                <w:sz w:val="18"/>
                <w:szCs w:val="18"/>
                <w:rPrChange w:id="4041" w:author="Liang Ma" w:date="2014-01-05T15:02:00Z">
                  <w:rPr>
                    <w:rFonts w:ascii="Times New Roman" w:eastAsia="宋体" w:hAnsi="Times New Roman" w:cs="Times New Roman"/>
                    <w:color w:val="000000"/>
                    <w:kern w:val="0"/>
                    <w:sz w:val="18"/>
                    <w:szCs w:val="18"/>
                  </w:rPr>
                </w:rPrChange>
              </w:rPr>
            </w:pPr>
            <w:r w:rsidRPr="00015E4B">
              <w:rPr>
                <w:rFonts w:ascii="Times New Roman" w:eastAsia="宋体" w:hAnsi="Times New Roman" w:cs="Times New Roman"/>
                <w:color w:val="FF0000"/>
                <w:kern w:val="0"/>
                <w:sz w:val="18"/>
                <w:szCs w:val="18"/>
                <w:rPrChange w:id="4042" w:author="Liang Ma" w:date="2014-01-05T15:02:00Z">
                  <w:rPr>
                    <w:rFonts w:ascii="Times New Roman" w:eastAsia="宋体" w:hAnsi="Times New Roman" w:cs="Times New Roman"/>
                    <w:color w:val="000000"/>
                    <w:kern w:val="0"/>
                    <w:sz w:val="18"/>
                    <w:szCs w:val="18"/>
                  </w:rPr>
                </w:rPrChange>
              </w:rPr>
              <w:t>0.09%</w:t>
            </w:r>
          </w:p>
        </w:tc>
        <w:tc>
          <w:tcPr>
            <w:tcW w:w="0" w:type="auto"/>
            <w:noWrap/>
            <w:hideMark/>
          </w:tcPr>
          <w:p w:rsidR="00CA5CB1" w:rsidRPr="00EF5D26" w:rsidRDefault="00015E4B" w:rsidP="002A4430">
            <w:pPr>
              <w:widowControl/>
              <w:jc w:val="right"/>
              <w:cnfStyle w:val="000000000000"/>
              <w:rPr>
                <w:rFonts w:ascii="Times New Roman" w:eastAsia="宋体" w:hAnsi="Times New Roman" w:cs="Times New Roman"/>
                <w:color w:val="FF0000"/>
                <w:kern w:val="0"/>
                <w:sz w:val="18"/>
                <w:szCs w:val="18"/>
                <w:rPrChange w:id="4043" w:author="Liang Ma" w:date="2014-01-05T15:02:00Z">
                  <w:rPr>
                    <w:rFonts w:ascii="Times New Roman" w:eastAsia="宋体" w:hAnsi="Times New Roman" w:cs="Times New Roman"/>
                    <w:color w:val="000000"/>
                    <w:kern w:val="0"/>
                    <w:sz w:val="18"/>
                    <w:szCs w:val="18"/>
                  </w:rPr>
                </w:rPrChange>
              </w:rPr>
            </w:pPr>
            <w:r w:rsidRPr="00015E4B">
              <w:rPr>
                <w:rFonts w:ascii="Times New Roman" w:eastAsia="宋体" w:hAnsi="Times New Roman" w:cs="Times New Roman"/>
                <w:color w:val="FF0000"/>
                <w:kern w:val="0"/>
                <w:sz w:val="18"/>
                <w:szCs w:val="18"/>
                <w:rPrChange w:id="4044" w:author="Liang Ma" w:date="2014-01-05T15:02:00Z">
                  <w:rPr>
                    <w:rFonts w:ascii="Times New Roman" w:eastAsia="宋体" w:hAnsi="Times New Roman" w:cs="Times New Roman"/>
                    <w:color w:val="000000"/>
                    <w:kern w:val="0"/>
                    <w:sz w:val="18"/>
                    <w:szCs w:val="18"/>
                  </w:rPr>
                </w:rPrChange>
              </w:rPr>
              <w:t>-0.04%</w:t>
            </w:r>
          </w:p>
        </w:tc>
        <w:tc>
          <w:tcPr>
            <w:tcW w:w="0" w:type="auto"/>
            <w:noWrap/>
            <w:hideMark/>
          </w:tcPr>
          <w:p w:rsidR="00CA5CB1" w:rsidRPr="00EF5D26" w:rsidRDefault="00015E4B" w:rsidP="002A4430">
            <w:pPr>
              <w:widowControl/>
              <w:jc w:val="right"/>
              <w:cnfStyle w:val="000000000000"/>
              <w:rPr>
                <w:rFonts w:ascii="Times New Roman" w:eastAsia="宋体" w:hAnsi="Times New Roman" w:cs="Times New Roman"/>
                <w:color w:val="FF0000"/>
                <w:kern w:val="0"/>
                <w:sz w:val="18"/>
                <w:szCs w:val="18"/>
                <w:rPrChange w:id="4045" w:author="Liang Ma" w:date="2014-01-05T15:02:00Z">
                  <w:rPr>
                    <w:rFonts w:ascii="Times New Roman" w:eastAsia="宋体" w:hAnsi="Times New Roman" w:cs="Times New Roman"/>
                    <w:color w:val="000000"/>
                    <w:kern w:val="0"/>
                    <w:sz w:val="18"/>
                    <w:szCs w:val="18"/>
                  </w:rPr>
                </w:rPrChange>
              </w:rPr>
            </w:pPr>
            <w:r w:rsidRPr="00015E4B">
              <w:rPr>
                <w:rFonts w:ascii="Times New Roman" w:eastAsia="宋体" w:hAnsi="Times New Roman" w:cs="Times New Roman"/>
                <w:color w:val="FF0000"/>
                <w:kern w:val="0"/>
                <w:sz w:val="18"/>
                <w:szCs w:val="18"/>
                <w:rPrChange w:id="4046" w:author="Liang Ma" w:date="2014-01-05T15:02:00Z">
                  <w:rPr>
                    <w:rFonts w:ascii="Times New Roman" w:eastAsia="宋体" w:hAnsi="Times New Roman" w:cs="Times New Roman"/>
                    <w:color w:val="000000"/>
                    <w:kern w:val="0"/>
                    <w:sz w:val="18"/>
                    <w:szCs w:val="18"/>
                  </w:rPr>
                </w:rPrChange>
              </w:rPr>
              <w:t>0.09%</w:t>
            </w:r>
          </w:p>
        </w:tc>
      </w:tr>
      <w:tr w:rsidR="00CA5CB1" w:rsidRPr="00EF5D26" w:rsidTr="002A4430">
        <w:trPr>
          <w:trHeight w:val="288"/>
        </w:trPr>
        <w:tc>
          <w:tcPr>
            <w:cnfStyle w:val="001000000000"/>
            <w:tcW w:w="0" w:type="auto"/>
            <w:noWrap/>
            <w:hideMark/>
          </w:tcPr>
          <w:p w:rsidR="00CA5CB1" w:rsidRPr="00EF5D26" w:rsidRDefault="00015E4B" w:rsidP="002A4430">
            <w:pPr>
              <w:widowControl/>
              <w:jc w:val="left"/>
              <w:rPr>
                <w:rFonts w:ascii="Times New Roman" w:eastAsia="宋体" w:hAnsi="Times New Roman" w:cs="Times New Roman"/>
                <w:b w:val="0"/>
                <w:color w:val="FF0000"/>
                <w:kern w:val="0"/>
                <w:sz w:val="18"/>
                <w:szCs w:val="18"/>
                <w:rPrChange w:id="4047" w:author="Liang Ma" w:date="2014-01-05T15:02:00Z">
                  <w:rPr>
                    <w:rFonts w:ascii="Times New Roman" w:eastAsia="宋体" w:hAnsi="Times New Roman" w:cs="Times New Roman"/>
                    <w:b w:val="0"/>
                    <w:bCs w:val="0"/>
                    <w:color w:val="000000"/>
                    <w:kern w:val="0"/>
                    <w:sz w:val="18"/>
                    <w:szCs w:val="18"/>
                  </w:rPr>
                </w:rPrChange>
              </w:rPr>
            </w:pPr>
            <w:r w:rsidRPr="00015E4B">
              <w:rPr>
                <w:rFonts w:ascii="Times New Roman" w:eastAsia="宋体" w:hAnsi="Times New Roman" w:cs="Times New Roman"/>
                <w:color w:val="FF0000"/>
                <w:kern w:val="0"/>
                <w:sz w:val="18"/>
                <w:szCs w:val="18"/>
                <w:rPrChange w:id="4048" w:author="Liang Ma" w:date="2014-01-05T15:02:00Z">
                  <w:rPr>
                    <w:rFonts w:ascii="Times New Roman" w:eastAsia="宋体" w:hAnsi="Times New Roman" w:cs="Times New Roman"/>
                    <w:color w:val="000000"/>
                    <w:kern w:val="0"/>
                    <w:sz w:val="18"/>
                    <w:szCs w:val="18"/>
                  </w:rPr>
                </w:rPrChange>
              </w:rPr>
              <w:t>Jiangsu</w:t>
            </w:r>
          </w:p>
        </w:tc>
        <w:tc>
          <w:tcPr>
            <w:tcW w:w="0" w:type="auto"/>
          </w:tcPr>
          <w:p w:rsidR="00CA5CB1" w:rsidRPr="00EF5D26" w:rsidRDefault="00015E4B" w:rsidP="002A4430">
            <w:pPr>
              <w:widowControl/>
              <w:jc w:val="left"/>
              <w:cnfStyle w:val="000000000000"/>
              <w:rPr>
                <w:rFonts w:ascii="Times New Roman" w:eastAsia="宋体" w:hAnsi="Times New Roman" w:cs="Times New Roman"/>
                <w:color w:val="FF0000"/>
                <w:kern w:val="0"/>
                <w:sz w:val="18"/>
                <w:szCs w:val="18"/>
                <w:rPrChange w:id="4049" w:author="Liang Ma" w:date="2014-01-05T15:02:00Z">
                  <w:rPr>
                    <w:rFonts w:ascii="Times New Roman" w:eastAsia="宋体" w:hAnsi="Times New Roman" w:cs="Times New Roman"/>
                    <w:color w:val="000000"/>
                    <w:kern w:val="0"/>
                    <w:sz w:val="18"/>
                    <w:szCs w:val="18"/>
                  </w:rPr>
                </w:rPrChange>
              </w:rPr>
            </w:pPr>
            <w:r w:rsidRPr="00015E4B">
              <w:rPr>
                <w:rFonts w:ascii="Times New Roman" w:eastAsia="宋体" w:hAnsi="Times New Roman" w:cs="Times New Roman"/>
                <w:color w:val="FF0000"/>
                <w:kern w:val="0"/>
                <w:sz w:val="18"/>
                <w:szCs w:val="18"/>
                <w:rPrChange w:id="4050" w:author="Liang Ma" w:date="2014-01-05T15:02:00Z">
                  <w:rPr>
                    <w:rFonts w:ascii="Times New Roman" w:eastAsia="宋体" w:hAnsi="Times New Roman" w:cs="Times New Roman"/>
                    <w:color w:val="000000"/>
                    <w:kern w:val="0"/>
                    <w:sz w:val="18"/>
                    <w:szCs w:val="18"/>
                  </w:rPr>
                </w:rPrChange>
              </w:rPr>
              <w:t>5031</w:t>
            </w:r>
          </w:p>
        </w:tc>
        <w:tc>
          <w:tcPr>
            <w:tcW w:w="0" w:type="auto"/>
            <w:noWrap/>
            <w:hideMark/>
          </w:tcPr>
          <w:p w:rsidR="00CA5CB1" w:rsidRPr="00EF5D26" w:rsidRDefault="00015E4B" w:rsidP="002A4430">
            <w:pPr>
              <w:widowControl/>
              <w:jc w:val="left"/>
              <w:cnfStyle w:val="000000000000"/>
              <w:rPr>
                <w:rFonts w:ascii="Times New Roman" w:eastAsia="宋体" w:hAnsi="Times New Roman" w:cs="Times New Roman"/>
                <w:color w:val="FF0000"/>
                <w:kern w:val="0"/>
                <w:sz w:val="18"/>
                <w:szCs w:val="18"/>
                <w:rPrChange w:id="4051" w:author="Liang Ma" w:date="2014-01-05T15:02:00Z">
                  <w:rPr>
                    <w:rFonts w:ascii="Times New Roman" w:eastAsia="宋体" w:hAnsi="Times New Roman" w:cs="Times New Roman"/>
                    <w:color w:val="000000"/>
                    <w:kern w:val="0"/>
                    <w:sz w:val="18"/>
                    <w:szCs w:val="18"/>
                  </w:rPr>
                </w:rPrChange>
              </w:rPr>
            </w:pPr>
            <w:r w:rsidRPr="00015E4B">
              <w:rPr>
                <w:rFonts w:ascii="Times New Roman" w:eastAsia="宋体" w:hAnsi="Times New Roman" w:cs="Times New Roman"/>
                <w:color w:val="FF0000"/>
                <w:kern w:val="0"/>
                <w:sz w:val="18"/>
                <w:szCs w:val="18"/>
                <w:rPrChange w:id="4052" w:author="Liang Ma" w:date="2014-01-05T15:02:00Z">
                  <w:rPr>
                    <w:rFonts w:ascii="Times New Roman" w:eastAsia="宋体" w:hAnsi="Times New Roman" w:cs="Times New Roman"/>
                    <w:color w:val="000000"/>
                    <w:kern w:val="0"/>
                    <w:sz w:val="18"/>
                    <w:szCs w:val="18"/>
                  </w:rPr>
                </w:rPrChange>
              </w:rPr>
              <w:t>2000-2009</w:t>
            </w:r>
          </w:p>
        </w:tc>
        <w:tc>
          <w:tcPr>
            <w:tcW w:w="0" w:type="auto"/>
            <w:noWrap/>
            <w:hideMark/>
          </w:tcPr>
          <w:p w:rsidR="00CA5CB1" w:rsidRPr="00EF5D26" w:rsidRDefault="00015E4B" w:rsidP="002A4430">
            <w:pPr>
              <w:widowControl/>
              <w:jc w:val="right"/>
              <w:cnfStyle w:val="000000000000"/>
              <w:rPr>
                <w:rFonts w:ascii="Times New Roman" w:eastAsia="宋体" w:hAnsi="Times New Roman" w:cs="Times New Roman"/>
                <w:color w:val="FF0000"/>
                <w:kern w:val="0"/>
                <w:sz w:val="18"/>
                <w:szCs w:val="18"/>
                <w:rPrChange w:id="4053" w:author="Liang Ma" w:date="2014-01-05T15:02:00Z">
                  <w:rPr>
                    <w:rFonts w:ascii="Times New Roman" w:eastAsia="宋体" w:hAnsi="Times New Roman" w:cs="Times New Roman"/>
                    <w:color w:val="000000"/>
                    <w:kern w:val="0"/>
                    <w:sz w:val="18"/>
                    <w:szCs w:val="18"/>
                  </w:rPr>
                </w:rPrChange>
              </w:rPr>
            </w:pPr>
            <w:r w:rsidRPr="00015E4B">
              <w:rPr>
                <w:rFonts w:ascii="Times New Roman" w:eastAsia="宋体" w:hAnsi="Times New Roman" w:cs="Times New Roman"/>
                <w:color w:val="FF0000"/>
                <w:kern w:val="0"/>
                <w:sz w:val="18"/>
                <w:szCs w:val="18"/>
                <w:rPrChange w:id="4054" w:author="Liang Ma" w:date="2014-01-05T15:02:00Z">
                  <w:rPr>
                    <w:rFonts w:ascii="Times New Roman" w:eastAsia="宋体" w:hAnsi="Times New Roman" w:cs="Times New Roman"/>
                    <w:color w:val="000000"/>
                    <w:kern w:val="0"/>
                    <w:sz w:val="18"/>
                    <w:szCs w:val="18"/>
                  </w:rPr>
                </w:rPrChange>
              </w:rPr>
              <w:t>0.72%</w:t>
            </w:r>
          </w:p>
        </w:tc>
        <w:tc>
          <w:tcPr>
            <w:tcW w:w="0" w:type="auto"/>
            <w:noWrap/>
            <w:hideMark/>
          </w:tcPr>
          <w:p w:rsidR="00CA5CB1" w:rsidRPr="00EF5D26" w:rsidRDefault="00015E4B" w:rsidP="002A4430">
            <w:pPr>
              <w:widowControl/>
              <w:jc w:val="right"/>
              <w:cnfStyle w:val="000000000000"/>
              <w:rPr>
                <w:rFonts w:ascii="Times New Roman" w:eastAsia="宋体" w:hAnsi="Times New Roman" w:cs="Times New Roman"/>
                <w:color w:val="FF0000"/>
                <w:kern w:val="0"/>
                <w:sz w:val="18"/>
                <w:szCs w:val="18"/>
                <w:rPrChange w:id="4055" w:author="Liang Ma" w:date="2014-01-05T15:02:00Z">
                  <w:rPr>
                    <w:rFonts w:ascii="Times New Roman" w:eastAsia="宋体" w:hAnsi="Times New Roman" w:cs="Times New Roman"/>
                    <w:color w:val="000000"/>
                    <w:kern w:val="0"/>
                    <w:sz w:val="18"/>
                    <w:szCs w:val="18"/>
                  </w:rPr>
                </w:rPrChange>
              </w:rPr>
            </w:pPr>
            <w:r w:rsidRPr="00015E4B">
              <w:rPr>
                <w:rFonts w:ascii="Times New Roman" w:eastAsia="宋体" w:hAnsi="Times New Roman" w:cs="Times New Roman"/>
                <w:color w:val="FF0000"/>
                <w:kern w:val="0"/>
                <w:sz w:val="18"/>
                <w:szCs w:val="18"/>
                <w:rPrChange w:id="4056" w:author="Liang Ma" w:date="2014-01-05T15:02:00Z">
                  <w:rPr>
                    <w:rFonts w:ascii="Times New Roman" w:eastAsia="宋体" w:hAnsi="Times New Roman" w:cs="Times New Roman"/>
                    <w:color w:val="000000"/>
                    <w:kern w:val="0"/>
                    <w:sz w:val="18"/>
                    <w:szCs w:val="18"/>
                  </w:rPr>
                </w:rPrChange>
              </w:rPr>
              <w:t>5.08%</w:t>
            </w:r>
          </w:p>
        </w:tc>
        <w:tc>
          <w:tcPr>
            <w:tcW w:w="0" w:type="auto"/>
            <w:noWrap/>
            <w:hideMark/>
          </w:tcPr>
          <w:p w:rsidR="00CA5CB1" w:rsidRPr="00EF5D26" w:rsidRDefault="00015E4B" w:rsidP="002A4430">
            <w:pPr>
              <w:widowControl/>
              <w:jc w:val="right"/>
              <w:cnfStyle w:val="000000000000"/>
              <w:rPr>
                <w:rFonts w:ascii="Times New Roman" w:eastAsia="宋体" w:hAnsi="Times New Roman" w:cs="Times New Roman"/>
                <w:color w:val="FF0000"/>
                <w:kern w:val="0"/>
                <w:sz w:val="18"/>
                <w:szCs w:val="18"/>
                <w:rPrChange w:id="4057" w:author="Liang Ma" w:date="2014-01-05T15:02:00Z">
                  <w:rPr>
                    <w:rFonts w:ascii="Times New Roman" w:eastAsia="宋体" w:hAnsi="Times New Roman" w:cs="Times New Roman"/>
                    <w:color w:val="000000"/>
                    <w:kern w:val="0"/>
                    <w:sz w:val="18"/>
                    <w:szCs w:val="18"/>
                  </w:rPr>
                </w:rPrChange>
              </w:rPr>
            </w:pPr>
            <w:r w:rsidRPr="00015E4B">
              <w:rPr>
                <w:rFonts w:ascii="Times New Roman" w:eastAsia="宋体" w:hAnsi="Times New Roman" w:cs="Times New Roman"/>
                <w:color w:val="FF0000"/>
                <w:kern w:val="0"/>
                <w:sz w:val="18"/>
                <w:szCs w:val="18"/>
                <w:rPrChange w:id="4058" w:author="Liang Ma" w:date="2014-01-05T15:02:00Z">
                  <w:rPr>
                    <w:rFonts w:ascii="Times New Roman" w:eastAsia="宋体" w:hAnsi="Times New Roman" w:cs="Times New Roman"/>
                    <w:color w:val="000000"/>
                    <w:kern w:val="0"/>
                    <w:sz w:val="18"/>
                    <w:szCs w:val="18"/>
                  </w:rPr>
                </w:rPrChange>
              </w:rPr>
              <w:t>2.76%</w:t>
            </w:r>
          </w:p>
        </w:tc>
        <w:tc>
          <w:tcPr>
            <w:tcW w:w="0" w:type="auto"/>
            <w:noWrap/>
            <w:hideMark/>
          </w:tcPr>
          <w:p w:rsidR="00CA5CB1" w:rsidRPr="00EF5D26" w:rsidRDefault="00015E4B" w:rsidP="002A4430">
            <w:pPr>
              <w:widowControl/>
              <w:jc w:val="right"/>
              <w:cnfStyle w:val="000000000000"/>
              <w:rPr>
                <w:rFonts w:ascii="Times New Roman" w:eastAsia="宋体" w:hAnsi="Times New Roman" w:cs="Times New Roman"/>
                <w:color w:val="FF0000"/>
                <w:kern w:val="0"/>
                <w:sz w:val="18"/>
                <w:szCs w:val="18"/>
                <w:rPrChange w:id="4059" w:author="Liang Ma" w:date="2014-01-05T15:02:00Z">
                  <w:rPr>
                    <w:rFonts w:ascii="Times New Roman" w:eastAsia="宋体" w:hAnsi="Times New Roman" w:cs="Times New Roman"/>
                    <w:color w:val="000000"/>
                    <w:kern w:val="0"/>
                    <w:sz w:val="18"/>
                    <w:szCs w:val="18"/>
                  </w:rPr>
                </w:rPrChange>
              </w:rPr>
            </w:pPr>
            <w:r w:rsidRPr="00015E4B">
              <w:rPr>
                <w:rFonts w:ascii="Times New Roman" w:eastAsia="宋体" w:hAnsi="Times New Roman" w:cs="Times New Roman"/>
                <w:color w:val="FF0000"/>
                <w:kern w:val="0"/>
                <w:sz w:val="18"/>
                <w:szCs w:val="18"/>
                <w:rPrChange w:id="4060" w:author="Liang Ma" w:date="2014-01-05T15:02:00Z">
                  <w:rPr>
                    <w:rFonts w:ascii="Times New Roman" w:eastAsia="宋体" w:hAnsi="Times New Roman" w:cs="Times New Roman"/>
                    <w:color w:val="000000"/>
                    <w:kern w:val="0"/>
                    <w:sz w:val="18"/>
                    <w:szCs w:val="18"/>
                  </w:rPr>
                </w:rPrChange>
              </w:rPr>
              <w:t>9.03%</w:t>
            </w:r>
          </w:p>
        </w:tc>
        <w:tc>
          <w:tcPr>
            <w:tcW w:w="0" w:type="auto"/>
            <w:noWrap/>
            <w:hideMark/>
          </w:tcPr>
          <w:p w:rsidR="00CA5CB1" w:rsidRPr="00EF5D26" w:rsidRDefault="00015E4B" w:rsidP="002A4430">
            <w:pPr>
              <w:widowControl/>
              <w:jc w:val="right"/>
              <w:cnfStyle w:val="000000000000"/>
              <w:rPr>
                <w:rFonts w:ascii="Times New Roman" w:eastAsia="宋体" w:hAnsi="Times New Roman" w:cs="Times New Roman"/>
                <w:color w:val="FF0000"/>
                <w:kern w:val="0"/>
                <w:sz w:val="18"/>
                <w:szCs w:val="18"/>
                <w:rPrChange w:id="4061" w:author="Liang Ma" w:date="2014-01-05T15:02:00Z">
                  <w:rPr>
                    <w:rFonts w:ascii="Times New Roman" w:eastAsia="宋体" w:hAnsi="Times New Roman" w:cs="Times New Roman"/>
                    <w:color w:val="000000"/>
                    <w:kern w:val="0"/>
                    <w:sz w:val="18"/>
                    <w:szCs w:val="18"/>
                  </w:rPr>
                </w:rPrChange>
              </w:rPr>
            </w:pPr>
            <w:r w:rsidRPr="00015E4B">
              <w:rPr>
                <w:rFonts w:ascii="Times New Roman" w:eastAsia="宋体" w:hAnsi="Times New Roman" w:cs="Times New Roman"/>
                <w:color w:val="FF0000"/>
                <w:kern w:val="0"/>
                <w:sz w:val="18"/>
                <w:szCs w:val="18"/>
                <w:rPrChange w:id="4062" w:author="Liang Ma" w:date="2014-01-05T15:02:00Z">
                  <w:rPr>
                    <w:rFonts w:ascii="Times New Roman" w:eastAsia="宋体" w:hAnsi="Times New Roman" w:cs="Times New Roman"/>
                    <w:color w:val="000000"/>
                    <w:kern w:val="0"/>
                    <w:sz w:val="18"/>
                    <w:szCs w:val="18"/>
                  </w:rPr>
                </w:rPrChange>
              </w:rPr>
              <w:t>1.11%</w:t>
            </w:r>
          </w:p>
        </w:tc>
        <w:tc>
          <w:tcPr>
            <w:tcW w:w="0" w:type="auto"/>
            <w:noWrap/>
            <w:hideMark/>
          </w:tcPr>
          <w:p w:rsidR="00CA5CB1" w:rsidRPr="00EF5D26" w:rsidRDefault="00015E4B" w:rsidP="002A4430">
            <w:pPr>
              <w:widowControl/>
              <w:jc w:val="right"/>
              <w:cnfStyle w:val="000000000000"/>
              <w:rPr>
                <w:rFonts w:ascii="Times New Roman" w:eastAsia="宋体" w:hAnsi="Times New Roman" w:cs="Times New Roman"/>
                <w:color w:val="FF0000"/>
                <w:kern w:val="0"/>
                <w:sz w:val="18"/>
                <w:szCs w:val="18"/>
                <w:rPrChange w:id="4063" w:author="Liang Ma" w:date="2014-01-05T15:02:00Z">
                  <w:rPr>
                    <w:rFonts w:ascii="Times New Roman" w:eastAsia="宋体" w:hAnsi="Times New Roman" w:cs="Times New Roman"/>
                    <w:color w:val="000000"/>
                    <w:kern w:val="0"/>
                    <w:sz w:val="18"/>
                    <w:szCs w:val="18"/>
                  </w:rPr>
                </w:rPrChange>
              </w:rPr>
            </w:pPr>
            <w:r w:rsidRPr="00015E4B">
              <w:rPr>
                <w:rFonts w:ascii="Times New Roman" w:eastAsia="宋体" w:hAnsi="Times New Roman" w:cs="Times New Roman"/>
                <w:color w:val="FF0000"/>
                <w:kern w:val="0"/>
                <w:sz w:val="18"/>
                <w:szCs w:val="18"/>
                <w:rPrChange w:id="4064" w:author="Liang Ma" w:date="2014-01-05T15:02:00Z">
                  <w:rPr>
                    <w:rFonts w:ascii="Times New Roman" w:eastAsia="宋体" w:hAnsi="Times New Roman" w:cs="Times New Roman"/>
                    <w:color w:val="000000"/>
                    <w:kern w:val="0"/>
                    <w:sz w:val="18"/>
                    <w:szCs w:val="18"/>
                  </w:rPr>
                </w:rPrChange>
              </w:rPr>
              <w:t>4.53%</w:t>
            </w:r>
          </w:p>
        </w:tc>
      </w:tr>
      <w:tr w:rsidR="00CA5CB1" w:rsidRPr="00EF5D26" w:rsidTr="002A4430">
        <w:trPr>
          <w:trHeight w:val="288"/>
        </w:trPr>
        <w:tc>
          <w:tcPr>
            <w:cnfStyle w:val="001000000000"/>
            <w:tcW w:w="0" w:type="auto"/>
            <w:noWrap/>
            <w:hideMark/>
          </w:tcPr>
          <w:p w:rsidR="00CA5CB1" w:rsidRPr="00EF5D26" w:rsidRDefault="00015E4B" w:rsidP="002A4430">
            <w:pPr>
              <w:widowControl/>
              <w:jc w:val="left"/>
              <w:rPr>
                <w:rFonts w:ascii="Times New Roman" w:eastAsia="宋体" w:hAnsi="Times New Roman" w:cs="Times New Roman"/>
                <w:b w:val="0"/>
                <w:color w:val="FF0000"/>
                <w:kern w:val="0"/>
                <w:sz w:val="18"/>
                <w:szCs w:val="18"/>
                <w:rPrChange w:id="4065" w:author="Liang Ma" w:date="2014-01-05T15:02:00Z">
                  <w:rPr>
                    <w:rFonts w:ascii="Times New Roman" w:eastAsia="宋体" w:hAnsi="Times New Roman" w:cs="Times New Roman"/>
                    <w:b w:val="0"/>
                    <w:bCs w:val="0"/>
                    <w:color w:val="000000"/>
                    <w:kern w:val="0"/>
                    <w:sz w:val="18"/>
                    <w:szCs w:val="18"/>
                  </w:rPr>
                </w:rPrChange>
              </w:rPr>
            </w:pPr>
            <w:r w:rsidRPr="00015E4B">
              <w:rPr>
                <w:rFonts w:ascii="Times New Roman" w:eastAsia="宋体" w:hAnsi="Times New Roman" w:cs="Times New Roman"/>
                <w:color w:val="FF0000"/>
                <w:kern w:val="0"/>
                <w:sz w:val="18"/>
                <w:szCs w:val="18"/>
                <w:rPrChange w:id="4066" w:author="Liang Ma" w:date="2014-01-05T15:02:00Z">
                  <w:rPr>
                    <w:rFonts w:ascii="Times New Roman" w:eastAsia="宋体" w:hAnsi="Times New Roman" w:cs="Times New Roman"/>
                    <w:color w:val="000000"/>
                    <w:kern w:val="0"/>
                    <w:sz w:val="18"/>
                    <w:szCs w:val="18"/>
                  </w:rPr>
                </w:rPrChange>
              </w:rPr>
              <w:t>Anhui</w:t>
            </w:r>
          </w:p>
        </w:tc>
        <w:tc>
          <w:tcPr>
            <w:tcW w:w="0" w:type="auto"/>
          </w:tcPr>
          <w:p w:rsidR="00CA5CB1" w:rsidRPr="00EF5D26" w:rsidRDefault="00015E4B" w:rsidP="002A4430">
            <w:pPr>
              <w:widowControl/>
              <w:jc w:val="left"/>
              <w:cnfStyle w:val="000000000000"/>
              <w:rPr>
                <w:rFonts w:ascii="Times New Roman" w:eastAsia="宋体" w:hAnsi="Times New Roman" w:cs="Times New Roman"/>
                <w:color w:val="FF0000"/>
                <w:kern w:val="0"/>
                <w:sz w:val="18"/>
                <w:szCs w:val="18"/>
                <w:rPrChange w:id="4067" w:author="Liang Ma" w:date="2014-01-05T15:02:00Z">
                  <w:rPr>
                    <w:rFonts w:ascii="Times New Roman" w:eastAsia="宋体" w:hAnsi="Times New Roman" w:cs="Times New Roman"/>
                    <w:color w:val="000000"/>
                    <w:kern w:val="0"/>
                    <w:sz w:val="18"/>
                    <w:szCs w:val="18"/>
                  </w:rPr>
                </w:rPrChange>
              </w:rPr>
            </w:pPr>
            <w:r w:rsidRPr="00015E4B">
              <w:rPr>
                <w:rFonts w:ascii="Times New Roman" w:eastAsia="宋体" w:hAnsi="Times New Roman" w:cs="Times New Roman"/>
                <w:color w:val="FF0000"/>
                <w:kern w:val="0"/>
                <w:sz w:val="18"/>
                <w:szCs w:val="18"/>
                <w:rPrChange w:id="4068" w:author="Liang Ma" w:date="2014-01-05T15:02:00Z">
                  <w:rPr>
                    <w:rFonts w:ascii="Times New Roman" w:eastAsia="宋体" w:hAnsi="Times New Roman" w:cs="Times New Roman"/>
                    <w:color w:val="000000"/>
                    <w:kern w:val="0"/>
                    <w:sz w:val="18"/>
                    <w:szCs w:val="18"/>
                  </w:rPr>
                </w:rPrChange>
              </w:rPr>
              <w:t>2877</w:t>
            </w:r>
          </w:p>
        </w:tc>
        <w:tc>
          <w:tcPr>
            <w:tcW w:w="0" w:type="auto"/>
            <w:noWrap/>
            <w:hideMark/>
          </w:tcPr>
          <w:p w:rsidR="00CA5CB1" w:rsidRPr="00EF5D26" w:rsidRDefault="00015E4B" w:rsidP="002A4430">
            <w:pPr>
              <w:widowControl/>
              <w:jc w:val="left"/>
              <w:cnfStyle w:val="000000000000"/>
              <w:rPr>
                <w:rFonts w:ascii="Times New Roman" w:eastAsia="宋体" w:hAnsi="Times New Roman" w:cs="Times New Roman"/>
                <w:color w:val="FF0000"/>
                <w:kern w:val="0"/>
                <w:sz w:val="18"/>
                <w:szCs w:val="18"/>
                <w:rPrChange w:id="4069" w:author="Liang Ma" w:date="2014-01-05T15:02:00Z">
                  <w:rPr>
                    <w:rFonts w:ascii="Times New Roman" w:eastAsia="宋体" w:hAnsi="Times New Roman" w:cs="Times New Roman"/>
                    <w:color w:val="000000"/>
                    <w:kern w:val="0"/>
                    <w:sz w:val="18"/>
                    <w:szCs w:val="18"/>
                  </w:rPr>
                </w:rPrChange>
              </w:rPr>
            </w:pPr>
            <w:r w:rsidRPr="00015E4B">
              <w:rPr>
                <w:rFonts w:ascii="Times New Roman" w:eastAsia="宋体" w:hAnsi="Times New Roman" w:cs="Times New Roman"/>
                <w:color w:val="FF0000"/>
                <w:kern w:val="0"/>
                <w:sz w:val="18"/>
                <w:szCs w:val="18"/>
                <w:rPrChange w:id="4070" w:author="Liang Ma" w:date="2014-01-05T15:02:00Z">
                  <w:rPr>
                    <w:rFonts w:ascii="Times New Roman" w:eastAsia="宋体" w:hAnsi="Times New Roman" w:cs="Times New Roman"/>
                    <w:color w:val="000000"/>
                    <w:kern w:val="0"/>
                    <w:sz w:val="18"/>
                    <w:szCs w:val="18"/>
                  </w:rPr>
                </w:rPrChange>
              </w:rPr>
              <w:t>2000-2010</w:t>
            </w:r>
          </w:p>
        </w:tc>
        <w:tc>
          <w:tcPr>
            <w:tcW w:w="0" w:type="auto"/>
            <w:noWrap/>
            <w:hideMark/>
          </w:tcPr>
          <w:p w:rsidR="00CA5CB1" w:rsidRPr="00EF5D26" w:rsidRDefault="00015E4B" w:rsidP="002A4430">
            <w:pPr>
              <w:widowControl/>
              <w:jc w:val="right"/>
              <w:cnfStyle w:val="000000000000"/>
              <w:rPr>
                <w:rFonts w:ascii="Times New Roman" w:eastAsia="宋体" w:hAnsi="Times New Roman" w:cs="Times New Roman"/>
                <w:color w:val="FF0000"/>
                <w:kern w:val="0"/>
                <w:sz w:val="18"/>
                <w:szCs w:val="18"/>
                <w:rPrChange w:id="4071" w:author="Liang Ma" w:date="2014-01-05T15:02:00Z">
                  <w:rPr>
                    <w:rFonts w:ascii="Times New Roman" w:eastAsia="宋体" w:hAnsi="Times New Roman" w:cs="Times New Roman"/>
                    <w:color w:val="000000"/>
                    <w:kern w:val="0"/>
                    <w:sz w:val="18"/>
                    <w:szCs w:val="18"/>
                  </w:rPr>
                </w:rPrChange>
              </w:rPr>
            </w:pPr>
            <w:r w:rsidRPr="00015E4B">
              <w:rPr>
                <w:rFonts w:ascii="Times New Roman" w:eastAsia="宋体" w:hAnsi="Times New Roman" w:cs="Times New Roman"/>
                <w:color w:val="FF0000"/>
                <w:kern w:val="0"/>
                <w:sz w:val="18"/>
                <w:szCs w:val="18"/>
                <w:rPrChange w:id="4072" w:author="Liang Ma" w:date="2014-01-05T15:02:00Z">
                  <w:rPr>
                    <w:rFonts w:ascii="Times New Roman" w:eastAsia="宋体" w:hAnsi="Times New Roman" w:cs="Times New Roman"/>
                    <w:color w:val="000000"/>
                    <w:kern w:val="0"/>
                    <w:sz w:val="18"/>
                    <w:szCs w:val="18"/>
                  </w:rPr>
                </w:rPrChange>
              </w:rPr>
              <w:t>-1.52%</w:t>
            </w:r>
          </w:p>
        </w:tc>
        <w:tc>
          <w:tcPr>
            <w:tcW w:w="0" w:type="auto"/>
            <w:noWrap/>
            <w:hideMark/>
          </w:tcPr>
          <w:p w:rsidR="00CA5CB1" w:rsidRPr="00EF5D26" w:rsidRDefault="00015E4B" w:rsidP="002A4430">
            <w:pPr>
              <w:widowControl/>
              <w:jc w:val="right"/>
              <w:cnfStyle w:val="000000000000"/>
              <w:rPr>
                <w:rFonts w:ascii="Times New Roman" w:eastAsia="宋体" w:hAnsi="Times New Roman" w:cs="Times New Roman"/>
                <w:color w:val="FF0000"/>
                <w:kern w:val="0"/>
                <w:sz w:val="18"/>
                <w:szCs w:val="18"/>
                <w:rPrChange w:id="4073" w:author="Liang Ma" w:date="2014-01-05T15:02:00Z">
                  <w:rPr>
                    <w:rFonts w:ascii="Times New Roman" w:eastAsia="宋体" w:hAnsi="Times New Roman" w:cs="Times New Roman"/>
                    <w:color w:val="000000"/>
                    <w:kern w:val="0"/>
                    <w:sz w:val="18"/>
                    <w:szCs w:val="18"/>
                  </w:rPr>
                </w:rPrChange>
              </w:rPr>
            </w:pPr>
            <w:r w:rsidRPr="00015E4B">
              <w:rPr>
                <w:rFonts w:ascii="Times New Roman" w:eastAsia="宋体" w:hAnsi="Times New Roman" w:cs="Times New Roman"/>
                <w:color w:val="FF0000"/>
                <w:kern w:val="0"/>
                <w:sz w:val="18"/>
                <w:szCs w:val="18"/>
                <w:rPrChange w:id="4074" w:author="Liang Ma" w:date="2014-01-05T15:02:00Z">
                  <w:rPr>
                    <w:rFonts w:ascii="Times New Roman" w:eastAsia="宋体" w:hAnsi="Times New Roman" w:cs="Times New Roman"/>
                    <w:color w:val="000000"/>
                    <w:kern w:val="0"/>
                    <w:sz w:val="18"/>
                    <w:szCs w:val="18"/>
                  </w:rPr>
                </w:rPrChange>
              </w:rPr>
              <w:t>5.61%</w:t>
            </w:r>
          </w:p>
        </w:tc>
        <w:tc>
          <w:tcPr>
            <w:tcW w:w="0" w:type="auto"/>
            <w:noWrap/>
            <w:hideMark/>
          </w:tcPr>
          <w:p w:rsidR="00CA5CB1" w:rsidRPr="00EF5D26" w:rsidRDefault="00015E4B" w:rsidP="002A4430">
            <w:pPr>
              <w:widowControl/>
              <w:jc w:val="right"/>
              <w:cnfStyle w:val="000000000000"/>
              <w:rPr>
                <w:rFonts w:ascii="Times New Roman" w:eastAsia="宋体" w:hAnsi="Times New Roman" w:cs="Times New Roman"/>
                <w:color w:val="FF0000"/>
                <w:kern w:val="0"/>
                <w:sz w:val="18"/>
                <w:szCs w:val="18"/>
                <w:rPrChange w:id="4075" w:author="Liang Ma" w:date="2014-01-05T15:02:00Z">
                  <w:rPr>
                    <w:rFonts w:ascii="Times New Roman" w:eastAsia="宋体" w:hAnsi="Times New Roman" w:cs="Times New Roman"/>
                    <w:color w:val="000000"/>
                    <w:kern w:val="0"/>
                    <w:sz w:val="18"/>
                    <w:szCs w:val="18"/>
                  </w:rPr>
                </w:rPrChange>
              </w:rPr>
            </w:pPr>
            <w:r w:rsidRPr="00015E4B">
              <w:rPr>
                <w:rFonts w:ascii="Times New Roman" w:eastAsia="宋体" w:hAnsi="Times New Roman" w:cs="Times New Roman"/>
                <w:color w:val="FF0000"/>
                <w:kern w:val="0"/>
                <w:sz w:val="18"/>
                <w:szCs w:val="18"/>
                <w:rPrChange w:id="4076" w:author="Liang Ma" w:date="2014-01-05T15:02:00Z">
                  <w:rPr>
                    <w:rFonts w:ascii="Times New Roman" w:eastAsia="宋体" w:hAnsi="Times New Roman" w:cs="Times New Roman"/>
                    <w:color w:val="000000"/>
                    <w:kern w:val="0"/>
                    <w:sz w:val="18"/>
                    <w:szCs w:val="18"/>
                  </w:rPr>
                </w:rPrChange>
              </w:rPr>
              <w:t>-0.70%</w:t>
            </w:r>
          </w:p>
        </w:tc>
        <w:tc>
          <w:tcPr>
            <w:tcW w:w="0" w:type="auto"/>
            <w:noWrap/>
            <w:hideMark/>
          </w:tcPr>
          <w:p w:rsidR="00CA5CB1" w:rsidRPr="00EF5D26" w:rsidRDefault="00015E4B" w:rsidP="002A4430">
            <w:pPr>
              <w:widowControl/>
              <w:jc w:val="right"/>
              <w:cnfStyle w:val="000000000000"/>
              <w:rPr>
                <w:rFonts w:ascii="Times New Roman" w:eastAsia="宋体" w:hAnsi="Times New Roman" w:cs="Times New Roman"/>
                <w:color w:val="FF0000"/>
                <w:kern w:val="0"/>
                <w:sz w:val="18"/>
                <w:szCs w:val="18"/>
                <w:rPrChange w:id="4077" w:author="Liang Ma" w:date="2014-01-05T15:02:00Z">
                  <w:rPr>
                    <w:rFonts w:ascii="Times New Roman" w:eastAsia="宋体" w:hAnsi="Times New Roman" w:cs="Times New Roman"/>
                    <w:color w:val="000000"/>
                    <w:kern w:val="0"/>
                    <w:sz w:val="18"/>
                    <w:szCs w:val="18"/>
                  </w:rPr>
                </w:rPrChange>
              </w:rPr>
            </w:pPr>
            <w:r w:rsidRPr="00015E4B">
              <w:rPr>
                <w:rFonts w:ascii="Times New Roman" w:eastAsia="宋体" w:hAnsi="Times New Roman" w:cs="Times New Roman"/>
                <w:color w:val="FF0000"/>
                <w:kern w:val="0"/>
                <w:sz w:val="18"/>
                <w:szCs w:val="18"/>
                <w:rPrChange w:id="4078" w:author="Liang Ma" w:date="2014-01-05T15:02:00Z">
                  <w:rPr>
                    <w:rFonts w:ascii="Times New Roman" w:eastAsia="宋体" w:hAnsi="Times New Roman" w:cs="Times New Roman"/>
                    <w:color w:val="000000"/>
                    <w:kern w:val="0"/>
                    <w:sz w:val="18"/>
                    <w:szCs w:val="18"/>
                  </w:rPr>
                </w:rPrChange>
              </w:rPr>
              <w:t>3.08%</w:t>
            </w:r>
          </w:p>
        </w:tc>
        <w:tc>
          <w:tcPr>
            <w:tcW w:w="0" w:type="auto"/>
            <w:noWrap/>
            <w:hideMark/>
          </w:tcPr>
          <w:p w:rsidR="00CA5CB1" w:rsidRPr="00EF5D26" w:rsidRDefault="00015E4B" w:rsidP="002A4430">
            <w:pPr>
              <w:widowControl/>
              <w:jc w:val="right"/>
              <w:cnfStyle w:val="000000000000"/>
              <w:rPr>
                <w:rFonts w:ascii="Times New Roman" w:eastAsia="宋体" w:hAnsi="Times New Roman" w:cs="Times New Roman"/>
                <w:color w:val="FF0000"/>
                <w:kern w:val="0"/>
                <w:sz w:val="18"/>
                <w:szCs w:val="18"/>
                <w:rPrChange w:id="4079" w:author="Liang Ma" w:date="2014-01-05T15:02:00Z">
                  <w:rPr>
                    <w:rFonts w:ascii="Times New Roman" w:eastAsia="宋体" w:hAnsi="Times New Roman" w:cs="Times New Roman"/>
                    <w:color w:val="000000"/>
                    <w:kern w:val="0"/>
                    <w:sz w:val="18"/>
                    <w:szCs w:val="18"/>
                  </w:rPr>
                </w:rPrChange>
              </w:rPr>
            </w:pPr>
            <w:r w:rsidRPr="00015E4B">
              <w:rPr>
                <w:rFonts w:ascii="Times New Roman" w:eastAsia="宋体" w:hAnsi="Times New Roman" w:cs="Times New Roman"/>
                <w:color w:val="FF0000"/>
                <w:kern w:val="0"/>
                <w:sz w:val="18"/>
                <w:szCs w:val="18"/>
                <w:rPrChange w:id="4080" w:author="Liang Ma" w:date="2014-01-05T15:02:00Z">
                  <w:rPr>
                    <w:rFonts w:ascii="Times New Roman" w:eastAsia="宋体" w:hAnsi="Times New Roman" w:cs="Times New Roman"/>
                    <w:color w:val="000000"/>
                    <w:kern w:val="0"/>
                    <w:sz w:val="18"/>
                    <w:szCs w:val="18"/>
                  </w:rPr>
                </w:rPrChange>
              </w:rPr>
              <w:t>-0.85%</w:t>
            </w:r>
          </w:p>
        </w:tc>
        <w:tc>
          <w:tcPr>
            <w:tcW w:w="0" w:type="auto"/>
            <w:noWrap/>
            <w:hideMark/>
          </w:tcPr>
          <w:p w:rsidR="00CA5CB1" w:rsidRPr="00EF5D26" w:rsidRDefault="00015E4B" w:rsidP="002A4430">
            <w:pPr>
              <w:widowControl/>
              <w:jc w:val="right"/>
              <w:cnfStyle w:val="000000000000"/>
              <w:rPr>
                <w:rFonts w:ascii="Times New Roman" w:eastAsia="宋体" w:hAnsi="Times New Roman" w:cs="Times New Roman"/>
                <w:color w:val="FF0000"/>
                <w:kern w:val="0"/>
                <w:sz w:val="18"/>
                <w:szCs w:val="18"/>
                <w:rPrChange w:id="4081" w:author="Liang Ma" w:date="2014-01-05T15:02:00Z">
                  <w:rPr>
                    <w:rFonts w:ascii="Times New Roman" w:eastAsia="宋体" w:hAnsi="Times New Roman" w:cs="Times New Roman"/>
                    <w:color w:val="000000"/>
                    <w:kern w:val="0"/>
                    <w:sz w:val="18"/>
                    <w:szCs w:val="18"/>
                  </w:rPr>
                </w:rPrChange>
              </w:rPr>
            </w:pPr>
            <w:r w:rsidRPr="00015E4B">
              <w:rPr>
                <w:rFonts w:ascii="Times New Roman" w:eastAsia="宋体" w:hAnsi="Times New Roman" w:cs="Times New Roman"/>
                <w:color w:val="FF0000"/>
                <w:kern w:val="0"/>
                <w:sz w:val="18"/>
                <w:szCs w:val="18"/>
                <w:rPrChange w:id="4082" w:author="Liang Ma" w:date="2014-01-05T15:02:00Z">
                  <w:rPr>
                    <w:rFonts w:ascii="Times New Roman" w:eastAsia="宋体" w:hAnsi="Times New Roman" w:cs="Times New Roman"/>
                    <w:color w:val="000000"/>
                    <w:kern w:val="0"/>
                    <w:sz w:val="18"/>
                    <w:szCs w:val="18"/>
                  </w:rPr>
                </w:rPrChange>
              </w:rPr>
              <w:t>3.29%</w:t>
            </w:r>
          </w:p>
        </w:tc>
      </w:tr>
      <w:tr w:rsidR="00CA5CB1" w:rsidRPr="00EF5D26" w:rsidTr="002A4430">
        <w:trPr>
          <w:trHeight w:val="288"/>
        </w:trPr>
        <w:tc>
          <w:tcPr>
            <w:cnfStyle w:val="001000000000"/>
            <w:tcW w:w="0" w:type="auto"/>
            <w:noWrap/>
            <w:hideMark/>
          </w:tcPr>
          <w:p w:rsidR="00CA5CB1" w:rsidRPr="00EF5D26" w:rsidRDefault="00015E4B" w:rsidP="002A4430">
            <w:pPr>
              <w:widowControl/>
              <w:jc w:val="left"/>
              <w:rPr>
                <w:rFonts w:ascii="Times New Roman" w:eastAsia="宋体" w:hAnsi="Times New Roman" w:cs="Times New Roman"/>
                <w:b w:val="0"/>
                <w:color w:val="FF0000"/>
                <w:kern w:val="0"/>
                <w:sz w:val="18"/>
                <w:szCs w:val="18"/>
                <w:rPrChange w:id="4083" w:author="Liang Ma" w:date="2014-01-05T15:02:00Z">
                  <w:rPr>
                    <w:rFonts w:ascii="Times New Roman" w:eastAsia="宋体" w:hAnsi="Times New Roman" w:cs="Times New Roman"/>
                    <w:b w:val="0"/>
                    <w:bCs w:val="0"/>
                    <w:color w:val="000000"/>
                    <w:kern w:val="0"/>
                    <w:sz w:val="18"/>
                    <w:szCs w:val="18"/>
                  </w:rPr>
                </w:rPrChange>
              </w:rPr>
            </w:pPr>
            <w:r w:rsidRPr="00015E4B">
              <w:rPr>
                <w:rFonts w:ascii="Times New Roman" w:eastAsia="宋体" w:hAnsi="Times New Roman" w:cs="Times New Roman"/>
                <w:color w:val="FF0000"/>
                <w:kern w:val="0"/>
                <w:sz w:val="18"/>
                <w:szCs w:val="18"/>
                <w:rPrChange w:id="4084" w:author="Liang Ma" w:date="2014-01-05T15:02:00Z">
                  <w:rPr>
                    <w:rFonts w:ascii="Times New Roman" w:eastAsia="宋体" w:hAnsi="Times New Roman" w:cs="Times New Roman"/>
                    <w:color w:val="000000"/>
                    <w:kern w:val="0"/>
                    <w:sz w:val="18"/>
                    <w:szCs w:val="18"/>
                  </w:rPr>
                </w:rPrChange>
              </w:rPr>
              <w:t>Fujian</w:t>
            </w:r>
          </w:p>
        </w:tc>
        <w:tc>
          <w:tcPr>
            <w:tcW w:w="0" w:type="auto"/>
          </w:tcPr>
          <w:p w:rsidR="00CA5CB1" w:rsidRPr="00EF5D26" w:rsidRDefault="00015E4B" w:rsidP="002A4430">
            <w:pPr>
              <w:widowControl/>
              <w:jc w:val="left"/>
              <w:cnfStyle w:val="000000000000"/>
              <w:rPr>
                <w:rFonts w:ascii="Times New Roman" w:eastAsia="宋体" w:hAnsi="Times New Roman" w:cs="Times New Roman"/>
                <w:color w:val="FF0000"/>
                <w:kern w:val="0"/>
                <w:sz w:val="18"/>
                <w:szCs w:val="18"/>
                <w:rPrChange w:id="4085" w:author="Liang Ma" w:date="2014-01-05T15:02:00Z">
                  <w:rPr>
                    <w:rFonts w:ascii="Times New Roman" w:eastAsia="宋体" w:hAnsi="Times New Roman" w:cs="Times New Roman"/>
                    <w:color w:val="000000"/>
                    <w:kern w:val="0"/>
                    <w:sz w:val="18"/>
                    <w:szCs w:val="18"/>
                  </w:rPr>
                </w:rPrChange>
              </w:rPr>
            </w:pPr>
            <w:r w:rsidRPr="00015E4B">
              <w:rPr>
                <w:rFonts w:ascii="Times New Roman" w:eastAsia="宋体" w:hAnsi="Times New Roman" w:cs="Times New Roman"/>
                <w:color w:val="FF0000"/>
                <w:kern w:val="0"/>
                <w:sz w:val="18"/>
                <w:szCs w:val="18"/>
                <w:rPrChange w:id="4086" w:author="Liang Ma" w:date="2014-01-05T15:02:00Z">
                  <w:rPr>
                    <w:rFonts w:ascii="Times New Roman" w:eastAsia="宋体" w:hAnsi="Times New Roman" w:cs="Times New Roman"/>
                    <w:color w:val="000000"/>
                    <w:kern w:val="0"/>
                    <w:sz w:val="18"/>
                    <w:szCs w:val="18"/>
                  </w:rPr>
                </w:rPrChange>
              </w:rPr>
              <w:t>2822</w:t>
            </w:r>
          </w:p>
        </w:tc>
        <w:tc>
          <w:tcPr>
            <w:tcW w:w="0" w:type="auto"/>
            <w:noWrap/>
            <w:hideMark/>
          </w:tcPr>
          <w:p w:rsidR="00CA5CB1" w:rsidRPr="00EF5D26" w:rsidRDefault="00015E4B" w:rsidP="002A4430">
            <w:pPr>
              <w:widowControl/>
              <w:jc w:val="left"/>
              <w:cnfStyle w:val="000000000000"/>
              <w:rPr>
                <w:rFonts w:ascii="Times New Roman" w:eastAsia="宋体" w:hAnsi="Times New Roman" w:cs="Times New Roman"/>
                <w:color w:val="FF0000"/>
                <w:kern w:val="0"/>
                <w:sz w:val="18"/>
                <w:szCs w:val="18"/>
                <w:rPrChange w:id="4087" w:author="Liang Ma" w:date="2014-01-05T15:02:00Z">
                  <w:rPr>
                    <w:rFonts w:ascii="Times New Roman" w:eastAsia="宋体" w:hAnsi="Times New Roman" w:cs="Times New Roman"/>
                    <w:color w:val="000000"/>
                    <w:kern w:val="0"/>
                    <w:sz w:val="18"/>
                    <w:szCs w:val="18"/>
                  </w:rPr>
                </w:rPrChange>
              </w:rPr>
            </w:pPr>
            <w:r w:rsidRPr="00015E4B">
              <w:rPr>
                <w:rFonts w:ascii="Times New Roman" w:eastAsia="宋体" w:hAnsi="Times New Roman" w:cs="Times New Roman"/>
                <w:color w:val="FF0000"/>
                <w:kern w:val="0"/>
                <w:sz w:val="18"/>
                <w:szCs w:val="18"/>
                <w:rPrChange w:id="4088" w:author="Liang Ma" w:date="2014-01-05T15:02:00Z">
                  <w:rPr>
                    <w:rFonts w:ascii="Times New Roman" w:eastAsia="宋体" w:hAnsi="Times New Roman" w:cs="Times New Roman"/>
                    <w:color w:val="000000"/>
                    <w:kern w:val="0"/>
                    <w:sz w:val="18"/>
                    <w:szCs w:val="18"/>
                  </w:rPr>
                </w:rPrChange>
              </w:rPr>
              <w:t>2003-2009</w:t>
            </w:r>
          </w:p>
        </w:tc>
        <w:tc>
          <w:tcPr>
            <w:tcW w:w="0" w:type="auto"/>
            <w:noWrap/>
            <w:hideMark/>
          </w:tcPr>
          <w:p w:rsidR="00CA5CB1" w:rsidRPr="00EF5D26" w:rsidRDefault="00015E4B" w:rsidP="002A4430">
            <w:pPr>
              <w:widowControl/>
              <w:jc w:val="right"/>
              <w:cnfStyle w:val="000000000000"/>
              <w:rPr>
                <w:rFonts w:ascii="Times New Roman" w:eastAsia="宋体" w:hAnsi="Times New Roman" w:cs="Times New Roman"/>
                <w:color w:val="FF0000"/>
                <w:kern w:val="0"/>
                <w:sz w:val="18"/>
                <w:szCs w:val="18"/>
                <w:rPrChange w:id="4089" w:author="Liang Ma" w:date="2014-01-05T15:02:00Z">
                  <w:rPr>
                    <w:rFonts w:ascii="Times New Roman" w:eastAsia="宋体" w:hAnsi="Times New Roman" w:cs="Times New Roman"/>
                    <w:color w:val="000000"/>
                    <w:kern w:val="0"/>
                    <w:sz w:val="18"/>
                    <w:szCs w:val="18"/>
                  </w:rPr>
                </w:rPrChange>
              </w:rPr>
            </w:pPr>
            <w:r w:rsidRPr="00015E4B">
              <w:rPr>
                <w:rFonts w:ascii="Times New Roman" w:eastAsia="宋体" w:hAnsi="Times New Roman" w:cs="Times New Roman"/>
                <w:color w:val="FF0000"/>
                <w:kern w:val="0"/>
                <w:sz w:val="18"/>
                <w:szCs w:val="18"/>
                <w:rPrChange w:id="4090" w:author="Liang Ma" w:date="2014-01-05T15:02:00Z">
                  <w:rPr>
                    <w:rFonts w:ascii="Times New Roman" w:eastAsia="宋体" w:hAnsi="Times New Roman" w:cs="Times New Roman"/>
                    <w:color w:val="000000"/>
                    <w:kern w:val="0"/>
                    <w:sz w:val="18"/>
                    <w:szCs w:val="18"/>
                  </w:rPr>
                </w:rPrChange>
              </w:rPr>
              <w:t>-0.03%</w:t>
            </w:r>
          </w:p>
        </w:tc>
        <w:tc>
          <w:tcPr>
            <w:tcW w:w="0" w:type="auto"/>
            <w:noWrap/>
            <w:hideMark/>
          </w:tcPr>
          <w:p w:rsidR="00CA5CB1" w:rsidRPr="00EF5D26" w:rsidRDefault="00015E4B" w:rsidP="002A4430">
            <w:pPr>
              <w:widowControl/>
              <w:jc w:val="right"/>
              <w:cnfStyle w:val="000000000000"/>
              <w:rPr>
                <w:rFonts w:ascii="Times New Roman" w:eastAsia="宋体" w:hAnsi="Times New Roman" w:cs="Times New Roman"/>
                <w:color w:val="FF0000"/>
                <w:kern w:val="0"/>
                <w:sz w:val="18"/>
                <w:szCs w:val="18"/>
                <w:rPrChange w:id="4091" w:author="Liang Ma" w:date="2014-01-05T15:02:00Z">
                  <w:rPr>
                    <w:rFonts w:ascii="Times New Roman" w:eastAsia="宋体" w:hAnsi="Times New Roman" w:cs="Times New Roman"/>
                    <w:color w:val="000000"/>
                    <w:kern w:val="0"/>
                    <w:sz w:val="18"/>
                    <w:szCs w:val="18"/>
                  </w:rPr>
                </w:rPrChange>
              </w:rPr>
            </w:pPr>
            <w:r w:rsidRPr="00015E4B">
              <w:rPr>
                <w:rFonts w:ascii="Times New Roman" w:eastAsia="宋体" w:hAnsi="Times New Roman" w:cs="Times New Roman"/>
                <w:color w:val="FF0000"/>
                <w:kern w:val="0"/>
                <w:sz w:val="18"/>
                <w:szCs w:val="18"/>
                <w:rPrChange w:id="4092" w:author="Liang Ma" w:date="2014-01-05T15:02:00Z">
                  <w:rPr>
                    <w:rFonts w:ascii="Times New Roman" w:eastAsia="宋体" w:hAnsi="Times New Roman" w:cs="Times New Roman"/>
                    <w:color w:val="000000"/>
                    <w:kern w:val="0"/>
                    <w:sz w:val="18"/>
                    <w:szCs w:val="18"/>
                  </w:rPr>
                </w:rPrChange>
              </w:rPr>
              <w:t>0.04%</w:t>
            </w:r>
          </w:p>
        </w:tc>
        <w:tc>
          <w:tcPr>
            <w:tcW w:w="0" w:type="auto"/>
            <w:noWrap/>
            <w:hideMark/>
          </w:tcPr>
          <w:p w:rsidR="00CA5CB1" w:rsidRPr="00EF5D26" w:rsidRDefault="00015E4B" w:rsidP="002A4430">
            <w:pPr>
              <w:widowControl/>
              <w:jc w:val="right"/>
              <w:cnfStyle w:val="000000000000"/>
              <w:rPr>
                <w:rFonts w:ascii="Times New Roman" w:eastAsia="宋体" w:hAnsi="Times New Roman" w:cs="Times New Roman"/>
                <w:color w:val="FF0000"/>
                <w:kern w:val="0"/>
                <w:sz w:val="18"/>
                <w:szCs w:val="18"/>
                <w:rPrChange w:id="4093" w:author="Liang Ma" w:date="2014-01-05T15:02:00Z">
                  <w:rPr>
                    <w:rFonts w:ascii="Times New Roman" w:eastAsia="宋体" w:hAnsi="Times New Roman" w:cs="Times New Roman"/>
                    <w:color w:val="000000"/>
                    <w:kern w:val="0"/>
                    <w:sz w:val="18"/>
                    <w:szCs w:val="18"/>
                  </w:rPr>
                </w:rPrChange>
              </w:rPr>
            </w:pPr>
            <w:r w:rsidRPr="00015E4B">
              <w:rPr>
                <w:rFonts w:ascii="Times New Roman" w:eastAsia="宋体" w:hAnsi="Times New Roman" w:cs="Times New Roman"/>
                <w:color w:val="FF0000"/>
                <w:kern w:val="0"/>
                <w:sz w:val="18"/>
                <w:szCs w:val="18"/>
                <w:rPrChange w:id="4094" w:author="Liang Ma" w:date="2014-01-05T15:02:00Z">
                  <w:rPr>
                    <w:rFonts w:ascii="Times New Roman" w:eastAsia="宋体" w:hAnsi="Times New Roman" w:cs="Times New Roman"/>
                    <w:color w:val="000000"/>
                    <w:kern w:val="0"/>
                    <w:sz w:val="18"/>
                    <w:szCs w:val="18"/>
                  </w:rPr>
                </w:rPrChange>
              </w:rPr>
              <w:t>-0.02%</w:t>
            </w:r>
          </w:p>
        </w:tc>
        <w:tc>
          <w:tcPr>
            <w:tcW w:w="0" w:type="auto"/>
            <w:noWrap/>
            <w:hideMark/>
          </w:tcPr>
          <w:p w:rsidR="00CA5CB1" w:rsidRPr="00EF5D26" w:rsidRDefault="00015E4B" w:rsidP="002A4430">
            <w:pPr>
              <w:widowControl/>
              <w:jc w:val="right"/>
              <w:cnfStyle w:val="000000000000"/>
              <w:rPr>
                <w:rFonts w:ascii="Times New Roman" w:eastAsia="宋体" w:hAnsi="Times New Roman" w:cs="Times New Roman"/>
                <w:color w:val="FF0000"/>
                <w:kern w:val="0"/>
                <w:sz w:val="18"/>
                <w:szCs w:val="18"/>
                <w:rPrChange w:id="4095" w:author="Liang Ma" w:date="2014-01-05T15:02:00Z">
                  <w:rPr>
                    <w:rFonts w:ascii="Times New Roman" w:eastAsia="宋体" w:hAnsi="Times New Roman" w:cs="Times New Roman"/>
                    <w:color w:val="000000"/>
                    <w:kern w:val="0"/>
                    <w:sz w:val="18"/>
                    <w:szCs w:val="18"/>
                  </w:rPr>
                </w:rPrChange>
              </w:rPr>
            </w:pPr>
            <w:r w:rsidRPr="00015E4B">
              <w:rPr>
                <w:rFonts w:ascii="Times New Roman" w:eastAsia="宋体" w:hAnsi="Times New Roman" w:cs="Times New Roman"/>
                <w:color w:val="FF0000"/>
                <w:kern w:val="0"/>
                <w:sz w:val="18"/>
                <w:szCs w:val="18"/>
                <w:rPrChange w:id="4096" w:author="Liang Ma" w:date="2014-01-05T15:02:00Z">
                  <w:rPr>
                    <w:rFonts w:ascii="Times New Roman" w:eastAsia="宋体" w:hAnsi="Times New Roman" w:cs="Times New Roman"/>
                    <w:color w:val="000000"/>
                    <w:kern w:val="0"/>
                    <w:sz w:val="18"/>
                    <w:szCs w:val="18"/>
                  </w:rPr>
                </w:rPrChange>
              </w:rPr>
              <w:t>0.06%</w:t>
            </w:r>
          </w:p>
        </w:tc>
        <w:tc>
          <w:tcPr>
            <w:tcW w:w="0" w:type="auto"/>
            <w:noWrap/>
            <w:hideMark/>
          </w:tcPr>
          <w:p w:rsidR="00CA5CB1" w:rsidRPr="00EF5D26" w:rsidRDefault="00015E4B" w:rsidP="002A4430">
            <w:pPr>
              <w:widowControl/>
              <w:jc w:val="right"/>
              <w:cnfStyle w:val="000000000000"/>
              <w:rPr>
                <w:rFonts w:ascii="Times New Roman" w:eastAsia="宋体" w:hAnsi="Times New Roman" w:cs="Times New Roman"/>
                <w:color w:val="FF0000"/>
                <w:kern w:val="0"/>
                <w:sz w:val="18"/>
                <w:szCs w:val="18"/>
                <w:rPrChange w:id="4097" w:author="Liang Ma" w:date="2014-01-05T15:02:00Z">
                  <w:rPr>
                    <w:rFonts w:ascii="Times New Roman" w:eastAsia="宋体" w:hAnsi="Times New Roman" w:cs="Times New Roman"/>
                    <w:color w:val="000000"/>
                    <w:kern w:val="0"/>
                    <w:sz w:val="18"/>
                    <w:szCs w:val="18"/>
                  </w:rPr>
                </w:rPrChange>
              </w:rPr>
            </w:pPr>
            <w:r w:rsidRPr="00015E4B">
              <w:rPr>
                <w:rFonts w:ascii="Times New Roman" w:eastAsia="宋体" w:hAnsi="Times New Roman" w:cs="Times New Roman"/>
                <w:color w:val="FF0000"/>
                <w:kern w:val="0"/>
                <w:sz w:val="18"/>
                <w:szCs w:val="18"/>
                <w:rPrChange w:id="4098" w:author="Liang Ma" w:date="2014-01-05T15:02:00Z">
                  <w:rPr>
                    <w:rFonts w:ascii="Times New Roman" w:eastAsia="宋体" w:hAnsi="Times New Roman" w:cs="Times New Roman"/>
                    <w:color w:val="000000"/>
                    <w:kern w:val="0"/>
                    <w:sz w:val="18"/>
                    <w:szCs w:val="18"/>
                  </w:rPr>
                </w:rPrChange>
              </w:rPr>
              <w:t>-0.01%</w:t>
            </w:r>
          </w:p>
        </w:tc>
        <w:tc>
          <w:tcPr>
            <w:tcW w:w="0" w:type="auto"/>
            <w:noWrap/>
            <w:hideMark/>
          </w:tcPr>
          <w:p w:rsidR="00CA5CB1" w:rsidRPr="00EF5D26" w:rsidRDefault="00015E4B" w:rsidP="002A4430">
            <w:pPr>
              <w:widowControl/>
              <w:jc w:val="right"/>
              <w:cnfStyle w:val="000000000000"/>
              <w:rPr>
                <w:rFonts w:ascii="Times New Roman" w:eastAsia="宋体" w:hAnsi="Times New Roman" w:cs="Times New Roman"/>
                <w:color w:val="FF0000"/>
                <w:kern w:val="0"/>
                <w:sz w:val="18"/>
                <w:szCs w:val="18"/>
                <w:rPrChange w:id="4099" w:author="Liang Ma" w:date="2014-01-05T15:02:00Z">
                  <w:rPr>
                    <w:rFonts w:ascii="Times New Roman" w:eastAsia="宋体" w:hAnsi="Times New Roman" w:cs="Times New Roman"/>
                    <w:color w:val="000000"/>
                    <w:kern w:val="0"/>
                    <w:sz w:val="18"/>
                    <w:szCs w:val="18"/>
                  </w:rPr>
                </w:rPrChange>
              </w:rPr>
            </w:pPr>
            <w:r w:rsidRPr="00015E4B">
              <w:rPr>
                <w:rFonts w:ascii="Times New Roman" w:eastAsia="宋体" w:hAnsi="Times New Roman" w:cs="Times New Roman"/>
                <w:color w:val="FF0000"/>
                <w:kern w:val="0"/>
                <w:sz w:val="18"/>
                <w:szCs w:val="18"/>
                <w:rPrChange w:id="4100" w:author="Liang Ma" w:date="2014-01-05T15:02:00Z">
                  <w:rPr>
                    <w:rFonts w:ascii="Times New Roman" w:eastAsia="宋体" w:hAnsi="Times New Roman" w:cs="Times New Roman"/>
                    <w:color w:val="000000"/>
                    <w:kern w:val="0"/>
                    <w:sz w:val="18"/>
                    <w:szCs w:val="18"/>
                  </w:rPr>
                </w:rPrChange>
              </w:rPr>
              <w:t>0.04%</w:t>
            </w:r>
          </w:p>
        </w:tc>
      </w:tr>
    </w:tbl>
    <w:p w:rsidR="00D63749" w:rsidRPr="00D63749" w:rsidRDefault="00015E4B" w:rsidP="00922A0E">
      <w:pPr>
        <w:spacing w:afterLines="50"/>
        <w:rPr>
          <w:rFonts w:ascii="Times New Roman" w:eastAsia="宋体" w:hAnsi="Times New Roman" w:cs="Times New Roman"/>
          <w:color w:val="FF0000"/>
          <w:sz w:val="18"/>
          <w:rPrChange w:id="4101" w:author="Liang Ma" w:date="2014-01-05T15:02:00Z">
            <w:rPr>
              <w:rFonts w:ascii="Times New Roman" w:eastAsia="宋体" w:hAnsi="Times New Roman" w:cs="Times New Roman"/>
              <w:sz w:val="18"/>
            </w:rPr>
          </w:rPrChange>
        </w:rPr>
        <w:pPrChange w:id="4102" w:author="WANG" w:date="2014-10-03T11:44:00Z">
          <w:pPr>
            <w:spacing w:afterLines="50"/>
          </w:pPr>
        </w:pPrChange>
      </w:pPr>
      <w:r w:rsidRPr="00015E4B">
        <w:rPr>
          <w:rFonts w:ascii="Times New Roman" w:eastAsia="宋体" w:hAnsi="Times New Roman" w:cs="Times New Roman"/>
          <w:color w:val="FF0000"/>
          <w:sz w:val="18"/>
          <w:rPrChange w:id="4103" w:author="Liang Ma" w:date="2014-01-05T15:02:00Z">
            <w:rPr>
              <w:rFonts w:ascii="Times New Roman" w:eastAsia="宋体" w:hAnsi="Times New Roman" w:cs="Times New Roman"/>
              <w:sz w:val="18"/>
            </w:rPr>
          </w:rPrChange>
        </w:rPr>
        <w:t xml:space="preserve">*In the header line of this table, </w:t>
      </w:r>
      <w:r w:rsidRPr="00015E4B">
        <w:rPr>
          <w:rFonts w:ascii="Times New Roman" w:eastAsia="宋体" w:hAnsi="Times New Roman" w:cs="Times New Roman"/>
          <w:i/>
          <w:color w:val="FF0000"/>
          <w:sz w:val="18"/>
          <w:rPrChange w:id="4104" w:author="Liang Ma" w:date="2014-01-05T15:02:00Z">
            <w:rPr>
              <w:rFonts w:ascii="Times New Roman" w:eastAsia="宋体" w:hAnsi="Times New Roman" w:cs="Times New Roman"/>
              <w:i/>
              <w:sz w:val="18"/>
            </w:rPr>
          </w:rPrChange>
        </w:rPr>
        <w:t>d</w:t>
      </w:r>
      <w:r w:rsidRPr="00015E4B">
        <w:rPr>
          <w:rFonts w:ascii="Times New Roman" w:eastAsia="宋体" w:hAnsi="Times New Roman" w:cs="Times New Roman"/>
          <w:color w:val="FF0000"/>
          <w:sz w:val="18"/>
          <w:rPrChange w:id="4105" w:author="Liang Ma" w:date="2014-01-05T15:02:00Z">
            <w:rPr>
              <w:rFonts w:ascii="Times New Roman" w:eastAsia="宋体" w:hAnsi="Times New Roman" w:cs="Times New Roman"/>
              <w:sz w:val="18"/>
            </w:rPr>
          </w:rPrChange>
        </w:rPr>
        <w:t xml:space="preserve"> means deviation in terms of the subscript of the letter. For example, </w:t>
      </w:r>
      <w:proofErr w:type="spellStart"/>
      <w:r w:rsidRPr="00015E4B">
        <w:rPr>
          <w:rFonts w:ascii="Times New Roman" w:eastAsia="宋体" w:hAnsi="Times New Roman" w:cs="Times New Roman"/>
          <w:i/>
          <w:color w:val="FF0000"/>
          <w:sz w:val="18"/>
          <w:rPrChange w:id="4106" w:author="Liang Ma" w:date="2014-01-05T15:02:00Z">
            <w:rPr>
              <w:rFonts w:ascii="Times New Roman" w:eastAsia="宋体" w:hAnsi="Times New Roman" w:cs="Times New Roman"/>
              <w:i/>
              <w:sz w:val="18"/>
            </w:rPr>
          </w:rPrChange>
        </w:rPr>
        <w:t>d</w:t>
      </w:r>
      <w:r w:rsidRPr="00015E4B">
        <w:rPr>
          <w:rFonts w:ascii="Times New Roman" w:eastAsia="宋体" w:hAnsi="Times New Roman" w:cs="Times New Roman"/>
          <w:i/>
          <w:color w:val="FF0000"/>
          <w:sz w:val="18"/>
          <w:vertAlign w:val="subscript"/>
          <w:rPrChange w:id="4107" w:author="Liang Ma" w:date="2014-01-05T15:02:00Z">
            <w:rPr>
              <w:rFonts w:ascii="Times New Roman" w:eastAsia="宋体" w:hAnsi="Times New Roman" w:cs="Times New Roman"/>
              <w:i/>
              <w:sz w:val="18"/>
              <w:vertAlign w:val="subscript"/>
            </w:rPr>
          </w:rPrChange>
        </w:rPr>
        <w:t>accident</w:t>
      </w:r>
      <w:proofErr w:type="spellEnd"/>
      <w:r w:rsidRPr="00015E4B">
        <w:rPr>
          <w:rFonts w:ascii="Times New Roman" w:eastAsia="宋体" w:hAnsi="Times New Roman" w:cs="Times New Roman"/>
          <w:color w:val="FF0000"/>
          <w:sz w:val="18"/>
          <w:rPrChange w:id="4108" w:author="Liang Ma" w:date="2014-01-05T15:02:00Z">
            <w:rPr>
              <w:rFonts w:ascii="Times New Roman" w:eastAsia="宋体" w:hAnsi="Times New Roman" w:cs="Times New Roman"/>
              <w:sz w:val="18"/>
            </w:rPr>
          </w:rPrChange>
        </w:rPr>
        <w:t xml:space="preserve"> means the proportion of change in accident numbers over 2005-2010.</w:t>
      </w:r>
    </w:p>
    <w:p w:rsidR="00D63749" w:rsidRDefault="00D63749" w:rsidP="00922A0E">
      <w:pPr>
        <w:spacing w:afterLines="50"/>
        <w:rPr>
          <w:del w:id="4109" w:author="WANG" w:date="2014-01-10T09:28:00Z"/>
          <w:rFonts w:ascii="Times New Roman" w:hAnsi="Times New Roman" w:cs="Times New Roman"/>
        </w:rPr>
        <w:pPrChange w:id="4110" w:author="WANG" w:date="2014-10-03T11:44:00Z">
          <w:pPr>
            <w:spacing w:afterLines="50"/>
          </w:pPr>
        </w:pPrChange>
      </w:pPr>
    </w:p>
    <w:p w:rsidR="009E65BC" w:rsidRDefault="00CA5CB1" w:rsidP="005A3FFF">
      <w:pPr>
        <w:pStyle w:val="1"/>
        <w:spacing w:before="0" w:after="0" w:line="240" w:lineRule="auto"/>
        <w:ind w:left="284" w:hangingChars="118" w:hanging="284"/>
        <w:rPr>
          <w:rFonts w:ascii="Times New Roman" w:hAnsi="Times New Roman" w:cs="Times New Roman"/>
          <w:sz w:val="24"/>
        </w:rPr>
      </w:pPr>
      <w:r w:rsidRPr="00DF564E">
        <w:rPr>
          <w:rFonts w:ascii="Times New Roman" w:hAnsi="Times New Roman" w:cs="Times New Roman"/>
          <w:sz w:val="24"/>
        </w:rPr>
        <w:t>Discussion</w:t>
      </w:r>
    </w:p>
    <w:p w:rsidR="00CA5CB1" w:rsidRPr="00FC22F2" w:rsidRDefault="00CA5CB1" w:rsidP="00FC22F2">
      <w:pPr>
        <w:pStyle w:val="2"/>
        <w:spacing w:before="0" w:after="0" w:line="240" w:lineRule="auto"/>
        <w:ind w:left="605" w:hangingChars="275" w:hanging="605"/>
        <w:rPr>
          <w:rFonts w:ascii="Times New Roman" w:hAnsi="Times New Roman" w:cs="Times New Roman"/>
          <w:bCs w:val="0"/>
          <w:i/>
          <w:sz w:val="22"/>
          <w:szCs w:val="24"/>
        </w:rPr>
      </w:pPr>
      <w:r w:rsidRPr="00FC22F2">
        <w:rPr>
          <w:rFonts w:ascii="Times New Roman" w:hAnsi="Times New Roman" w:cs="Times New Roman"/>
          <w:b w:val="0"/>
          <w:i/>
          <w:sz w:val="22"/>
          <w:szCs w:val="24"/>
        </w:rPr>
        <w:t xml:space="preserve">Severity of Car </w:t>
      </w:r>
      <w:del w:id="4111" w:author="Liang Ma" w:date="2014-01-05T15:16:00Z">
        <w:r w:rsidRPr="00FC22F2" w:rsidDel="007E2965">
          <w:rPr>
            <w:rFonts w:ascii="Times New Roman" w:hAnsi="Times New Roman" w:cs="Times New Roman"/>
            <w:b w:val="0"/>
            <w:i/>
            <w:sz w:val="22"/>
            <w:szCs w:val="24"/>
          </w:rPr>
          <w:delText>accidents</w:delText>
        </w:r>
      </w:del>
      <w:ins w:id="4112" w:author="Liang Ma" w:date="2014-01-05T15:16:00Z">
        <w:r w:rsidR="007E2965">
          <w:rPr>
            <w:rFonts w:ascii="Times New Roman" w:hAnsi="Times New Roman" w:cs="Times New Roman" w:hint="eastAsia"/>
            <w:b w:val="0"/>
            <w:i/>
            <w:sz w:val="22"/>
            <w:szCs w:val="24"/>
          </w:rPr>
          <w:t>A</w:t>
        </w:r>
        <w:r w:rsidR="007E2965" w:rsidRPr="00FC22F2">
          <w:rPr>
            <w:rFonts w:ascii="Times New Roman" w:hAnsi="Times New Roman" w:cs="Times New Roman"/>
            <w:b w:val="0"/>
            <w:i/>
            <w:sz w:val="22"/>
            <w:szCs w:val="24"/>
          </w:rPr>
          <w:t>ccidents</w:t>
        </w:r>
      </w:ins>
    </w:p>
    <w:p w:rsidR="00D63749" w:rsidRDefault="00CA5CB1" w:rsidP="001C680C">
      <w:pPr>
        <w:spacing w:afterLines="50"/>
        <w:rPr>
          <w:ins w:id="4113" w:author="Liang Ma" w:date="2014-01-05T15:17:00Z"/>
          <w:rFonts w:ascii="Times New Roman" w:hAnsi="Times New Roman" w:cs="Times New Roman"/>
        </w:rPr>
      </w:pPr>
      <w:r w:rsidRPr="00DF564E">
        <w:rPr>
          <w:rFonts w:ascii="Times New Roman" w:hAnsi="Times New Roman" w:cs="Times New Roman"/>
        </w:rPr>
        <w:t xml:space="preserve">In this article, we use two indicators to represent the severity of accidents in different scenarios under different conditions. </w:t>
      </w:r>
      <w:ins w:id="4114" w:author="WANG" w:date="2014-01-15T08:07:00Z">
        <w:r w:rsidR="009033F3">
          <w:rPr>
            <w:rFonts w:ascii="Times New Roman" w:hAnsi="Times New Roman" w:cs="Times New Roman" w:hint="eastAsia"/>
          </w:rPr>
          <w:t>T</w:t>
        </w:r>
        <w:r w:rsidR="009033F3">
          <w:rPr>
            <w:rFonts w:ascii="Times New Roman" w:hAnsi="Times New Roman" w:cs="Times New Roman"/>
          </w:rPr>
          <w:t>he calculation takes the number of fatalities and injuries into account, which provide</w:t>
        </w:r>
      </w:ins>
      <w:ins w:id="4115" w:author="WANG" w:date="2014-01-15T08:08:00Z">
        <w:r w:rsidR="009033F3">
          <w:rPr>
            <w:rFonts w:ascii="Times New Roman" w:hAnsi="Times New Roman" w:cs="Times New Roman" w:hint="eastAsia"/>
          </w:rPr>
          <w:t>s</w:t>
        </w:r>
      </w:ins>
      <w:ins w:id="4116" w:author="WANG" w:date="2014-01-15T08:07:00Z">
        <w:r w:rsidR="009033F3">
          <w:rPr>
            <w:rFonts w:ascii="Times New Roman" w:hAnsi="Times New Roman" w:cs="Times New Roman"/>
          </w:rPr>
          <w:t xml:space="preserve"> more accurate estimation of accident severity </w:t>
        </w:r>
      </w:ins>
      <w:ins w:id="4117" w:author="WANG" w:date="2014-01-15T08:08:00Z">
        <w:r w:rsidR="009033F3">
          <w:rPr>
            <w:rFonts w:ascii="Times New Roman" w:hAnsi="Times New Roman" w:cs="Times New Roman" w:hint="eastAsia"/>
          </w:rPr>
          <w:t>and likelihood of death.</w:t>
        </w:r>
      </w:ins>
      <w:ins w:id="4118" w:author="WANG" w:date="2014-01-15T08:07:00Z">
        <w:r w:rsidR="009033F3">
          <w:rPr>
            <w:rFonts w:ascii="Times New Roman" w:hAnsi="Times New Roman" w:cs="Times New Roman"/>
          </w:rPr>
          <w:t xml:space="preserve"> </w:t>
        </w:r>
      </w:ins>
      <w:r w:rsidRPr="00DF564E">
        <w:rPr>
          <w:rFonts w:ascii="Times New Roman" w:hAnsi="Times New Roman" w:cs="Times New Roman"/>
        </w:rPr>
        <w:t xml:space="preserve">By comparing the average human damage per accident and the average fatalities per human damage, we could find evidence to support the initiatives of lowering the accident lethality from different aspects (Table </w:t>
      </w:r>
      <w:ins w:id="4119" w:author="WANG" w:date="2014-01-10T09:28:00Z">
        <w:r w:rsidR="009474D0">
          <w:rPr>
            <w:rFonts w:ascii="Times New Roman" w:hAnsi="Times New Roman" w:cs="Times New Roman" w:hint="eastAsia"/>
          </w:rPr>
          <w:t>13</w:t>
        </w:r>
      </w:ins>
      <w:del w:id="4120" w:author="WANG" w:date="2014-01-10T09:28:00Z">
        <w:r w:rsidR="003F62E2" w:rsidRPr="00DF564E" w:rsidDel="009474D0">
          <w:rPr>
            <w:rFonts w:ascii="Times New Roman" w:hAnsi="Times New Roman" w:cs="Times New Roman"/>
          </w:rPr>
          <w:delText>12</w:delText>
        </w:r>
      </w:del>
      <w:r w:rsidRPr="00DF564E">
        <w:rPr>
          <w:rFonts w:ascii="Times New Roman" w:hAnsi="Times New Roman" w:cs="Times New Roman"/>
        </w:rPr>
        <w:t xml:space="preserve">). </w:t>
      </w:r>
    </w:p>
    <w:p w:rsidR="00D63749" w:rsidRDefault="00CA5CB1" w:rsidP="00922A0E">
      <w:pPr>
        <w:spacing w:afterLines="50"/>
        <w:rPr>
          <w:ins w:id="4121" w:author="WANG" w:date="2014-01-07T07:49:00Z"/>
          <w:rFonts w:ascii="Times New Roman" w:hAnsi="Times New Roman" w:cs="Times New Roman"/>
        </w:rPr>
        <w:pPrChange w:id="4122" w:author="WANG" w:date="2014-10-03T11:44:00Z">
          <w:pPr>
            <w:spacing w:afterLines="50"/>
          </w:pPr>
        </w:pPrChange>
      </w:pPr>
      <w:r w:rsidRPr="00DF564E">
        <w:rPr>
          <w:rFonts w:ascii="Times New Roman" w:hAnsi="Times New Roman" w:cs="Times New Roman"/>
        </w:rPr>
        <w:t>Current statistics data provides strong evidence to some of the causal factors of fatal accidents. We find out that the leading factors that affect the lethality of accidents are road user protection and human behavior prior to accidents. These factors are directly related to how much and how energy is released during an accident. Based on this observation, we could draw some conclusion about how to lower the severity of accidents.</w:t>
      </w:r>
    </w:p>
    <w:p w:rsidR="00D63749" w:rsidRDefault="00D63749" w:rsidP="00922A0E">
      <w:pPr>
        <w:spacing w:afterLines="50"/>
        <w:rPr>
          <w:del w:id="4123" w:author="WANG" w:date="2014-01-07T07:49:00Z"/>
          <w:rFonts w:ascii="Times New Roman" w:hAnsi="Times New Roman" w:cs="Times New Roman"/>
        </w:rPr>
        <w:pPrChange w:id="4124" w:author="WANG" w:date="2014-10-03T11:44:00Z">
          <w:pPr>
            <w:spacing w:afterLines="50"/>
          </w:pPr>
        </w:pPrChange>
      </w:pPr>
    </w:p>
    <w:p w:rsidR="00CA5CB1" w:rsidRPr="00DF564E" w:rsidRDefault="00CA5CB1" w:rsidP="00CA5CB1">
      <w:pPr>
        <w:pStyle w:val="a9"/>
        <w:rPr>
          <w:rFonts w:ascii="Times New Roman" w:hAnsi="Times New Roman" w:cs="Times New Roman"/>
          <w:sz w:val="18"/>
        </w:rPr>
      </w:pPr>
      <w:r w:rsidRPr="00DF564E">
        <w:rPr>
          <w:rFonts w:ascii="Times New Roman" w:hAnsi="Times New Roman" w:cs="Times New Roman"/>
          <w:sz w:val="18"/>
        </w:rPr>
        <w:t xml:space="preserve">Table </w:t>
      </w:r>
      <w:ins w:id="4125" w:author="WANG" w:date="2014-01-10T09:28:00Z">
        <w:r w:rsidR="009474D0">
          <w:rPr>
            <w:rFonts w:ascii="Times New Roman" w:hAnsi="Times New Roman" w:cs="Times New Roman" w:hint="eastAsia"/>
            <w:sz w:val="18"/>
          </w:rPr>
          <w:t xml:space="preserve">13 </w:t>
        </w:r>
      </w:ins>
      <w:del w:id="4126" w:author="WANG" w:date="2014-01-10T09:28:00Z">
        <w:r w:rsidR="00015E4B" w:rsidRPr="00DF564E" w:rsidDel="009474D0">
          <w:rPr>
            <w:rFonts w:ascii="Times New Roman" w:hAnsi="Times New Roman" w:cs="Times New Roman"/>
            <w:sz w:val="18"/>
          </w:rPr>
          <w:fldChar w:fldCharType="begin"/>
        </w:r>
        <w:r w:rsidRPr="00DF564E" w:rsidDel="009474D0">
          <w:rPr>
            <w:rFonts w:ascii="Times New Roman" w:hAnsi="Times New Roman" w:cs="Times New Roman"/>
            <w:sz w:val="18"/>
          </w:rPr>
          <w:delInstrText xml:space="preserve"> SEQ Table \* ARABIC </w:delInstrText>
        </w:r>
        <w:r w:rsidR="00015E4B" w:rsidRPr="00DF564E" w:rsidDel="009474D0">
          <w:rPr>
            <w:rFonts w:ascii="Times New Roman" w:hAnsi="Times New Roman" w:cs="Times New Roman"/>
            <w:sz w:val="18"/>
          </w:rPr>
          <w:fldChar w:fldCharType="separate"/>
        </w:r>
        <w:r w:rsidR="003F62E2" w:rsidRPr="00DF564E" w:rsidDel="009474D0">
          <w:rPr>
            <w:rFonts w:ascii="Times New Roman" w:hAnsi="Times New Roman" w:cs="Times New Roman"/>
            <w:noProof/>
            <w:sz w:val="18"/>
          </w:rPr>
          <w:delText>12</w:delText>
        </w:r>
        <w:r w:rsidR="00015E4B" w:rsidRPr="00DF564E" w:rsidDel="009474D0">
          <w:rPr>
            <w:rFonts w:ascii="Times New Roman" w:hAnsi="Times New Roman" w:cs="Times New Roman"/>
            <w:sz w:val="18"/>
          </w:rPr>
          <w:fldChar w:fldCharType="end"/>
        </w:r>
        <w:r w:rsidRPr="00DF564E" w:rsidDel="009474D0">
          <w:rPr>
            <w:rFonts w:ascii="Times New Roman" w:hAnsi="Times New Roman" w:cs="Times New Roman"/>
            <w:sz w:val="18"/>
          </w:rPr>
          <w:delText xml:space="preserve"> </w:delText>
        </w:r>
      </w:del>
      <w:r w:rsidRPr="00DF564E">
        <w:rPr>
          <w:rFonts w:ascii="Times New Roman" w:hAnsi="Times New Roman" w:cs="Times New Roman"/>
          <w:sz w:val="18"/>
        </w:rPr>
        <w:t>Proportion of various means of transportation for victims upon accident</w:t>
      </w:r>
    </w:p>
    <w:tbl>
      <w:tblPr>
        <w:tblStyle w:val="10"/>
        <w:tblW w:w="9112" w:type="dxa"/>
        <w:tblInd w:w="-318" w:type="dxa"/>
        <w:tblLayout w:type="fixed"/>
        <w:tblLook w:val="06A0"/>
        <w:tblPrChange w:id="4127" w:author="WANG" w:date="2014-01-07T07:36:00Z">
          <w:tblPr>
            <w:tblStyle w:val="10"/>
            <w:tblW w:w="9112" w:type="dxa"/>
            <w:tblLayout w:type="fixed"/>
            <w:tblLook w:val="06A0"/>
          </w:tblPr>
        </w:tblPrChange>
      </w:tblPr>
      <w:tblGrid>
        <w:gridCol w:w="546"/>
        <w:gridCol w:w="2316"/>
        <w:gridCol w:w="1062"/>
        <w:gridCol w:w="1066"/>
        <w:gridCol w:w="4122"/>
        <w:tblGridChange w:id="4128">
          <w:tblGrid>
            <w:gridCol w:w="546"/>
            <w:gridCol w:w="2316"/>
            <w:gridCol w:w="1062"/>
            <w:gridCol w:w="1066"/>
            <w:gridCol w:w="4122"/>
          </w:tblGrid>
        </w:tblGridChange>
      </w:tblGrid>
      <w:tr w:rsidR="00CA5CB1" w:rsidRPr="00DF564E" w:rsidTr="00AE59E9">
        <w:trPr>
          <w:cnfStyle w:val="100000000000"/>
          <w:trHeight w:val="288"/>
          <w:trPrChange w:id="4129" w:author="WANG" w:date="2014-01-07T07:36:00Z">
            <w:trPr>
              <w:trHeight w:val="288"/>
            </w:trPr>
          </w:trPrChange>
        </w:trPr>
        <w:tc>
          <w:tcPr>
            <w:cnfStyle w:val="001000000000"/>
            <w:tcW w:w="546" w:type="dxa"/>
            <w:tcPrChange w:id="4130" w:author="WANG" w:date="2014-01-07T07:36:00Z">
              <w:tcPr>
                <w:tcW w:w="546" w:type="dxa"/>
              </w:tcPr>
            </w:tcPrChange>
          </w:tcPr>
          <w:p w:rsidR="00CA5CB1" w:rsidRPr="00DF564E" w:rsidRDefault="00CA5CB1" w:rsidP="002A4430">
            <w:pPr>
              <w:widowControl/>
              <w:cnfStyle w:val="101000000000"/>
              <w:rPr>
                <w:rFonts w:ascii="Times New Roman" w:eastAsia="宋体" w:hAnsi="Times New Roman" w:cs="Times New Roman"/>
                <w:b w:val="0"/>
                <w:color w:val="000000"/>
                <w:kern w:val="0"/>
                <w:sz w:val="18"/>
                <w:szCs w:val="18"/>
              </w:rPr>
            </w:pPr>
            <w:r w:rsidRPr="00DF564E">
              <w:rPr>
                <w:rFonts w:ascii="Times New Roman" w:eastAsia="宋体" w:hAnsi="Times New Roman" w:cs="Times New Roman"/>
                <w:b w:val="0"/>
                <w:color w:val="000000"/>
                <w:kern w:val="0"/>
                <w:sz w:val="18"/>
                <w:szCs w:val="18"/>
              </w:rPr>
              <w:t>Item</w:t>
            </w:r>
          </w:p>
        </w:tc>
        <w:tc>
          <w:tcPr>
            <w:tcW w:w="2316" w:type="dxa"/>
            <w:noWrap/>
            <w:hideMark/>
            <w:tcPrChange w:id="4131" w:author="WANG" w:date="2014-01-07T07:36:00Z">
              <w:tcPr>
                <w:tcW w:w="2316" w:type="dxa"/>
                <w:noWrap/>
                <w:hideMark/>
              </w:tcPr>
            </w:tcPrChange>
          </w:tcPr>
          <w:p w:rsidR="00CA5CB1" w:rsidRPr="00DF564E" w:rsidRDefault="00CA5CB1" w:rsidP="002A4430">
            <w:pPr>
              <w:widowControl/>
              <w:cnfStyle w:val="100000000000"/>
              <w:rPr>
                <w:rFonts w:ascii="Times New Roman" w:eastAsia="宋体" w:hAnsi="Times New Roman" w:cs="Times New Roman"/>
                <w:b w:val="0"/>
                <w:color w:val="000000"/>
                <w:kern w:val="0"/>
                <w:sz w:val="18"/>
                <w:szCs w:val="18"/>
              </w:rPr>
            </w:pPr>
            <w:r w:rsidRPr="00DF564E">
              <w:rPr>
                <w:rFonts w:ascii="Times New Roman" w:eastAsia="宋体" w:hAnsi="Times New Roman" w:cs="Times New Roman"/>
                <w:b w:val="0"/>
                <w:color w:val="000000"/>
                <w:kern w:val="0"/>
                <w:sz w:val="18"/>
                <w:szCs w:val="18"/>
              </w:rPr>
              <w:t>Category</w:t>
            </w:r>
          </w:p>
        </w:tc>
        <w:tc>
          <w:tcPr>
            <w:tcW w:w="1062" w:type="dxa"/>
            <w:tcBorders>
              <w:top w:val="single" w:sz="4" w:space="0" w:color="auto"/>
            </w:tcBorders>
            <w:noWrap/>
            <w:hideMark/>
            <w:tcPrChange w:id="4132" w:author="WANG" w:date="2014-01-07T07:36:00Z">
              <w:tcPr>
                <w:tcW w:w="1062" w:type="dxa"/>
                <w:tcBorders>
                  <w:top w:val="single" w:sz="4" w:space="0" w:color="auto"/>
                </w:tcBorders>
                <w:noWrap/>
                <w:hideMark/>
              </w:tcPr>
            </w:tcPrChange>
          </w:tcPr>
          <w:p w:rsidR="00CA5CB1" w:rsidRPr="00DF564E" w:rsidRDefault="00CA5CB1" w:rsidP="002A4430">
            <w:pPr>
              <w:widowControl/>
              <w:wordWrap w:val="0"/>
              <w:cnfStyle w:val="100000000000"/>
              <w:rPr>
                <w:rFonts w:ascii="Times New Roman" w:eastAsia="宋体" w:hAnsi="Times New Roman" w:cs="Times New Roman"/>
                <w:b w:val="0"/>
                <w:color w:val="000000"/>
                <w:kern w:val="0"/>
                <w:sz w:val="18"/>
                <w:szCs w:val="18"/>
              </w:rPr>
            </w:pPr>
            <w:r w:rsidRPr="00DF564E">
              <w:rPr>
                <w:rFonts w:ascii="Times New Roman" w:eastAsia="宋体" w:hAnsi="Times New Roman" w:cs="Times New Roman"/>
                <w:b w:val="0"/>
                <w:color w:val="000000"/>
                <w:kern w:val="0"/>
                <w:sz w:val="18"/>
                <w:szCs w:val="18"/>
              </w:rPr>
              <w:t>Categorical factor</w:t>
            </w:r>
            <w:r w:rsidRPr="00DF564E">
              <w:rPr>
                <w:rFonts w:ascii="Times New Roman" w:eastAsia="宋体" w:hAnsi="Times New Roman" w:cs="Times New Roman"/>
                <w:b w:val="0"/>
                <w:color w:val="000000"/>
                <w:kern w:val="0"/>
                <w:sz w:val="18"/>
                <w:szCs w:val="18"/>
                <w:vertAlign w:val="superscript"/>
              </w:rPr>
              <w:t>a,b</w:t>
            </w:r>
          </w:p>
        </w:tc>
        <w:tc>
          <w:tcPr>
            <w:tcW w:w="1066" w:type="dxa"/>
            <w:tcPrChange w:id="4133" w:author="WANG" w:date="2014-01-07T07:36:00Z">
              <w:tcPr>
                <w:tcW w:w="1066" w:type="dxa"/>
              </w:tcPr>
            </w:tcPrChange>
          </w:tcPr>
          <w:p w:rsidR="00CA5CB1" w:rsidRPr="00DF564E" w:rsidRDefault="00CA5CB1" w:rsidP="002A4430">
            <w:pPr>
              <w:widowControl/>
              <w:wordWrap w:val="0"/>
              <w:cnfStyle w:val="100000000000"/>
              <w:rPr>
                <w:rFonts w:ascii="Times New Roman" w:eastAsia="宋体" w:hAnsi="Times New Roman" w:cs="Times New Roman"/>
                <w:b w:val="0"/>
                <w:bCs w:val="0"/>
                <w:color w:val="000000"/>
                <w:kern w:val="0"/>
                <w:sz w:val="18"/>
                <w:szCs w:val="18"/>
              </w:rPr>
            </w:pPr>
            <w:r w:rsidRPr="00DF564E">
              <w:rPr>
                <w:rFonts w:ascii="Times New Roman" w:eastAsia="宋体" w:hAnsi="Times New Roman" w:cs="Times New Roman"/>
                <w:b w:val="0"/>
                <w:bCs w:val="0"/>
                <w:color w:val="000000"/>
                <w:kern w:val="0"/>
                <w:sz w:val="18"/>
                <w:szCs w:val="18"/>
              </w:rPr>
              <w:t>Strong</w:t>
            </w:r>
          </w:p>
          <w:p w:rsidR="00CA5CB1" w:rsidRPr="00DF564E" w:rsidRDefault="00CA5CB1" w:rsidP="002A4430">
            <w:pPr>
              <w:widowControl/>
              <w:wordWrap w:val="0"/>
              <w:cnfStyle w:val="100000000000"/>
              <w:rPr>
                <w:rFonts w:ascii="Times New Roman" w:eastAsia="宋体" w:hAnsi="Times New Roman" w:cs="Times New Roman"/>
                <w:b w:val="0"/>
                <w:color w:val="000000"/>
                <w:kern w:val="0"/>
                <w:sz w:val="18"/>
                <w:szCs w:val="18"/>
              </w:rPr>
            </w:pPr>
            <w:r w:rsidRPr="00DF564E">
              <w:rPr>
                <w:rFonts w:ascii="Times New Roman" w:eastAsia="宋体" w:hAnsi="Times New Roman" w:cs="Times New Roman"/>
                <w:b w:val="0"/>
                <w:bCs w:val="0"/>
                <w:color w:val="000000"/>
                <w:kern w:val="0"/>
                <w:sz w:val="18"/>
                <w:szCs w:val="18"/>
              </w:rPr>
              <w:t>Evidence</w:t>
            </w:r>
          </w:p>
        </w:tc>
        <w:tc>
          <w:tcPr>
            <w:tcW w:w="4122" w:type="dxa"/>
            <w:tcPrChange w:id="4134" w:author="WANG" w:date="2014-01-07T07:36:00Z">
              <w:tcPr>
                <w:tcW w:w="4122" w:type="dxa"/>
              </w:tcPr>
            </w:tcPrChange>
          </w:tcPr>
          <w:p w:rsidR="00CA5CB1" w:rsidRPr="00DF564E" w:rsidRDefault="00CA5CB1" w:rsidP="002A4430">
            <w:pPr>
              <w:widowControl/>
              <w:wordWrap w:val="0"/>
              <w:cnfStyle w:val="100000000000"/>
              <w:rPr>
                <w:rFonts w:ascii="Times New Roman" w:eastAsia="宋体" w:hAnsi="Times New Roman" w:cs="Times New Roman"/>
                <w:color w:val="000000"/>
                <w:kern w:val="0"/>
                <w:sz w:val="18"/>
                <w:szCs w:val="18"/>
              </w:rPr>
            </w:pPr>
            <w:r w:rsidRPr="00DF564E">
              <w:rPr>
                <w:rFonts w:ascii="Times New Roman" w:eastAsia="宋体" w:hAnsi="Times New Roman" w:cs="Times New Roman"/>
                <w:b w:val="0"/>
                <w:color w:val="000000"/>
                <w:kern w:val="0"/>
                <w:sz w:val="18"/>
                <w:szCs w:val="18"/>
              </w:rPr>
              <w:t>Causal factors</w:t>
            </w:r>
            <w:r w:rsidRPr="00DF564E">
              <w:rPr>
                <w:rFonts w:ascii="Times New Roman" w:eastAsia="宋体" w:hAnsi="Times New Roman" w:cs="Times New Roman"/>
                <w:b w:val="0"/>
                <w:color w:val="000000"/>
                <w:kern w:val="0"/>
                <w:sz w:val="18"/>
                <w:szCs w:val="18"/>
                <w:vertAlign w:val="superscript"/>
              </w:rPr>
              <w:t>c</w:t>
            </w:r>
          </w:p>
        </w:tc>
      </w:tr>
      <w:tr w:rsidR="00CA5CB1" w:rsidRPr="00DF564E" w:rsidTr="00AE59E9">
        <w:trPr>
          <w:trHeight w:val="288"/>
          <w:trPrChange w:id="4135" w:author="WANG" w:date="2014-01-07T07:36:00Z">
            <w:trPr>
              <w:trHeight w:val="288"/>
            </w:trPr>
          </w:trPrChange>
        </w:trPr>
        <w:tc>
          <w:tcPr>
            <w:cnfStyle w:val="001000000000"/>
            <w:tcW w:w="546" w:type="dxa"/>
            <w:tcPrChange w:id="4136" w:author="WANG" w:date="2014-01-07T07:36:00Z">
              <w:tcPr>
                <w:tcW w:w="546" w:type="dxa"/>
              </w:tcPr>
            </w:tcPrChange>
          </w:tcPr>
          <w:p w:rsidR="00CA5CB1" w:rsidRPr="00DF564E" w:rsidRDefault="00CA5CB1" w:rsidP="002A4430">
            <w:pPr>
              <w:widowControl/>
              <w:rPr>
                <w:rFonts w:ascii="Times New Roman" w:eastAsia="宋体" w:hAnsi="Times New Roman" w:cs="Times New Roman"/>
                <w:b w:val="0"/>
                <w:color w:val="000000"/>
                <w:kern w:val="0"/>
                <w:sz w:val="18"/>
                <w:szCs w:val="18"/>
              </w:rPr>
            </w:pPr>
            <w:r w:rsidRPr="00DF564E">
              <w:rPr>
                <w:rFonts w:ascii="Times New Roman" w:eastAsia="宋体" w:hAnsi="Times New Roman" w:cs="Times New Roman"/>
                <w:b w:val="0"/>
                <w:color w:val="000000"/>
                <w:kern w:val="0"/>
                <w:sz w:val="18"/>
                <w:szCs w:val="18"/>
              </w:rPr>
              <w:t>A</w:t>
            </w:r>
          </w:p>
        </w:tc>
        <w:tc>
          <w:tcPr>
            <w:tcW w:w="2316" w:type="dxa"/>
            <w:noWrap/>
            <w:tcPrChange w:id="4137" w:author="WANG" w:date="2014-01-07T07:36:00Z">
              <w:tcPr>
                <w:tcW w:w="2316" w:type="dxa"/>
                <w:noWrap/>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Vehicle mix</w:t>
            </w:r>
          </w:p>
        </w:tc>
        <w:tc>
          <w:tcPr>
            <w:tcW w:w="1062" w:type="dxa"/>
            <w:tcBorders>
              <w:top w:val="single" w:sz="8" w:space="0" w:color="000000" w:themeColor="text1"/>
              <w:bottom w:val="nil"/>
              <w:right w:val="nil"/>
            </w:tcBorders>
            <w:noWrap/>
            <w:tcPrChange w:id="4138" w:author="WANG" w:date="2014-01-07T07:36:00Z">
              <w:tcPr>
                <w:tcW w:w="1062" w:type="dxa"/>
                <w:tcBorders>
                  <w:top w:val="single" w:sz="8" w:space="0" w:color="000000" w:themeColor="text1"/>
                  <w:bottom w:val="nil"/>
                  <w:right w:val="nil"/>
                </w:tcBorders>
                <w:noWrap/>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E</w:t>
            </w:r>
          </w:p>
        </w:tc>
        <w:tc>
          <w:tcPr>
            <w:tcW w:w="1066" w:type="dxa"/>
            <w:tcBorders>
              <w:top w:val="single" w:sz="8" w:space="0" w:color="000000" w:themeColor="text1"/>
              <w:bottom w:val="nil"/>
            </w:tcBorders>
            <w:tcPrChange w:id="4139" w:author="WANG" w:date="2014-01-07T07:36:00Z">
              <w:tcPr>
                <w:tcW w:w="1066" w:type="dxa"/>
                <w:tcBorders>
                  <w:top w:val="single" w:sz="8" w:space="0" w:color="000000" w:themeColor="text1"/>
                  <w:bottom w:val="nil"/>
                </w:tcBorders>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lang w:val="zh-CN"/>
              </w:rPr>
              <w:t>Yes</w:t>
            </w:r>
          </w:p>
        </w:tc>
        <w:tc>
          <w:tcPr>
            <w:tcW w:w="4122" w:type="dxa"/>
            <w:tcBorders>
              <w:top w:val="single" w:sz="8" w:space="0" w:color="000000" w:themeColor="text1"/>
              <w:bottom w:val="nil"/>
              <w:right w:val="nil"/>
            </w:tcBorders>
            <w:tcPrChange w:id="4140" w:author="WANG" w:date="2014-01-07T07:36:00Z">
              <w:tcPr>
                <w:tcW w:w="4122" w:type="dxa"/>
                <w:tcBorders>
                  <w:top w:val="single" w:sz="8" w:space="0" w:color="000000" w:themeColor="text1"/>
                  <w:bottom w:val="nil"/>
                  <w:right w:val="nil"/>
                </w:tcBorders>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V (protection level)</w:t>
            </w:r>
          </w:p>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E (traffic volume)</w:t>
            </w:r>
          </w:p>
        </w:tc>
      </w:tr>
      <w:tr w:rsidR="00CA5CB1" w:rsidRPr="00DF564E" w:rsidTr="00AE59E9">
        <w:trPr>
          <w:trHeight w:val="288"/>
          <w:trPrChange w:id="4141" w:author="WANG" w:date="2014-01-07T07:36:00Z">
            <w:trPr>
              <w:trHeight w:val="288"/>
            </w:trPr>
          </w:trPrChange>
        </w:trPr>
        <w:tc>
          <w:tcPr>
            <w:cnfStyle w:val="001000000000"/>
            <w:tcW w:w="546" w:type="dxa"/>
            <w:tcPrChange w:id="4142" w:author="WANG" w:date="2014-01-07T07:36:00Z">
              <w:tcPr>
                <w:tcW w:w="546" w:type="dxa"/>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lang w:val="zh-CN"/>
              </w:rPr>
            </w:pPr>
            <w:r w:rsidRPr="00DF564E">
              <w:rPr>
                <w:rFonts w:ascii="Times New Roman" w:eastAsia="宋体" w:hAnsi="Times New Roman" w:cs="Times New Roman"/>
                <w:b w:val="0"/>
                <w:kern w:val="0"/>
                <w:sz w:val="18"/>
                <w:szCs w:val="18"/>
                <w:lang w:val="zh-CN"/>
              </w:rPr>
              <w:t>B</w:t>
            </w:r>
          </w:p>
        </w:tc>
        <w:tc>
          <w:tcPr>
            <w:tcW w:w="2316" w:type="dxa"/>
            <w:noWrap/>
            <w:tcPrChange w:id="4143" w:author="WANG" w:date="2014-01-07T07:36:00Z">
              <w:tcPr>
                <w:tcW w:w="2316" w:type="dxa"/>
                <w:noWrap/>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Road class</w:t>
            </w:r>
          </w:p>
        </w:tc>
        <w:tc>
          <w:tcPr>
            <w:tcW w:w="1062" w:type="dxa"/>
            <w:tcBorders>
              <w:top w:val="nil"/>
              <w:bottom w:val="nil"/>
              <w:right w:val="nil"/>
            </w:tcBorders>
            <w:noWrap/>
            <w:tcPrChange w:id="4144" w:author="WANG" w:date="2014-01-07T07:36:00Z">
              <w:tcPr>
                <w:tcW w:w="1062" w:type="dxa"/>
                <w:tcBorders>
                  <w:top w:val="nil"/>
                  <w:bottom w:val="nil"/>
                  <w:right w:val="nil"/>
                </w:tcBorders>
                <w:noWrap/>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R</w:t>
            </w:r>
          </w:p>
        </w:tc>
        <w:tc>
          <w:tcPr>
            <w:tcW w:w="1066" w:type="dxa"/>
            <w:tcBorders>
              <w:top w:val="nil"/>
              <w:bottom w:val="nil"/>
            </w:tcBorders>
            <w:tcPrChange w:id="4145" w:author="WANG" w:date="2014-01-07T07:36:00Z">
              <w:tcPr>
                <w:tcW w:w="1066" w:type="dxa"/>
                <w:tcBorders>
                  <w:top w:val="nil"/>
                  <w:bottom w:val="nil"/>
                </w:tcBorders>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color w:val="auto"/>
                <w:kern w:val="0"/>
                <w:sz w:val="18"/>
                <w:szCs w:val="18"/>
              </w:rPr>
            </w:pPr>
            <w:r w:rsidRPr="00DF564E">
              <w:rPr>
                <w:rFonts w:ascii="Times New Roman" w:eastAsia="宋体" w:hAnsi="Times New Roman" w:cs="Times New Roman"/>
                <w:kern w:val="0"/>
                <w:sz w:val="18"/>
                <w:szCs w:val="18"/>
                <w:lang w:val="zh-CN"/>
              </w:rPr>
              <w:t>Yes</w:t>
            </w:r>
          </w:p>
        </w:tc>
        <w:tc>
          <w:tcPr>
            <w:tcW w:w="4122" w:type="dxa"/>
            <w:tcBorders>
              <w:top w:val="nil"/>
              <w:bottom w:val="nil"/>
              <w:right w:val="nil"/>
            </w:tcBorders>
            <w:tcPrChange w:id="4146" w:author="WANG" w:date="2014-01-07T07:36:00Z">
              <w:tcPr>
                <w:tcW w:w="4122" w:type="dxa"/>
                <w:tcBorders>
                  <w:top w:val="nil"/>
                  <w:bottom w:val="nil"/>
                  <w:right w:val="nil"/>
                </w:tcBorders>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wordWrap w:val="0"/>
              <w:autoSpaceDE w:val="0"/>
              <w:autoSpaceDN w:val="0"/>
              <w:adjustRightInd w:val="0"/>
              <w:cnfStyle w:val="00000000000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H (travelling status, including speed),</w:t>
            </w:r>
          </w:p>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wordWrap w:val="0"/>
              <w:autoSpaceDE w:val="0"/>
              <w:autoSpaceDN w:val="0"/>
              <w:adjustRightInd w:val="0"/>
              <w:cnfStyle w:val="00000000000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R (standards of infrastructure)</w:t>
            </w:r>
          </w:p>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E (traffic volume)</w:t>
            </w:r>
          </w:p>
        </w:tc>
      </w:tr>
      <w:tr w:rsidR="00CA5CB1" w:rsidRPr="00DF564E" w:rsidTr="00AE59E9">
        <w:trPr>
          <w:trHeight w:val="288"/>
          <w:trPrChange w:id="4147" w:author="WANG" w:date="2014-01-07T07:36:00Z">
            <w:trPr>
              <w:trHeight w:val="288"/>
            </w:trPr>
          </w:trPrChange>
        </w:trPr>
        <w:tc>
          <w:tcPr>
            <w:cnfStyle w:val="001000000000"/>
            <w:tcW w:w="546" w:type="dxa"/>
            <w:tcPrChange w:id="4148" w:author="WANG" w:date="2014-01-07T07:36:00Z">
              <w:tcPr>
                <w:tcW w:w="546" w:type="dxa"/>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lang w:val="zh-CN"/>
              </w:rPr>
            </w:pPr>
            <w:r w:rsidRPr="00DF564E">
              <w:rPr>
                <w:rFonts w:ascii="Times New Roman" w:eastAsia="宋体" w:hAnsi="Times New Roman" w:cs="Times New Roman"/>
                <w:b w:val="0"/>
                <w:kern w:val="0"/>
                <w:sz w:val="18"/>
                <w:szCs w:val="18"/>
                <w:lang w:val="zh-CN"/>
              </w:rPr>
              <w:t>C</w:t>
            </w:r>
          </w:p>
        </w:tc>
        <w:tc>
          <w:tcPr>
            <w:tcW w:w="2316" w:type="dxa"/>
            <w:noWrap/>
            <w:hideMark/>
            <w:tcPrChange w:id="4149" w:author="WANG" w:date="2014-01-07T07:36:00Z">
              <w:tcPr>
                <w:tcW w:w="2316" w:type="dxa"/>
                <w:noWrap/>
                <w:hideMark/>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Vehicle usage property</w:t>
            </w:r>
          </w:p>
        </w:tc>
        <w:tc>
          <w:tcPr>
            <w:tcW w:w="1062" w:type="dxa"/>
            <w:tcBorders>
              <w:top w:val="nil"/>
              <w:bottom w:val="nil"/>
              <w:right w:val="nil"/>
            </w:tcBorders>
            <w:noWrap/>
            <w:tcPrChange w:id="4150" w:author="WANG" w:date="2014-01-07T07:36:00Z">
              <w:tcPr>
                <w:tcW w:w="1062" w:type="dxa"/>
                <w:tcBorders>
                  <w:top w:val="nil"/>
                  <w:bottom w:val="nil"/>
                  <w:right w:val="nil"/>
                </w:tcBorders>
                <w:noWrap/>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V</w:t>
            </w:r>
          </w:p>
        </w:tc>
        <w:tc>
          <w:tcPr>
            <w:tcW w:w="1066" w:type="dxa"/>
            <w:tcBorders>
              <w:top w:val="nil"/>
              <w:bottom w:val="nil"/>
            </w:tcBorders>
            <w:tcPrChange w:id="4151" w:author="WANG" w:date="2014-01-07T07:36:00Z">
              <w:tcPr>
                <w:tcW w:w="1066" w:type="dxa"/>
                <w:tcBorders>
                  <w:top w:val="nil"/>
                  <w:bottom w:val="nil"/>
                </w:tcBorders>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lang w:val="zh-CN"/>
              </w:rPr>
              <w:t>Yes</w:t>
            </w:r>
          </w:p>
        </w:tc>
        <w:tc>
          <w:tcPr>
            <w:tcW w:w="4122" w:type="dxa"/>
            <w:tcBorders>
              <w:top w:val="nil"/>
              <w:bottom w:val="nil"/>
              <w:right w:val="nil"/>
            </w:tcBorders>
            <w:tcPrChange w:id="4152" w:author="WANG" w:date="2014-01-07T07:36:00Z">
              <w:tcPr>
                <w:tcW w:w="4122" w:type="dxa"/>
                <w:tcBorders>
                  <w:top w:val="nil"/>
                  <w:bottom w:val="nil"/>
                  <w:right w:val="nil"/>
                </w:tcBorders>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V (maximum number of passengers)</w:t>
            </w:r>
          </w:p>
        </w:tc>
      </w:tr>
      <w:tr w:rsidR="00CA5CB1" w:rsidRPr="00DF564E" w:rsidTr="00AE59E9">
        <w:trPr>
          <w:trHeight w:val="288"/>
          <w:trPrChange w:id="4153" w:author="WANG" w:date="2014-01-07T07:36:00Z">
            <w:trPr>
              <w:trHeight w:val="288"/>
            </w:trPr>
          </w:trPrChange>
        </w:trPr>
        <w:tc>
          <w:tcPr>
            <w:cnfStyle w:val="001000000000"/>
            <w:tcW w:w="546" w:type="dxa"/>
            <w:tcPrChange w:id="4154" w:author="WANG" w:date="2014-01-07T07:36:00Z">
              <w:tcPr>
                <w:tcW w:w="546" w:type="dxa"/>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lang w:val="zh-CN"/>
              </w:rPr>
            </w:pPr>
            <w:r w:rsidRPr="00DF564E">
              <w:rPr>
                <w:rFonts w:ascii="Times New Roman" w:eastAsia="宋体" w:hAnsi="Times New Roman" w:cs="Times New Roman"/>
                <w:b w:val="0"/>
                <w:kern w:val="0"/>
                <w:sz w:val="18"/>
                <w:szCs w:val="18"/>
                <w:lang w:val="zh-CN"/>
              </w:rPr>
              <w:t>D</w:t>
            </w:r>
          </w:p>
        </w:tc>
        <w:tc>
          <w:tcPr>
            <w:tcW w:w="2316" w:type="dxa"/>
            <w:noWrap/>
            <w:hideMark/>
            <w:tcPrChange w:id="4155" w:author="WANG" w:date="2014-01-07T07:36:00Z">
              <w:tcPr>
                <w:tcW w:w="2316" w:type="dxa"/>
                <w:noWrap/>
                <w:hideMark/>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Geometric aspects of crashes</w:t>
            </w:r>
          </w:p>
        </w:tc>
        <w:tc>
          <w:tcPr>
            <w:tcW w:w="1062" w:type="dxa"/>
            <w:tcBorders>
              <w:top w:val="nil"/>
              <w:bottom w:val="nil"/>
              <w:right w:val="nil"/>
            </w:tcBorders>
            <w:noWrap/>
            <w:tcPrChange w:id="4156" w:author="WANG" w:date="2014-01-07T07:36:00Z">
              <w:tcPr>
                <w:tcW w:w="1062" w:type="dxa"/>
                <w:tcBorders>
                  <w:top w:val="nil"/>
                  <w:bottom w:val="nil"/>
                  <w:right w:val="nil"/>
                </w:tcBorders>
                <w:noWrap/>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V</w:t>
            </w:r>
          </w:p>
        </w:tc>
        <w:tc>
          <w:tcPr>
            <w:tcW w:w="1066" w:type="dxa"/>
            <w:tcBorders>
              <w:top w:val="nil"/>
              <w:bottom w:val="nil"/>
            </w:tcBorders>
            <w:tcPrChange w:id="4157" w:author="WANG" w:date="2014-01-07T07:36:00Z">
              <w:tcPr>
                <w:tcW w:w="1066" w:type="dxa"/>
                <w:tcBorders>
                  <w:top w:val="nil"/>
                  <w:bottom w:val="nil"/>
                </w:tcBorders>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lang w:val="zh-CN"/>
              </w:rPr>
              <w:t>Yes</w:t>
            </w:r>
          </w:p>
        </w:tc>
        <w:tc>
          <w:tcPr>
            <w:tcW w:w="4122" w:type="dxa"/>
            <w:tcBorders>
              <w:top w:val="nil"/>
              <w:bottom w:val="nil"/>
              <w:right w:val="nil"/>
            </w:tcBorders>
            <w:tcPrChange w:id="4158" w:author="WANG" w:date="2014-01-07T07:36:00Z">
              <w:tcPr>
                <w:tcW w:w="4122" w:type="dxa"/>
                <w:tcBorders>
                  <w:top w:val="nil"/>
                  <w:bottom w:val="nil"/>
                  <w:right w:val="nil"/>
                </w:tcBorders>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H (travelling status immediately prior to the accident)</w:t>
            </w:r>
          </w:p>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V (vehicle structure, protection level)</w:t>
            </w:r>
          </w:p>
        </w:tc>
      </w:tr>
      <w:tr w:rsidR="00CA5CB1" w:rsidRPr="00DF564E" w:rsidTr="00AE59E9">
        <w:trPr>
          <w:trHeight w:val="288"/>
          <w:trPrChange w:id="4159" w:author="WANG" w:date="2014-01-07T07:36:00Z">
            <w:trPr>
              <w:trHeight w:val="288"/>
            </w:trPr>
          </w:trPrChange>
        </w:trPr>
        <w:tc>
          <w:tcPr>
            <w:cnfStyle w:val="001000000000"/>
            <w:tcW w:w="546" w:type="dxa"/>
            <w:tcPrChange w:id="4160" w:author="WANG" w:date="2014-01-07T07:36:00Z">
              <w:tcPr>
                <w:tcW w:w="546" w:type="dxa"/>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lang w:val="zh-CN"/>
              </w:rPr>
            </w:pPr>
            <w:r w:rsidRPr="00DF564E">
              <w:rPr>
                <w:rFonts w:ascii="Times New Roman" w:eastAsia="宋体" w:hAnsi="Times New Roman" w:cs="Times New Roman"/>
                <w:b w:val="0"/>
                <w:kern w:val="0"/>
                <w:sz w:val="18"/>
                <w:szCs w:val="18"/>
                <w:lang w:val="zh-CN"/>
              </w:rPr>
              <w:t>E</w:t>
            </w:r>
          </w:p>
        </w:tc>
        <w:tc>
          <w:tcPr>
            <w:tcW w:w="2316" w:type="dxa"/>
            <w:noWrap/>
            <w:tcPrChange w:id="4161" w:author="WANG" w:date="2014-01-07T07:36:00Z">
              <w:tcPr>
                <w:tcW w:w="2316" w:type="dxa"/>
                <w:noWrap/>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Traffic separation</w:t>
            </w:r>
          </w:p>
        </w:tc>
        <w:tc>
          <w:tcPr>
            <w:tcW w:w="1062" w:type="dxa"/>
            <w:tcBorders>
              <w:top w:val="nil"/>
              <w:bottom w:val="nil"/>
              <w:right w:val="nil"/>
            </w:tcBorders>
            <w:noWrap/>
            <w:tcPrChange w:id="4162" w:author="WANG" w:date="2014-01-07T07:36:00Z">
              <w:tcPr>
                <w:tcW w:w="1062" w:type="dxa"/>
                <w:tcBorders>
                  <w:top w:val="nil"/>
                  <w:bottom w:val="nil"/>
                  <w:right w:val="nil"/>
                </w:tcBorders>
                <w:noWrap/>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R</w:t>
            </w:r>
          </w:p>
        </w:tc>
        <w:tc>
          <w:tcPr>
            <w:tcW w:w="1066" w:type="dxa"/>
            <w:tcBorders>
              <w:top w:val="nil"/>
              <w:bottom w:val="nil"/>
            </w:tcBorders>
            <w:tcPrChange w:id="4163" w:author="WANG" w:date="2014-01-07T07:36:00Z">
              <w:tcPr>
                <w:tcW w:w="1066" w:type="dxa"/>
                <w:tcBorders>
                  <w:top w:val="nil"/>
                  <w:bottom w:val="nil"/>
                </w:tcBorders>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lang w:val="zh-CN"/>
              </w:rPr>
              <w:t>Yes</w:t>
            </w:r>
          </w:p>
        </w:tc>
        <w:tc>
          <w:tcPr>
            <w:tcW w:w="4122" w:type="dxa"/>
            <w:tcBorders>
              <w:top w:val="nil"/>
              <w:bottom w:val="nil"/>
              <w:right w:val="nil"/>
            </w:tcBorders>
            <w:tcPrChange w:id="4164" w:author="WANG" w:date="2014-01-07T07:36:00Z">
              <w:tcPr>
                <w:tcW w:w="4122" w:type="dxa"/>
                <w:tcBorders>
                  <w:top w:val="nil"/>
                  <w:bottom w:val="nil"/>
                  <w:right w:val="nil"/>
                </w:tcBorders>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H (travelling status immediately prior to the accident)</w:t>
            </w:r>
          </w:p>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rPr>
              <w:t>R (standards of infrastructure)</w:t>
            </w:r>
          </w:p>
        </w:tc>
      </w:tr>
      <w:tr w:rsidR="00CA5CB1" w:rsidRPr="00DF564E" w:rsidTr="00AE59E9">
        <w:trPr>
          <w:trHeight w:val="288"/>
          <w:trPrChange w:id="4165" w:author="WANG" w:date="2014-01-07T07:36:00Z">
            <w:trPr>
              <w:trHeight w:val="288"/>
            </w:trPr>
          </w:trPrChange>
        </w:trPr>
        <w:tc>
          <w:tcPr>
            <w:cnfStyle w:val="001000000000"/>
            <w:tcW w:w="546" w:type="dxa"/>
            <w:tcPrChange w:id="4166" w:author="WANG" w:date="2014-01-07T07:36:00Z">
              <w:tcPr>
                <w:tcW w:w="546" w:type="dxa"/>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lang w:val="zh-CN"/>
              </w:rPr>
            </w:pPr>
            <w:r w:rsidRPr="00DF564E">
              <w:rPr>
                <w:rFonts w:ascii="Times New Roman" w:eastAsia="宋体" w:hAnsi="Times New Roman" w:cs="Times New Roman"/>
                <w:b w:val="0"/>
                <w:kern w:val="0"/>
                <w:sz w:val="18"/>
                <w:szCs w:val="18"/>
                <w:lang w:val="zh-CN"/>
              </w:rPr>
              <w:t>F</w:t>
            </w:r>
          </w:p>
        </w:tc>
        <w:tc>
          <w:tcPr>
            <w:tcW w:w="2316" w:type="dxa"/>
            <w:noWrap/>
            <w:tcPrChange w:id="4167" w:author="WANG" w:date="2014-01-07T07:36:00Z">
              <w:tcPr>
                <w:tcW w:w="2316" w:type="dxa"/>
                <w:noWrap/>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Accident location</w:t>
            </w:r>
          </w:p>
        </w:tc>
        <w:tc>
          <w:tcPr>
            <w:tcW w:w="1062" w:type="dxa"/>
            <w:tcBorders>
              <w:top w:val="nil"/>
              <w:bottom w:val="nil"/>
              <w:right w:val="nil"/>
            </w:tcBorders>
            <w:noWrap/>
            <w:tcPrChange w:id="4168" w:author="WANG" w:date="2014-01-07T07:36:00Z">
              <w:tcPr>
                <w:tcW w:w="1062" w:type="dxa"/>
                <w:tcBorders>
                  <w:top w:val="nil"/>
                  <w:bottom w:val="nil"/>
                  <w:right w:val="nil"/>
                </w:tcBorders>
                <w:noWrap/>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E</w:t>
            </w:r>
          </w:p>
        </w:tc>
        <w:tc>
          <w:tcPr>
            <w:tcW w:w="1066" w:type="dxa"/>
            <w:tcBorders>
              <w:top w:val="nil"/>
              <w:bottom w:val="nil"/>
            </w:tcBorders>
            <w:tcPrChange w:id="4169" w:author="WANG" w:date="2014-01-07T07:36:00Z">
              <w:tcPr>
                <w:tcW w:w="1066" w:type="dxa"/>
                <w:tcBorders>
                  <w:top w:val="nil"/>
                  <w:bottom w:val="nil"/>
                </w:tcBorders>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No</w:t>
            </w:r>
          </w:p>
        </w:tc>
        <w:tc>
          <w:tcPr>
            <w:tcW w:w="4122" w:type="dxa"/>
            <w:tcBorders>
              <w:top w:val="nil"/>
              <w:bottom w:val="nil"/>
              <w:right w:val="nil"/>
            </w:tcBorders>
            <w:tcPrChange w:id="4170" w:author="WANG" w:date="2014-01-07T07:36:00Z">
              <w:tcPr>
                <w:tcW w:w="4122" w:type="dxa"/>
                <w:tcBorders>
                  <w:top w:val="nil"/>
                  <w:bottom w:val="nil"/>
                  <w:right w:val="nil"/>
                </w:tcBorders>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H (travelling status immediately prior to the accident)</w:t>
            </w:r>
          </w:p>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E (types of road user)</w:t>
            </w:r>
          </w:p>
        </w:tc>
      </w:tr>
      <w:tr w:rsidR="00CA5CB1" w:rsidRPr="00DF564E" w:rsidTr="00AE59E9">
        <w:trPr>
          <w:trHeight w:val="288"/>
          <w:trPrChange w:id="4171" w:author="WANG" w:date="2014-01-07T07:36:00Z">
            <w:trPr>
              <w:trHeight w:val="288"/>
            </w:trPr>
          </w:trPrChange>
        </w:trPr>
        <w:tc>
          <w:tcPr>
            <w:cnfStyle w:val="001000000000"/>
            <w:tcW w:w="546" w:type="dxa"/>
            <w:tcPrChange w:id="4172" w:author="WANG" w:date="2014-01-07T07:36:00Z">
              <w:tcPr>
                <w:tcW w:w="546" w:type="dxa"/>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lang w:val="zh-CN"/>
              </w:rPr>
            </w:pPr>
            <w:r w:rsidRPr="00DF564E">
              <w:rPr>
                <w:rFonts w:ascii="Times New Roman" w:eastAsia="宋体" w:hAnsi="Times New Roman" w:cs="Times New Roman"/>
                <w:b w:val="0"/>
                <w:kern w:val="0"/>
                <w:sz w:val="18"/>
                <w:szCs w:val="18"/>
                <w:lang w:val="zh-CN"/>
              </w:rPr>
              <w:t>G</w:t>
            </w:r>
          </w:p>
        </w:tc>
        <w:tc>
          <w:tcPr>
            <w:tcW w:w="2316" w:type="dxa"/>
            <w:noWrap/>
            <w:tcPrChange w:id="4173" w:author="WANG" w:date="2014-01-07T07:36:00Z">
              <w:tcPr>
                <w:tcW w:w="2316" w:type="dxa"/>
                <w:noWrap/>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Accident time of the day</w:t>
            </w:r>
          </w:p>
        </w:tc>
        <w:tc>
          <w:tcPr>
            <w:tcW w:w="1062" w:type="dxa"/>
            <w:tcBorders>
              <w:top w:val="nil"/>
              <w:bottom w:val="nil"/>
              <w:right w:val="nil"/>
            </w:tcBorders>
            <w:noWrap/>
            <w:tcPrChange w:id="4174" w:author="WANG" w:date="2014-01-07T07:36:00Z">
              <w:tcPr>
                <w:tcW w:w="1062" w:type="dxa"/>
                <w:tcBorders>
                  <w:top w:val="nil"/>
                  <w:bottom w:val="nil"/>
                  <w:right w:val="nil"/>
                </w:tcBorders>
                <w:noWrap/>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E</w:t>
            </w:r>
          </w:p>
        </w:tc>
        <w:tc>
          <w:tcPr>
            <w:tcW w:w="1066" w:type="dxa"/>
            <w:tcBorders>
              <w:top w:val="nil"/>
              <w:bottom w:val="nil"/>
            </w:tcBorders>
            <w:tcPrChange w:id="4175" w:author="WANG" w:date="2014-01-07T07:36:00Z">
              <w:tcPr>
                <w:tcW w:w="1066" w:type="dxa"/>
                <w:tcBorders>
                  <w:top w:val="nil"/>
                  <w:bottom w:val="nil"/>
                </w:tcBorders>
              </w:tcPr>
            </w:tcPrChange>
          </w:tcPr>
          <w:p w:rsidR="00CA5CB1" w:rsidRPr="00DF564E" w:rsidRDefault="00DD6C68"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rPr>
            </w:pPr>
            <w:ins w:id="4176" w:author="WANG" w:date="2014-01-07T07:21:00Z">
              <w:r>
                <w:rPr>
                  <w:rFonts w:ascii="Times New Roman" w:eastAsia="宋体" w:hAnsi="Times New Roman" w:cs="Times New Roman" w:hint="eastAsia"/>
                  <w:kern w:val="0"/>
                  <w:sz w:val="18"/>
                  <w:szCs w:val="18"/>
                </w:rPr>
                <w:t>Yes</w:t>
              </w:r>
            </w:ins>
            <w:del w:id="4177" w:author="WANG" w:date="2014-01-07T07:21:00Z">
              <w:r w:rsidR="00CA5CB1" w:rsidRPr="00DF564E" w:rsidDel="00DD6C68">
                <w:rPr>
                  <w:rFonts w:ascii="Times New Roman" w:eastAsia="宋体" w:hAnsi="Times New Roman" w:cs="Times New Roman"/>
                  <w:kern w:val="0"/>
                  <w:sz w:val="18"/>
                  <w:szCs w:val="18"/>
                </w:rPr>
                <w:delText>No</w:delText>
              </w:r>
            </w:del>
          </w:p>
        </w:tc>
        <w:tc>
          <w:tcPr>
            <w:tcW w:w="4122" w:type="dxa"/>
            <w:tcBorders>
              <w:top w:val="nil"/>
              <w:bottom w:val="nil"/>
              <w:right w:val="nil"/>
            </w:tcBorders>
            <w:tcPrChange w:id="4178" w:author="WANG" w:date="2014-01-07T07:36:00Z">
              <w:tcPr>
                <w:tcW w:w="4122" w:type="dxa"/>
                <w:tcBorders>
                  <w:top w:val="nil"/>
                  <w:bottom w:val="nil"/>
                  <w:right w:val="nil"/>
                </w:tcBorders>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H (travelling status immediately prior to the accident)</w:t>
            </w:r>
          </w:p>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E (lightings, visibility, and other driving conditions)</w:t>
            </w:r>
          </w:p>
        </w:tc>
      </w:tr>
      <w:tr w:rsidR="00CA5CB1" w:rsidRPr="00DF564E" w:rsidTr="00AE59E9">
        <w:trPr>
          <w:trHeight w:val="288"/>
          <w:trPrChange w:id="4179" w:author="WANG" w:date="2014-01-07T07:36:00Z">
            <w:trPr>
              <w:trHeight w:val="288"/>
            </w:trPr>
          </w:trPrChange>
        </w:trPr>
        <w:tc>
          <w:tcPr>
            <w:cnfStyle w:val="001000000000"/>
            <w:tcW w:w="546" w:type="dxa"/>
            <w:tcPrChange w:id="4180" w:author="WANG" w:date="2014-01-07T07:36:00Z">
              <w:tcPr>
                <w:tcW w:w="546" w:type="dxa"/>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lang w:val="zh-CN"/>
              </w:rPr>
            </w:pPr>
            <w:r w:rsidRPr="00DF564E">
              <w:rPr>
                <w:rFonts w:ascii="Times New Roman" w:eastAsia="宋体" w:hAnsi="Times New Roman" w:cs="Times New Roman"/>
                <w:b w:val="0"/>
                <w:kern w:val="0"/>
                <w:sz w:val="18"/>
                <w:szCs w:val="18"/>
                <w:lang w:val="zh-CN"/>
              </w:rPr>
              <w:t>H</w:t>
            </w:r>
          </w:p>
        </w:tc>
        <w:tc>
          <w:tcPr>
            <w:tcW w:w="2316" w:type="dxa"/>
            <w:noWrap/>
            <w:tcPrChange w:id="4181" w:author="WANG" w:date="2014-01-07T07:36:00Z">
              <w:tcPr>
                <w:tcW w:w="2316" w:type="dxa"/>
                <w:noWrap/>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Primary cause</w:t>
            </w:r>
          </w:p>
        </w:tc>
        <w:tc>
          <w:tcPr>
            <w:tcW w:w="1062" w:type="dxa"/>
            <w:tcBorders>
              <w:top w:val="nil"/>
              <w:bottom w:val="nil"/>
              <w:right w:val="nil"/>
            </w:tcBorders>
            <w:noWrap/>
            <w:tcPrChange w:id="4182" w:author="WANG" w:date="2014-01-07T07:36:00Z">
              <w:tcPr>
                <w:tcW w:w="1062" w:type="dxa"/>
                <w:tcBorders>
                  <w:top w:val="nil"/>
                  <w:bottom w:val="nil"/>
                  <w:right w:val="nil"/>
                </w:tcBorders>
                <w:noWrap/>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H</w:t>
            </w:r>
          </w:p>
        </w:tc>
        <w:tc>
          <w:tcPr>
            <w:tcW w:w="1066" w:type="dxa"/>
            <w:tcBorders>
              <w:top w:val="nil"/>
              <w:bottom w:val="nil"/>
            </w:tcBorders>
            <w:tcPrChange w:id="4183" w:author="WANG" w:date="2014-01-07T07:36:00Z">
              <w:tcPr>
                <w:tcW w:w="1066" w:type="dxa"/>
                <w:tcBorders>
                  <w:top w:val="nil"/>
                  <w:bottom w:val="nil"/>
                </w:tcBorders>
              </w:tcPr>
            </w:tcPrChange>
          </w:tcPr>
          <w:p w:rsidR="00CA5CB1" w:rsidRPr="00DF564E" w:rsidRDefault="00DD6C68"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rPr>
            </w:pPr>
            <w:ins w:id="4184" w:author="WANG" w:date="2014-01-07T07:21:00Z">
              <w:r>
                <w:rPr>
                  <w:rFonts w:ascii="Times New Roman" w:eastAsia="宋体" w:hAnsi="Times New Roman" w:cs="Times New Roman" w:hint="eastAsia"/>
                  <w:kern w:val="0"/>
                  <w:sz w:val="18"/>
                  <w:szCs w:val="18"/>
                </w:rPr>
                <w:t>Yes</w:t>
              </w:r>
            </w:ins>
            <w:del w:id="4185" w:author="WANG" w:date="2014-01-07T07:21:00Z">
              <w:r w:rsidR="00CA5CB1" w:rsidRPr="00DF564E" w:rsidDel="00DD6C68">
                <w:rPr>
                  <w:rFonts w:ascii="Times New Roman" w:eastAsia="宋体" w:hAnsi="Times New Roman" w:cs="Times New Roman"/>
                  <w:kern w:val="0"/>
                  <w:sz w:val="18"/>
                  <w:szCs w:val="18"/>
                </w:rPr>
                <w:delText>No</w:delText>
              </w:r>
            </w:del>
          </w:p>
        </w:tc>
        <w:tc>
          <w:tcPr>
            <w:tcW w:w="4122" w:type="dxa"/>
            <w:tcBorders>
              <w:top w:val="nil"/>
              <w:bottom w:val="nil"/>
              <w:right w:val="nil"/>
            </w:tcBorders>
            <w:tcPrChange w:id="4186" w:author="WANG" w:date="2014-01-07T07:36:00Z">
              <w:tcPr>
                <w:tcW w:w="4122" w:type="dxa"/>
                <w:tcBorders>
                  <w:top w:val="nil"/>
                  <w:bottom w:val="nil"/>
                  <w:right w:val="nil"/>
                </w:tcBorders>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H (travelling status immediately prior to the accident)</w:t>
            </w:r>
          </w:p>
        </w:tc>
      </w:tr>
      <w:tr w:rsidR="00CA5CB1" w:rsidRPr="00DF564E" w:rsidTr="00AE59E9">
        <w:trPr>
          <w:trHeight w:val="288"/>
          <w:trPrChange w:id="4187" w:author="WANG" w:date="2014-01-07T07:36:00Z">
            <w:trPr>
              <w:trHeight w:val="288"/>
            </w:trPr>
          </w:trPrChange>
        </w:trPr>
        <w:tc>
          <w:tcPr>
            <w:cnfStyle w:val="001000000000"/>
            <w:tcW w:w="546" w:type="dxa"/>
            <w:tcPrChange w:id="4188" w:author="WANG" w:date="2014-01-07T07:36:00Z">
              <w:tcPr>
                <w:tcW w:w="546" w:type="dxa"/>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lang w:val="zh-CN"/>
              </w:rPr>
            </w:pPr>
            <w:r w:rsidRPr="00DF564E">
              <w:rPr>
                <w:rFonts w:ascii="Times New Roman" w:eastAsia="宋体" w:hAnsi="Times New Roman" w:cs="Times New Roman"/>
                <w:b w:val="0"/>
                <w:kern w:val="0"/>
                <w:sz w:val="18"/>
                <w:szCs w:val="18"/>
                <w:lang w:val="zh-CN"/>
              </w:rPr>
              <w:t>I</w:t>
            </w:r>
          </w:p>
        </w:tc>
        <w:tc>
          <w:tcPr>
            <w:tcW w:w="2316" w:type="dxa"/>
            <w:noWrap/>
            <w:tcPrChange w:id="4189" w:author="WANG" w:date="2014-01-07T07:36:00Z">
              <w:tcPr>
                <w:tcW w:w="2316" w:type="dxa"/>
                <w:noWrap/>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Intersection control</w:t>
            </w:r>
          </w:p>
        </w:tc>
        <w:tc>
          <w:tcPr>
            <w:tcW w:w="1062" w:type="dxa"/>
            <w:tcBorders>
              <w:top w:val="nil"/>
              <w:bottom w:val="nil"/>
              <w:right w:val="nil"/>
            </w:tcBorders>
            <w:noWrap/>
            <w:tcPrChange w:id="4190" w:author="WANG" w:date="2014-01-07T07:36:00Z">
              <w:tcPr>
                <w:tcW w:w="1062" w:type="dxa"/>
                <w:tcBorders>
                  <w:top w:val="nil"/>
                  <w:bottom w:val="nil"/>
                  <w:right w:val="nil"/>
                </w:tcBorders>
                <w:noWrap/>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R</w:t>
            </w:r>
          </w:p>
        </w:tc>
        <w:tc>
          <w:tcPr>
            <w:tcW w:w="1066" w:type="dxa"/>
            <w:tcBorders>
              <w:top w:val="nil"/>
              <w:bottom w:val="nil"/>
            </w:tcBorders>
            <w:tcPrChange w:id="4191" w:author="WANG" w:date="2014-01-07T07:36:00Z">
              <w:tcPr>
                <w:tcW w:w="1066" w:type="dxa"/>
                <w:tcBorders>
                  <w:top w:val="nil"/>
                  <w:bottom w:val="nil"/>
                </w:tcBorders>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No</w:t>
            </w:r>
          </w:p>
        </w:tc>
        <w:tc>
          <w:tcPr>
            <w:tcW w:w="4122" w:type="dxa"/>
            <w:tcBorders>
              <w:top w:val="nil"/>
              <w:bottom w:val="nil"/>
              <w:right w:val="nil"/>
            </w:tcBorders>
            <w:tcPrChange w:id="4192" w:author="WANG" w:date="2014-01-07T07:36:00Z">
              <w:tcPr>
                <w:tcW w:w="4122" w:type="dxa"/>
                <w:tcBorders>
                  <w:top w:val="nil"/>
                  <w:bottom w:val="nil"/>
                  <w:right w:val="nil"/>
                </w:tcBorders>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H (travelling status immediately prior to the accident)</w:t>
            </w:r>
          </w:p>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rPr>
              <w:t>R (standards of infrastructure)</w:t>
            </w:r>
          </w:p>
        </w:tc>
      </w:tr>
      <w:tr w:rsidR="00CA5CB1" w:rsidRPr="00DF564E" w:rsidTr="00AE59E9">
        <w:trPr>
          <w:trHeight w:val="288"/>
          <w:trPrChange w:id="4193" w:author="WANG" w:date="2014-01-07T07:36:00Z">
            <w:trPr>
              <w:trHeight w:val="288"/>
            </w:trPr>
          </w:trPrChange>
        </w:trPr>
        <w:tc>
          <w:tcPr>
            <w:cnfStyle w:val="001000000000"/>
            <w:tcW w:w="546" w:type="dxa"/>
            <w:tcPrChange w:id="4194" w:author="WANG" w:date="2014-01-07T07:36:00Z">
              <w:tcPr>
                <w:tcW w:w="546" w:type="dxa"/>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lang w:val="zh-CN"/>
              </w:rPr>
            </w:pPr>
            <w:r w:rsidRPr="00DF564E">
              <w:rPr>
                <w:rFonts w:ascii="Times New Roman" w:eastAsia="宋体" w:hAnsi="Times New Roman" w:cs="Times New Roman"/>
                <w:b w:val="0"/>
                <w:kern w:val="0"/>
                <w:sz w:val="18"/>
                <w:szCs w:val="18"/>
                <w:lang w:val="zh-CN"/>
              </w:rPr>
              <w:t>J</w:t>
            </w:r>
          </w:p>
        </w:tc>
        <w:tc>
          <w:tcPr>
            <w:tcW w:w="2316" w:type="dxa"/>
            <w:noWrap/>
            <w:tcPrChange w:id="4195" w:author="WANG" w:date="2014-01-07T07:36:00Z">
              <w:tcPr>
                <w:tcW w:w="2316" w:type="dxa"/>
                <w:noWrap/>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Driving experience</w:t>
            </w:r>
          </w:p>
        </w:tc>
        <w:tc>
          <w:tcPr>
            <w:tcW w:w="1062" w:type="dxa"/>
            <w:tcBorders>
              <w:top w:val="nil"/>
              <w:bottom w:val="single" w:sz="8" w:space="0" w:color="000000" w:themeColor="text1"/>
              <w:right w:val="nil"/>
            </w:tcBorders>
            <w:noWrap/>
            <w:tcPrChange w:id="4196" w:author="WANG" w:date="2014-01-07T07:36:00Z">
              <w:tcPr>
                <w:tcW w:w="1062" w:type="dxa"/>
                <w:tcBorders>
                  <w:top w:val="nil"/>
                  <w:bottom w:val="single" w:sz="8" w:space="0" w:color="000000" w:themeColor="text1"/>
                  <w:right w:val="nil"/>
                </w:tcBorders>
                <w:noWrap/>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H</w:t>
            </w:r>
          </w:p>
        </w:tc>
        <w:tc>
          <w:tcPr>
            <w:tcW w:w="1066" w:type="dxa"/>
            <w:tcBorders>
              <w:top w:val="nil"/>
              <w:bottom w:val="single" w:sz="8" w:space="0" w:color="000000" w:themeColor="text1"/>
            </w:tcBorders>
            <w:tcPrChange w:id="4197" w:author="WANG" w:date="2014-01-07T07:36:00Z">
              <w:tcPr>
                <w:tcW w:w="1066" w:type="dxa"/>
                <w:tcBorders>
                  <w:top w:val="nil"/>
                  <w:bottom w:val="single" w:sz="8" w:space="0" w:color="000000" w:themeColor="text1"/>
                </w:tcBorders>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lang w:val="zh-CN"/>
              </w:rPr>
              <w:t>No</w:t>
            </w:r>
          </w:p>
        </w:tc>
        <w:tc>
          <w:tcPr>
            <w:tcW w:w="4122" w:type="dxa"/>
            <w:tcBorders>
              <w:top w:val="nil"/>
              <w:bottom w:val="single" w:sz="8" w:space="0" w:color="000000" w:themeColor="text1"/>
              <w:right w:val="nil"/>
            </w:tcBorders>
            <w:tcPrChange w:id="4198" w:author="WANG" w:date="2014-01-07T07:36:00Z">
              <w:tcPr>
                <w:tcW w:w="4122" w:type="dxa"/>
                <w:tcBorders>
                  <w:top w:val="nil"/>
                  <w:bottom w:val="single" w:sz="8" w:space="0" w:color="000000" w:themeColor="text1"/>
                  <w:right w:val="nil"/>
                </w:tcBorders>
              </w:tcPr>
            </w:tcPrChange>
          </w:tcPr>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H (travelling status immediately prior to the accident,</w:t>
            </w:r>
          </w:p>
          <w:p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actions immediately after the accident)</w:t>
            </w:r>
          </w:p>
        </w:tc>
      </w:tr>
    </w:tbl>
    <w:p w:rsidR="00CA5CB1" w:rsidRPr="00DF564E" w:rsidRDefault="00CA5CB1" w:rsidP="00CA5CB1">
      <w:pPr>
        <w:rPr>
          <w:rFonts w:ascii="Times New Roman" w:hAnsi="Times New Roman" w:cs="Times New Roman"/>
          <w:sz w:val="18"/>
          <w:szCs w:val="18"/>
        </w:rPr>
      </w:pPr>
      <w:proofErr w:type="gramStart"/>
      <w:r w:rsidRPr="00DF564E">
        <w:rPr>
          <w:rFonts w:ascii="Times New Roman" w:hAnsi="Times New Roman" w:cs="Times New Roman"/>
          <w:sz w:val="18"/>
          <w:szCs w:val="18"/>
          <w:vertAlign w:val="superscript"/>
        </w:rPr>
        <w:t>a</w:t>
      </w:r>
      <w:proofErr w:type="gramEnd"/>
      <w:r w:rsidRPr="00DF564E">
        <w:rPr>
          <w:rFonts w:ascii="Times New Roman" w:hAnsi="Times New Roman" w:cs="Times New Roman"/>
          <w:sz w:val="18"/>
          <w:szCs w:val="18"/>
          <w:vertAlign w:val="superscript"/>
        </w:rPr>
        <w:t xml:space="preserve"> </w:t>
      </w:r>
      <w:r w:rsidRPr="00DF564E">
        <w:rPr>
          <w:rFonts w:ascii="Times New Roman" w:hAnsi="Times New Roman" w:cs="Times New Roman"/>
          <w:sz w:val="18"/>
          <w:szCs w:val="18"/>
        </w:rPr>
        <w:t>Primary causal factor of a category is the direct context of the accident categorization.</w:t>
      </w:r>
    </w:p>
    <w:p w:rsidR="00CA5CB1" w:rsidRPr="00DF564E" w:rsidRDefault="00CA5CB1" w:rsidP="00CA5CB1">
      <w:pPr>
        <w:rPr>
          <w:rFonts w:ascii="Times New Roman" w:hAnsi="Times New Roman" w:cs="Times New Roman"/>
          <w:sz w:val="18"/>
          <w:szCs w:val="18"/>
        </w:rPr>
      </w:pPr>
      <w:proofErr w:type="gramStart"/>
      <w:r w:rsidRPr="00DF564E">
        <w:rPr>
          <w:rFonts w:ascii="Times New Roman" w:hAnsi="Times New Roman" w:cs="Times New Roman"/>
          <w:sz w:val="18"/>
          <w:szCs w:val="18"/>
          <w:vertAlign w:val="superscript"/>
        </w:rPr>
        <w:lastRenderedPageBreak/>
        <w:t>b</w:t>
      </w:r>
      <w:proofErr w:type="gramEnd"/>
      <w:r w:rsidRPr="00DF564E">
        <w:rPr>
          <w:rFonts w:ascii="Times New Roman" w:hAnsi="Times New Roman" w:cs="Times New Roman"/>
          <w:sz w:val="18"/>
          <w:szCs w:val="18"/>
          <w:vertAlign w:val="superscript"/>
        </w:rPr>
        <w:t xml:space="preserve"> </w:t>
      </w:r>
      <w:r w:rsidRPr="00DF564E">
        <w:rPr>
          <w:rFonts w:ascii="Times New Roman" w:hAnsi="Times New Roman" w:cs="Times New Roman"/>
          <w:sz w:val="18"/>
          <w:szCs w:val="18"/>
        </w:rPr>
        <w:t>H=human, V=vehicle, R=road, E=environment.</w:t>
      </w:r>
    </w:p>
    <w:p w:rsidR="00D63749" w:rsidRDefault="00CA5CB1" w:rsidP="00922A0E">
      <w:pPr>
        <w:spacing w:afterLines="50"/>
        <w:rPr>
          <w:rFonts w:ascii="Times New Roman" w:hAnsi="Times New Roman" w:cs="Times New Roman"/>
          <w:sz w:val="18"/>
          <w:szCs w:val="18"/>
        </w:rPr>
        <w:pPrChange w:id="4199" w:author="WANG" w:date="2014-10-03T11:44:00Z">
          <w:pPr>
            <w:spacing w:afterLines="50"/>
          </w:pPr>
        </w:pPrChange>
      </w:pPr>
      <w:proofErr w:type="gramStart"/>
      <w:r w:rsidRPr="00DF564E">
        <w:rPr>
          <w:rFonts w:ascii="Times New Roman" w:hAnsi="Times New Roman" w:cs="Times New Roman"/>
          <w:sz w:val="18"/>
          <w:szCs w:val="18"/>
          <w:vertAlign w:val="superscript"/>
        </w:rPr>
        <w:t>c</w:t>
      </w:r>
      <w:proofErr w:type="gramEnd"/>
      <w:r w:rsidRPr="00DF564E">
        <w:rPr>
          <w:rFonts w:ascii="Times New Roman" w:hAnsi="Times New Roman" w:cs="Times New Roman"/>
          <w:sz w:val="18"/>
          <w:szCs w:val="18"/>
        </w:rPr>
        <w:t xml:space="preserve"> Secondary causal factors are direct factors that affect the severity of accidents.</w:t>
      </w:r>
    </w:p>
    <w:p w:rsidR="007B3F91" w:rsidRPr="00FC22F2" w:rsidRDefault="007B3F91" w:rsidP="00FC22F2">
      <w:pPr>
        <w:pStyle w:val="2"/>
        <w:spacing w:before="0" w:after="0" w:line="240" w:lineRule="auto"/>
        <w:ind w:left="605" w:hangingChars="275" w:hanging="605"/>
        <w:rPr>
          <w:rFonts w:ascii="Times New Roman" w:hAnsi="Times New Roman" w:cs="Times New Roman"/>
          <w:bCs w:val="0"/>
          <w:i/>
          <w:sz w:val="22"/>
          <w:szCs w:val="22"/>
        </w:rPr>
      </w:pPr>
      <w:r w:rsidRPr="00FC22F2">
        <w:rPr>
          <w:rFonts w:ascii="Times New Roman" w:hAnsi="Times New Roman" w:cs="Times New Roman"/>
          <w:b w:val="0"/>
          <w:i/>
          <w:sz w:val="22"/>
          <w:szCs w:val="22"/>
        </w:rPr>
        <w:t>Countermeasures</w:t>
      </w:r>
    </w:p>
    <w:p w:rsidR="00CA5CB1" w:rsidRPr="00DF564E" w:rsidRDefault="00CA5CB1" w:rsidP="001C680C">
      <w:pPr>
        <w:spacing w:afterLines="50"/>
        <w:rPr>
          <w:rFonts w:ascii="Times New Roman" w:hAnsi="Times New Roman" w:cs="Times New Roman"/>
          <w:i/>
        </w:rPr>
      </w:pPr>
      <w:r w:rsidRPr="00DF564E">
        <w:rPr>
          <w:rFonts w:ascii="Times New Roman" w:hAnsi="Times New Roman" w:cs="Times New Roman"/>
          <w:i/>
        </w:rPr>
        <w:t>Protection for VRUs and Vehicle mix</w:t>
      </w:r>
    </w:p>
    <w:p w:rsidR="00A96FA9" w:rsidRDefault="00CA5CB1" w:rsidP="00922A0E">
      <w:pPr>
        <w:spacing w:afterLines="50"/>
        <w:rPr>
          <w:rFonts w:ascii="Times New Roman" w:hAnsi="Times New Roman" w:cs="Times New Roman"/>
        </w:rPr>
        <w:pPrChange w:id="4200" w:author="WANG" w:date="2014-10-03T11:44:00Z">
          <w:pPr>
            <w:spacing w:afterLines="50"/>
          </w:pPr>
        </w:pPrChange>
      </w:pPr>
      <w:r w:rsidRPr="00DF564E">
        <w:rPr>
          <w:rFonts w:ascii="Times New Roman" w:hAnsi="Times New Roman" w:cs="Times New Roman"/>
        </w:rPr>
        <w:t>China is one of the most populous countries in the world. Before motorization, people travel either on foot or by bike. Later on, people begin to ride motorcycles. Only in recent years, the boom of passenger cars, together with the boom of freight vehicles, has been stimulated by the rapid growth of economy. The diversity of motor and non-motor vehicles on road begins to increase. That means the road users would adopt more diversified means of transportation. Pedestrian, cyclists, and riders still account for a larger proportion of road users on Chinese road than on other countries road. These traffic participants are regarded as vulnerable road users (VRU) (Wong et al, 2002).Kong and Yang (2010) draw some similar conclusion in their studies on pedestrian casualty risk in traffic accidents. When an accident happens, the chance of survival of anyone involved would be subject to the initial energy of the collision and the protection harnessed. In most cases, pedestrians, cyclists, and riders have no or very little protections of their body. As a consequence, road users in China are exposed to more dangerous environment than those in other countries. In other words, it is more likely in China than in other countries that a collision happens between two parties with much different levels of protection. This implication is verified by the statistics figures of proportions of various means of transport taken by the victims in accidents. A study by Zhuang and Wu (2011) revealed that the behaviors of pedestrians on roadway in China even increased the odds and severity of accidents.</w:t>
      </w:r>
    </w:p>
    <w:p w:rsidR="00D63749" w:rsidRDefault="00CA5CB1" w:rsidP="00922A0E">
      <w:pPr>
        <w:spacing w:afterLines="50"/>
        <w:rPr>
          <w:rFonts w:ascii="Times New Roman" w:hAnsi="Times New Roman" w:cs="Times New Roman"/>
        </w:rPr>
        <w:pPrChange w:id="4201" w:author="WANG" w:date="2014-10-03T11:44:00Z">
          <w:pPr>
            <w:spacing w:afterLines="50"/>
          </w:pPr>
        </w:pPrChange>
      </w:pPr>
      <w:r w:rsidRPr="00DF564E">
        <w:rPr>
          <w:rFonts w:ascii="Times New Roman" w:hAnsi="Times New Roman" w:cs="Times New Roman"/>
        </w:rPr>
        <w:t>Furthermore, when we compare the lethality of accidents happen on different separation configuration, we would find out that on roads that separate different types of vehicles, both human damage and death rate are lower than those of other accidents. Roads that only separate directions are designed to better guide vehicles and to avoid potential head-on collisions. Meanwhile, they also raise the average speed of the vehicles, putting pedestrians and cyclists to larger risk and greater danger once there is a collision.</w:t>
      </w:r>
    </w:p>
    <w:p w:rsidR="00D63749" w:rsidRDefault="00CA5CB1" w:rsidP="00922A0E">
      <w:pPr>
        <w:spacing w:afterLines="50"/>
        <w:rPr>
          <w:rFonts w:ascii="Times New Roman" w:hAnsi="Times New Roman" w:cs="Times New Roman"/>
        </w:rPr>
        <w:pPrChange w:id="4202" w:author="WANG" w:date="2014-10-03T11:44:00Z">
          <w:pPr>
            <w:spacing w:afterLines="50"/>
          </w:pPr>
        </w:pPrChange>
      </w:pPr>
      <w:r w:rsidRPr="00DF564E">
        <w:rPr>
          <w:rFonts w:ascii="Times New Roman" w:hAnsi="Times New Roman" w:cs="Times New Roman"/>
        </w:rPr>
        <w:t>To mitigate the effect of vehicle mix on severity of accidents, several countermeasures could be done. 1) Reduce the gap between larger vehicles like trucks and smaller vehicles like motorbikes or mini-cars, in terms of protection. 2) Make helmet for riders mandatory and take stronger measures in law enforcement. 3) Improve road infrastructure so that motor vehicles and other road users are physically separated (Zhang, 2010).</w:t>
      </w:r>
    </w:p>
    <w:p w:rsidR="00D63749" w:rsidRDefault="00CA5CB1" w:rsidP="00922A0E">
      <w:pPr>
        <w:spacing w:afterLines="50"/>
        <w:rPr>
          <w:rFonts w:ascii="Times New Roman" w:hAnsi="Times New Roman" w:cs="Times New Roman"/>
          <w:i/>
        </w:rPr>
        <w:pPrChange w:id="4203" w:author="WANG" w:date="2014-10-03T11:44:00Z">
          <w:pPr>
            <w:spacing w:afterLines="50"/>
          </w:pPr>
        </w:pPrChange>
      </w:pPr>
      <w:r w:rsidRPr="00DF564E">
        <w:rPr>
          <w:rFonts w:ascii="Times New Roman" w:hAnsi="Times New Roman" w:cs="Times New Roman"/>
          <w:i/>
        </w:rPr>
        <w:t>Restriction of speed</w:t>
      </w:r>
    </w:p>
    <w:p w:rsidR="00D63749" w:rsidRDefault="00CA5CB1" w:rsidP="00922A0E">
      <w:pPr>
        <w:spacing w:afterLines="50"/>
        <w:rPr>
          <w:rFonts w:ascii="Times New Roman" w:hAnsi="Times New Roman" w:cs="Times New Roman"/>
        </w:rPr>
        <w:pPrChange w:id="4204" w:author="WANG" w:date="2014-10-03T11:44:00Z">
          <w:pPr>
            <w:spacing w:afterLines="50"/>
          </w:pPr>
        </w:pPrChange>
      </w:pPr>
      <w:r w:rsidRPr="00DF564E">
        <w:rPr>
          <w:rFonts w:ascii="Times New Roman" w:hAnsi="Times New Roman" w:cs="Times New Roman"/>
        </w:rPr>
        <w:t>The severity of an accident is directly determined by the energy of the impact, which is correlated to the speed of the collision. Taking statistics figures of various categorization into consideration, we find out that, similar to what we have always been told, speed is the most significant determining factors in an accident.</w:t>
      </w:r>
    </w:p>
    <w:p w:rsidR="00D63749" w:rsidRDefault="00CA5CB1" w:rsidP="00922A0E">
      <w:pPr>
        <w:spacing w:afterLines="50"/>
        <w:rPr>
          <w:rFonts w:ascii="Times New Roman" w:hAnsi="Times New Roman" w:cs="Times New Roman"/>
        </w:rPr>
        <w:pPrChange w:id="4205" w:author="WANG" w:date="2014-10-03T11:44:00Z">
          <w:pPr>
            <w:spacing w:afterLines="50"/>
          </w:pPr>
        </w:pPrChange>
      </w:pPr>
      <w:r w:rsidRPr="00DF564E">
        <w:rPr>
          <w:rFonts w:ascii="Times New Roman" w:hAnsi="Times New Roman" w:cs="Times New Roman"/>
        </w:rPr>
        <w:t>According to various categorization methods, we find the following types of accidents cause more fatality than others, 1) expressway, 2) rear-end collision, 3) direction separated roads, 4) midnight to dawn, 5) speeding.</w:t>
      </w:r>
    </w:p>
    <w:p w:rsidR="00D63749" w:rsidRDefault="00CA5CB1" w:rsidP="00922A0E">
      <w:pPr>
        <w:spacing w:afterLines="50"/>
        <w:rPr>
          <w:rFonts w:ascii="Times New Roman" w:hAnsi="Times New Roman" w:cs="Times New Roman"/>
        </w:rPr>
        <w:pPrChange w:id="4206" w:author="WANG" w:date="2014-10-03T11:44:00Z">
          <w:pPr>
            <w:spacing w:afterLines="50"/>
          </w:pPr>
        </w:pPrChange>
      </w:pPr>
      <w:r w:rsidRPr="00DF564E">
        <w:rPr>
          <w:rFonts w:ascii="Times New Roman" w:hAnsi="Times New Roman" w:cs="Times New Roman"/>
        </w:rPr>
        <w:lastRenderedPageBreak/>
        <w:t>As has been verified in previous studies (Wang, 2008), traffic flows on expressway are much faster than on other types of road. This explains why accidents on expressways are more likely to be fatal. On direction separated roads, vehicle traveling speeds could be higher than other types of roads (State Council, 2004). When an accident happens, the energy is much higher than in other scenarios. As a consequence of high speed impact, accidents under these conditions are more likely to bring fatalities.</w:t>
      </w:r>
    </w:p>
    <w:p w:rsidR="00D63749" w:rsidRDefault="00CA5CB1" w:rsidP="00922A0E">
      <w:pPr>
        <w:spacing w:afterLines="50"/>
        <w:rPr>
          <w:rFonts w:ascii="Times New Roman" w:hAnsi="Times New Roman" w:cs="Times New Roman"/>
        </w:rPr>
        <w:pPrChange w:id="4207" w:author="WANG" w:date="2014-10-03T11:44:00Z">
          <w:pPr>
            <w:spacing w:afterLines="50"/>
          </w:pPr>
        </w:pPrChange>
      </w:pPr>
      <w:r w:rsidRPr="00DF564E">
        <w:rPr>
          <w:rFonts w:ascii="Times New Roman" w:hAnsi="Times New Roman" w:cs="Times New Roman"/>
        </w:rPr>
        <w:t>Several countermeasures could be carried out to alleviate the effect of speed. On Chinese roads, it is not uncommon to have some vehicles traveling at extremely slow speed. In most cases, the drivers are distracted to do secondary tasks such as having a phone call, text-messaging, setting up the navigation, etc. Such vehicles on road not only slow down the traffic flow, but also serve as moving obstacles for other vehicles. When there is a rear-end collision, the impact energy is still quite a bit. When there is a high-speed collision, it is very likely that both vehicles go out of control. Consequently, while we are regulating the vehicles with an upper speed limit, we should take serious effort to keep the vehicles moving above lower speed limit.</w:t>
      </w:r>
    </w:p>
    <w:p w:rsidR="00D63749" w:rsidRDefault="002E671A" w:rsidP="00922A0E">
      <w:pPr>
        <w:spacing w:afterLines="50"/>
        <w:rPr>
          <w:rFonts w:ascii="Times New Roman" w:hAnsi="Times New Roman" w:cs="Times New Roman"/>
          <w:i/>
        </w:rPr>
        <w:pPrChange w:id="4208" w:author="WANG" w:date="2014-10-03T11:44:00Z">
          <w:pPr>
            <w:spacing w:afterLines="50"/>
          </w:pPr>
        </w:pPrChange>
      </w:pPr>
      <w:r w:rsidRPr="00DF564E">
        <w:rPr>
          <w:rFonts w:ascii="Times New Roman" w:hAnsi="Times New Roman" w:cs="Times New Roman"/>
          <w:i/>
        </w:rPr>
        <w:t xml:space="preserve">Reduce </w:t>
      </w:r>
      <w:r w:rsidR="00CA5CB1" w:rsidRPr="00DF564E">
        <w:rPr>
          <w:rFonts w:ascii="Times New Roman" w:hAnsi="Times New Roman" w:cs="Times New Roman"/>
          <w:i/>
        </w:rPr>
        <w:t>truck- or bus-related accidents</w:t>
      </w:r>
    </w:p>
    <w:p w:rsidR="00D63749" w:rsidRDefault="00CA5CB1" w:rsidP="00922A0E">
      <w:pPr>
        <w:spacing w:afterLines="50"/>
        <w:rPr>
          <w:rFonts w:ascii="Times New Roman" w:hAnsi="Times New Roman" w:cs="Times New Roman"/>
        </w:rPr>
        <w:pPrChange w:id="4209" w:author="WANG" w:date="2014-10-03T11:44:00Z">
          <w:pPr>
            <w:spacing w:afterLines="50"/>
          </w:pPr>
        </w:pPrChange>
      </w:pPr>
      <w:r w:rsidRPr="00DF564E">
        <w:rPr>
          <w:rFonts w:ascii="Times New Roman" w:hAnsi="Times New Roman" w:cs="Times New Roman"/>
        </w:rPr>
        <w:t>From the statistics figure we could find out that truck- and bus-related accidents causes much more injuries and fatalities than accidents of other types. As buses usually carry a large group of passengers, once there is an accident, it should be a major one, causing many people to get injured or to get killed.</w:t>
      </w:r>
    </w:p>
    <w:p w:rsidR="00D63749" w:rsidRDefault="00CA5CB1" w:rsidP="00922A0E">
      <w:pPr>
        <w:spacing w:afterLines="50"/>
        <w:rPr>
          <w:rFonts w:ascii="Times New Roman" w:hAnsi="Times New Roman" w:cs="Times New Roman"/>
        </w:rPr>
        <w:pPrChange w:id="4210" w:author="WANG" w:date="2014-10-03T11:44:00Z">
          <w:pPr>
            <w:spacing w:afterLines="50"/>
          </w:pPr>
        </w:pPrChange>
      </w:pPr>
      <w:r w:rsidRPr="00DF564E">
        <w:rPr>
          <w:rFonts w:ascii="Times New Roman" w:hAnsi="Times New Roman" w:cs="Times New Roman"/>
        </w:rPr>
        <w:t>Besides, trucks and buses are usually of great size and weight. In a collision, the smaller vehicle is under great disadvantage. Since trucks, especially trailers, usually have bigger chassis, the cargo container, or the main bodywork is usually higher than passenger cars. In a collision, the most devastating effect is that the smaller cars slides underneath the truck and get hit at the most vulnerable part of both the vehicle and the car users. To avoid car-truck collision under-rides, the government should make under-ride guards on trailers and trucks mandatory and set higher standards to make the guards more effective in all collision circumstances.</w:t>
      </w:r>
    </w:p>
    <w:p w:rsidR="00D63749" w:rsidRDefault="00CA5CB1" w:rsidP="00922A0E">
      <w:pPr>
        <w:spacing w:afterLines="50"/>
        <w:rPr>
          <w:rFonts w:ascii="Times New Roman" w:hAnsi="Times New Roman" w:cs="Times New Roman"/>
          <w:i/>
        </w:rPr>
        <w:pPrChange w:id="4211" w:author="WANG" w:date="2014-10-03T11:44:00Z">
          <w:pPr>
            <w:spacing w:afterLines="50"/>
          </w:pPr>
        </w:pPrChange>
      </w:pPr>
      <w:r w:rsidRPr="00DF564E">
        <w:rPr>
          <w:rFonts w:ascii="Times New Roman" w:hAnsi="Times New Roman" w:cs="Times New Roman"/>
          <w:i/>
        </w:rPr>
        <w:t>Revised Statistics Scheme</w:t>
      </w:r>
    </w:p>
    <w:p w:rsidR="00D63749" w:rsidRDefault="00CA5CB1" w:rsidP="00922A0E">
      <w:pPr>
        <w:spacing w:afterLines="50"/>
        <w:rPr>
          <w:rFonts w:ascii="Times New Roman" w:hAnsi="Times New Roman" w:cs="Times New Roman"/>
        </w:rPr>
        <w:pPrChange w:id="4212" w:author="WANG" w:date="2014-10-03T11:44:00Z">
          <w:pPr>
            <w:spacing w:afterLines="50"/>
          </w:pPr>
        </w:pPrChange>
      </w:pPr>
      <w:r w:rsidRPr="00DF564E">
        <w:rPr>
          <w:rFonts w:ascii="Times New Roman" w:hAnsi="Times New Roman" w:cs="Times New Roman"/>
        </w:rPr>
        <w:t>As verified by the current statistics figures, the severity of accidents is directly determined by the energy of the impact, or the speed at which the collision happens. However, current statistics system lacks the information about the impact speed of the accidents, bringing much trouble in analyzing the mechanism of injury and fatality in accidents. It is recommended for the administrative departments to compile more detailed information about each accident.</w:t>
      </w:r>
    </w:p>
    <w:p w:rsidR="00D63749" w:rsidRDefault="00CA5CB1" w:rsidP="00922A0E">
      <w:pPr>
        <w:spacing w:afterLines="50"/>
        <w:rPr>
          <w:rFonts w:ascii="Times New Roman" w:hAnsi="Times New Roman" w:cs="Times New Roman"/>
        </w:rPr>
        <w:pPrChange w:id="4213" w:author="WANG" w:date="2014-10-03T11:44:00Z">
          <w:pPr>
            <w:spacing w:afterLines="50"/>
          </w:pPr>
        </w:pPrChange>
      </w:pPr>
      <w:r w:rsidRPr="00DF564E">
        <w:rPr>
          <w:rFonts w:ascii="Times New Roman" w:hAnsi="Times New Roman" w:cs="Times New Roman"/>
        </w:rPr>
        <w:t>Besides, current statistics figure provide little information about driver/passenger restrains or protections during an accidents. As has been found in previous studies, seatbelt and other supplementary restraint system will protect the driver/passenger in fatal crashes only when they are adequately applied (Huang, 2011).</w:t>
      </w:r>
    </w:p>
    <w:p w:rsidR="00780A41" w:rsidRPr="00FC22F2" w:rsidRDefault="00780A41" w:rsidP="00FC22F2">
      <w:pPr>
        <w:pStyle w:val="2"/>
        <w:spacing w:before="0" w:after="0" w:line="240" w:lineRule="auto"/>
        <w:ind w:left="605" w:hangingChars="275" w:hanging="605"/>
        <w:rPr>
          <w:rFonts w:ascii="Times New Roman" w:hAnsi="Times New Roman" w:cs="Times New Roman"/>
          <w:bCs w:val="0"/>
          <w:i/>
          <w:sz w:val="22"/>
          <w:szCs w:val="22"/>
        </w:rPr>
      </w:pPr>
      <w:r w:rsidRPr="00FC22F2">
        <w:rPr>
          <w:rFonts w:ascii="Times New Roman" w:hAnsi="Times New Roman" w:cs="Times New Roman"/>
          <w:b w:val="0"/>
          <w:i/>
          <w:sz w:val="22"/>
          <w:szCs w:val="22"/>
        </w:rPr>
        <w:t>Data source</w:t>
      </w:r>
    </w:p>
    <w:p w:rsidR="00A96FA9" w:rsidRDefault="00780A41" w:rsidP="001C680C">
      <w:pPr>
        <w:spacing w:afterLines="50"/>
        <w:rPr>
          <w:rFonts w:ascii="Times New Roman" w:hAnsi="Times New Roman" w:cs="Times New Roman"/>
        </w:rPr>
      </w:pPr>
      <w:r w:rsidRPr="00DF564E">
        <w:rPr>
          <w:rFonts w:ascii="Times New Roman" w:hAnsi="Times New Roman" w:cs="Times New Roman"/>
        </w:rPr>
        <w:t>The time span of the data for analysis is limited within 2000-2010</w:t>
      </w:r>
      <w:r w:rsidRPr="00DF564E">
        <w:rPr>
          <w:rFonts w:ascii="Times New Roman" w:hAnsi="Times New Roman" w:cs="Times New Roman"/>
          <w:i/>
        </w:rPr>
        <w:t>. Preliminary analysis yields the result that quantities of the accidents and fatalities</w:t>
      </w:r>
      <w:r w:rsidRPr="00DF564E">
        <w:rPr>
          <w:rFonts w:ascii="Times New Roman" w:hAnsi="Times New Roman" w:cs="Times New Roman"/>
        </w:rPr>
        <w:t xml:space="preserve"> in China have been decreased steadily since 2004 and formed a nearly complete inverted U-shape curve. Consequently, the data of the year </w:t>
      </w:r>
      <w:r w:rsidRPr="00DF564E">
        <w:rPr>
          <w:rFonts w:ascii="Times New Roman" w:hAnsi="Times New Roman" w:cs="Times New Roman"/>
        </w:rPr>
        <w:lastRenderedPageBreak/>
        <w:t>near the peak of this curve should be most closely related to the analysis of the factors that affect the severity of accidents.</w:t>
      </w:r>
    </w:p>
    <w:p w:rsidR="00D63749" w:rsidRDefault="00780A41" w:rsidP="00922A0E">
      <w:pPr>
        <w:spacing w:afterLines="50"/>
        <w:rPr>
          <w:rFonts w:ascii="Times New Roman" w:hAnsi="Times New Roman" w:cs="Times New Roman"/>
        </w:rPr>
        <w:pPrChange w:id="4214" w:author="WANG" w:date="2014-10-03T11:44:00Z">
          <w:pPr>
            <w:spacing w:afterLines="50"/>
          </w:pPr>
        </w:pPrChange>
      </w:pPr>
      <w:r w:rsidRPr="00DF564E">
        <w:rPr>
          <w:rFonts w:ascii="Times New Roman" w:hAnsi="Times New Roman" w:cs="Times New Roman"/>
        </w:rPr>
        <w:t>The granularity of the data also affects the effectiveness of the study (Quddus, 2008). In this study, we investigate non-time-sensitive data in a year-basis, so that the variation among different time of the year is tolerated. For the time-sensitive data, we analyze the data according to the categorization, for example hourly-basis, or monthly-basis.</w:t>
      </w:r>
    </w:p>
    <w:p w:rsidR="00D63749" w:rsidRDefault="00780A41" w:rsidP="00922A0E">
      <w:pPr>
        <w:spacing w:afterLines="50"/>
        <w:rPr>
          <w:rFonts w:ascii="Times New Roman" w:hAnsi="Times New Roman" w:cs="Times New Roman"/>
        </w:rPr>
        <w:pPrChange w:id="4215" w:author="WANG" w:date="2014-10-03T11:44:00Z">
          <w:pPr>
            <w:spacing w:afterLines="50"/>
          </w:pPr>
        </w:pPrChange>
      </w:pPr>
      <w:r w:rsidRPr="00DF564E">
        <w:rPr>
          <w:rFonts w:ascii="Times New Roman" w:hAnsi="Times New Roman" w:cs="Times New Roman"/>
        </w:rPr>
        <w:t>To investigate the relationship between nature of accidents and the economic development level, and to verify the result of data analysis, accidents data of various cities in China are also collected and analyzed. The sample cities include 12 cities, among which five cities have a per capita GDP of more than $16,000, four cities $10,000, and three cities $5,000. These cities represent various levels of motorization and the data will be compared with the national total.</w:t>
      </w:r>
    </w:p>
    <w:p w:rsidR="001C680C" w:rsidRDefault="001C680C" w:rsidP="00922A0E">
      <w:pPr>
        <w:pStyle w:val="2"/>
        <w:numPr>
          <w:ilvl w:val="0"/>
          <w:numId w:val="0"/>
        </w:numPr>
        <w:spacing w:before="0" w:after="156" w:line="240" w:lineRule="auto"/>
        <w:rPr>
          <w:ins w:id="4216" w:author="Liang Ma" w:date="2014-01-05T15:24:00Z"/>
          <w:del w:id="4217" w:author="WANG" w:date="2014-01-07T08:53:00Z"/>
          <w:rFonts w:ascii="Times New Roman" w:hAnsi="Times New Roman" w:cs="Times New Roman"/>
          <w:i/>
          <w:sz w:val="22"/>
        </w:rPr>
        <w:pPrChange w:id="4218" w:author="WANG" w:date="2014-10-03T11:44:00Z">
          <w:pPr>
            <w:spacing w:afterLines="50"/>
          </w:pPr>
        </w:pPrChange>
      </w:pPr>
    </w:p>
    <w:p w:rsidR="001C680C" w:rsidRDefault="00F81436" w:rsidP="00922A0E">
      <w:pPr>
        <w:pStyle w:val="2"/>
        <w:spacing w:before="0" w:after="156" w:line="240" w:lineRule="auto"/>
        <w:ind w:left="605" w:hangingChars="275" w:hanging="605"/>
        <w:rPr>
          <w:ins w:id="4219" w:author="WANG" w:date="2014-01-10T09:33:00Z"/>
          <w:rFonts w:ascii="Times New Roman" w:hAnsi="Times New Roman" w:cs="Times New Roman"/>
          <w:i/>
          <w:sz w:val="22"/>
        </w:rPr>
        <w:pPrChange w:id="4220" w:author="WANG" w:date="2014-10-03T11:44:00Z">
          <w:pPr>
            <w:spacing w:afterLines="50"/>
          </w:pPr>
        </w:pPrChange>
      </w:pPr>
      <w:ins w:id="4221" w:author="Liang Ma" w:date="2014-01-05T15:25:00Z">
        <w:r>
          <w:rPr>
            <w:rFonts w:ascii="Times New Roman" w:hAnsi="Times New Roman" w:cs="Times New Roman" w:hint="eastAsia"/>
            <w:b w:val="0"/>
            <w:i/>
            <w:sz w:val="22"/>
            <w:szCs w:val="22"/>
          </w:rPr>
          <w:t>No</w:t>
        </w:r>
      </w:ins>
      <w:ins w:id="4222" w:author="WANG" w:date="2014-01-10T08:44:00Z">
        <w:r w:rsidR="000D1F65">
          <w:rPr>
            <w:rFonts w:ascii="Times New Roman" w:hAnsi="Times New Roman" w:cs="Times New Roman" w:hint="eastAsia"/>
            <w:b w:val="0"/>
            <w:i/>
            <w:sz w:val="22"/>
            <w:szCs w:val="22"/>
          </w:rPr>
          <w:t>n</w:t>
        </w:r>
      </w:ins>
      <w:ins w:id="4223" w:author="Liang Ma" w:date="2014-01-05T15:25:00Z">
        <w:r>
          <w:rPr>
            <w:rFonts w:ascii="Times New Roman" w:hAnsi="Times New Roman" w:cs="Times New Roman" w:hint="eastAsia"/>
            <w:b w:val="0"/>
            <w:i/>
            <w:sz w:val="22"/>
            <w:szCs w:val="22"/>
          </w:rPr>
          <w:t xml:space="preserve"> significant </w:t>
        </w:r>
        <w:r w:rsidR="00B5505E">
          <w:rPr>
            <w:rFonts w:ascii="Times New Roman" w:hAnsi="Times New Roman" w:cs="Times New Roman" w:hint="eastAsia"/>
            <w:b w:val="0"/>
            <w:i/>
            <w:sz w:val="22"/>
            <w:szCs w:val="22"/>
          </w:rPr>
          <w:t>factors</w:t>
        </w:r>
      </w:ins>
    </w:p>
    <w:p w:rsidR="00D63749" w:rsidRPr="00D63749" w:rsidRDefault="00015E4B" w:rsidP="00922A0E">
      <w:pPr>
        <w:spacing w:afterLines="50"/>
        <w:rPr>
          <w:ins w:id="4224" w:author="WANG" w:date="2014-01-10T09:38:00Z"/>
          <w:rFonts w:ascii="Times New Roman" w:hAnsi="Times New Roman" w:cs="Times New Roman"/>
          <w:color w:val="FF0000"/>
          <w:rPrChange w:id="4225" w:author="WANG" w:date="2014-01-10T09:50:00Z">
            <w:rPr>
              <w:ins w:id="4226" w:author="WANG" w:date="2014-01-10T09:38:00Z"/>
              <w:rFonts w:ascii="Times New Roman" w:hAnsi="Times New Roman" w:cs="Times New Roman"/>
            </w:rPr>
          </w:rPrChange>
        </w:rPr>
        <w:pPrChange w:id="4227" w:author="WANG" w:date="2014-10-03T11:44:00Z">
          <w:pPr>
            <w:spacing w:afterLines="50"/>
          </w:pPr>
        </w:pPrChange>
      </w:pPr>
      <w:ins w:id="4228" w:author="WANG" w:date="2014-01-10T09:33:00Z">
        <w:r w:rsidRPr="00015E4B">
          <w:rPr>
            <w:rFonts w:ascii="Times New Roman" w:hAnsi="Times New Roman" w:cs="Times New Roman"/>
            <w:color w:val="FF0000"/>
            <w:rPrChange w:id="4229" w:author="WANG" w:date="2014-01-10T09:50:00Z">
              <w:rPr/>
            </w:rPrChange>
          </w:rPr>
          <w:t>The result of ANOVA</w:t>
        </w:r>
      </w:ins>
      <w:ins w:id="4230" w:author="WANG" w:date="2014-01-10T09:34:00Z">
        <w:r w:rsidRPr="00015E4B">
          <w:rPr>
            <w:rFonts w:ascii="Times New Roman" w:hAnsi="Times New Roman" w:cs="Times New Roman"/>
            <w:color w:val="FF0000"/>
            <w:rPrChange w:id="4231" w:author="WANG" w:date="2014-01-10T09:50:00Z">
              <w:rPr>
                <w:rFonts w:ascii="Times New Roman" w:hAnsi="Times New Roman" w:cs="Times New Roman"/>
              </w:rPr>
            </w:rPrChange>
          </w:rPr>
          <w:t xml:space="preserve"> indicates that</w:t>
        </w:r>
      </w:ins>
      <w:ins w:id="4232" w:author="WANG" w:date="2014-01-10T09:35:00Z">
        <w:r w:rsidRPr="00015E4B">
          <w:rPr>
            <w:rFonts w:ascii="Times New Roman" w:hAnsi="Times New Roman" w:cs="Times New Roman"/>
            <w:color w:val="FF0000"/>
            <w:rPrChange w:id="4233" w:author="WANG" w:date="2014-01-10T09:50:00Z">
              <w:rPr>
                <w:rFonts w:ascii="Times New Roman" w:hAnsi="Times New Roman" w:cs="Times New Roman"/>
              </w:rPr>
            </w:rPrChange>
          </w:rPr>
          <w:t xml:space="preserve"> several factors do not have significant influence on the severity of traffic accidents. </w:t>
        </w:r>
      </w:ins>
      <w:ins w:id="4234" w:author="WANG" w:date="2014-01-10T09:36:00Z">
        <w:r w:rsidRPr="00015E4B">
          <w:rPr>
            <w:rFonts w:ascii="Times New Roman" w:hAnsi="Times New Roman" w:cs="Times New Roman"/>
            <w:color w:val="FF0000"/>
            <w:rPrChange w:id="4235" w:author="WANG" w:date="2014-01-10T09:50:00Z">
              <w:rPr>
                <w:rFonts w:ascii="Times New Roman" w:hAnsi="Times New Roman" w:cs="Times New Roman"/>
              </w:rPr>
            </w:rPrChange>
          </w:rPr>
          <w:t xml:space="preserve">Together with the conclusions from previous studies on various factors such as driving experience, we could identify the </w:t>
        </w:r>
      </w:ins>
      <w:ins w:id="4236" w:author="WANG" w:date="2014-01-10T09:37:00Z">
        <w:r w:rsidRPr="00015E4B">
          <w:rPr>
            <w:rFonts w:ascii="Times New Roman" w:hAnsi="Times New Roman" w:cs="Times New Roman"/>
            <w:color w:val="FF0000"/>
            <w:rPrChange w:id="4237" w:author="WANG" w:date="2014-01-10T09:50:00Z">
              <w:rPr>
                <w:rFonts w:ascii="Times New Roman" w:hAnsi="Times New Roman" w:cs="Times New Roman"/>
              </w:rPr>
            </w:rPrChange>
          </w:rPr>
          <w:t>boundary</w:t>
        </w:r>
      </w:ins>
      <w:ins w:id="4238" w:author="WANG" w:date="2014-01-10T09:36:00Z">
        <w:r w:rsidRPr="00015E4B">
          <w:rPr>
            <w:rFonts w:ascii="Times New Roman" w:hAnsi="Times New Roman" w:cs="Times New Roman"/>
            <w:color w:val="FF0000"/>
            <w:rPrChange w:id="4239" w:author="WANG" w:date="2014-01-10T09:50:00Z">
              <w:rPr>
                <w:rFonts w:ascii="Times New Roman" w:hAnsi="Times New Roman" w:cs="Times New Roman"/>
              </w:rPr>
            </w:rPrChange>
          </w:rPr>
          <w:t xml:space="preserve"> of</w:t>
        </w:r>
      </w:ins>
      <w:ins w:id="4240" w:author="WANG" w:date="2014-01-10T09:37:00Z">
        <w:r w:rsidRPr="00015E4B">
          <w:rPr>
            <w:rFonts w:ascii="Times New Roman" w:hAnsi="Times New Roman" w:cs="Times New Roman"/>
            <w:color w:val="FF0000"/>
            <w:rPrChange w:id="4241" w:author="WANG" w:date="2014-01-10T09:50:00Z">
              <w:rPr>
                <w:rFonts w:ascii="Times New Roman" w:hAnsi="Times New Roman" w:cs="Times New Roman"/>
              </w:rPr>
            </w:rPrChange>
          </w:rPr>
          <w:t xml:space="preserve"> the influence</w:t>
        </w:r>
      </w:ins>
      <w:ins w:id="4242" w:author="WANG" w:date="2014-01-10T09:38:00Z">
        <w:r w:rsidRPr="00015E4B">
          <w:rPr>
            <w:rFonts w:ascii="Times New Roman" w:hAnsi="Times New Roman" w:cs="Times New Roman"/>
            <w:color w:val="FF0000"/>
            <w:rPrChange w:id="4243" w:author="WANG" w:date="2014-01-10T09:50:00Z">
              <w:rPr>
                <w:rFonts w:ascii="Times New Roman" w:hAnsi="Times New Roman" w:cs="Times New Roman"/>
              </w:rPr>
            </w:rPrChange>
          </w:rPr>
          <w:t xml:space="preserve"> of different factors in an accident.</w:t>
        </w:r>
      </w:ins>
    </w:p>
    <w:p w:rsidR="00D63749" w:rsidRPr="00D63749" w:rsidRDefault="00D63749" w:rsidP="00922A0E">
      <w:pPr>
        <w:spacing w:afterLines="50"/>
        <w:rPr>
          <w:ins w:id="4244" w:author="Liang Ma" w:date="2014-01-05T15:25:00Z"/>
          <w:rFonts w:ascii="Times New Roman" w:hAnsi="Times New Roman" w:cs="Times New Roman"/>
          <w:color w:val="FF0000"/>
          <w:rPrChange w:id="4245" w:author="WANG" w:date="2014-01-10T09:50:00Z">
            <w:rPr>
              <w:ins w:id="4246" w:author="Liang Ma" w:date="2014-01-05T15:25:00Z"/>
              <w:rFonts w:ascii="Times New Roman" w:hAnsi="Times New Roman" w:cs="Times New Roman"/>
              <w:i/>
              <w:sz w:val="22"/>
            </w:rPr>
          </w:rPrChange>
        </w:rPr>
        <w:pPrChange w:id="4247" w:author="WANG" w:date="2014-10-03T11:44:00Z">
          <w:pPr>
            <w:spacing w:afterLines="50"/>
          </w:pPr>
        </w:pPrChange>
      </w:pPr>
    </w:p>
    <w:p w:rsidR="001C680C" w:rsidRDefault="00983016" w:rsidP="00922A0E">
      <w:pPr>
        <w:pStyle w:val="2"/>
        <w:spacing w:before="0" w:after="156" w:line="240" w:lineRule="auto"/>
        <w:ind w:left="605" w:hangingChars="275" w:hanging="605"/>
        <w:rPr>
          <w:rFonts w:ascii="Times New Roman" w:hAnsi="Times New Roman" w:cs="Times New Roman"/>
          <w:i/>
          <w:sz w:val="22"/>
          <w:rPrChange w:id="4248" w:author="Liang Ma" w:date="2014-01-05T15:20:00Z">
            <w:rPr>
              <w:rFonts w:ascii="Times New Roman" w:hAnsi="Times New Roman" w:cs="Times New Roman"/>
            </w:rPr>
          </w:rPrChange>
        </w:rPr>
        <w:pPrChange w:id="4249" w:author="WANG" w:date="2014-10-03T11:44:00Z">
          <w:pPr>
            <w:spacing w:afterLines="50"/>
          </w:pPr>
        </w:pPrChange>
      </w:pPr>
      <w:ins w:id="4250" w:author="Liang Ma" w:date="2014-01-05T15:24:00Z">
        <w:r>
          <w:rPr>
            <w:rFonts w:ascii="Times New Roman" w:hAnsi="Times New Roman" w:cs="Times New Roman" w:hint="eastAsia"/>
            <w:b w:val="0"/>
            <w:i/>
            <w:sz w:val="22"/>
            <w:szCs w:val="22"/>
          </w:rPr>
          <w:t>L</w:t>
        </w:r>
      </w:ins>
      <w:ins w:id="4251" w:author="Liang Ma" w:date="2014-01-05T15:19:00Z">
        <w:r w:rsidR="00015E4B" w:rsidRPr="00015E4B">
          <w:rPr>
            <w:rFonts w:ascii="Times New Roman" w:hAnsi="Times New Roman" w:cs="Times New Roman"/>
            <w:b w:val="0"/>
            <w:i/>
            <w:sz w:val="22"/>
            <w:szCs w:val="22"/>
            <w:rPrChange w:id="4252" w:author="Liang Ma" w:date="2014-01-05T15:20:00Z">
              <w:rPr>
                <w:rFonts w:ascii="Times New Roman" w:hAnsi="Times New Roman" w:cs="Times New Roman"/>
                <w:b/>
                <w:bCs/>
              </w:rPr>
            </w:rPrChange>
          </w:rPr>
          <w:t>imitation</w:t>
        </w:r>
      </w:ins>
    </w:p>
    <w:p w:rsidR="00F158CA" w:rsidRDefault="00CA5CB1">
      <w:pPr>
        <w:pStyle w:val="1"/>
        <w:spacing w:before="0" w:after="0" w:line="240" w:lineRule="auto"/>
        <w:ind w:left="284" w:hangingChars="118" w:hanging="284"/>
        <w:rPr>
          <w:rFonts w:ascii="Times New Roman" w:hAnsi="Times New Roman" w:cs="Times New Roman"/>
          <w:sz w:val="24"/>
        </w:rPr>
      </w:pPr>
      <w:r w:rsidRPr="00DF564E">
        <w:rPr>
          <w:rFonts w:ascii="Times New Roman" w:hAnsi="Times New Roman" w:cs="Times New Roman"/>
          <w:sz w:val="24"/>
        </w:rPr>
        <w:t>Conclusions</w:t>
      </w:r>
    </w:p>
    <w:p w:rsidR="00CA5CB1" w:rsidRPr="00DF564E" w:rsidDel="00525957" w:rsidRDefault="00CA5CB1" w:rsidP="001C680C">
      <w:pPr>
        <w:spacing w:afterLines="50"/>
        <w:rPr>
          <w:del w:id="4253" w:author="WANG" w:date="2014-01-10T09:33:00Z"/>
          <w:rFonts w:ascii="Times New Roman" w:hAnsi="Times New Roman" w:cs="Times New Roman"/>
        </w:rPr>
      </w:pPr>
    </w:p>
    <w:p w:rsidR="00D63749" w:rsidRDefault="00B02262" w:rsidP="005D024C">
      <w:pPr>
        <w:spacing w:afterLines="50"/>
        <w:rPr>
          <w:rFonts w:ascii="Times New Roman" w:hAnsi="Times New Roman" w:cs="Times New Roman"/>
        </w:rPr>
        <w:pPrChange w:id="4254" w:author="WANG" w:date="2014-10-03T11:45:00Z">
          <w:pPr>
            <w:spacing w:afterLines="50"/>
          </w:pPr>
        </w:pPrChange>
      </w:pPr>
      <w:r w:rsidRPr="00FC22F2">
        <w:rPr>
          <w:rFonts w:ascii="Times New Roman" w:eastAsia="宋体" w:hAnsi="Times New Roman" w:cs="Times New Roman"/>
        </w:rPr>
        <w:t>This</w:t>
      </w:r>
      <w:r w:rsidR="00CA5CB1" w:rsidRPr="00FC22F2">
        <w:rPr>
          <w:rFonts w:ascii="Times New Roman" w:hAnsi="Times New Roman" w:cs="Times New Roman"/>
        </w:rPr>
        <w:t xml:space="preserve"> study investigates into the severity and lethality of accidents using two new kinds of indices</w:t>
      </w:r>
      <w:r w:rsidRPr="00FC22F2">
        <w:rPr>
          <w:rFonts w:ascii="Times New Roman" w:hAnsi="Times New Roman" w:cs="Times New Roman"/>
        </w:rPr>
        <w:t xml:space="preserve">, </w:t>
      </w:r>
      <w:r w:rsidR="00CA5CB1" w:rsidRPr="00FC22F2">
        <w:rPr>
          <w:rFonts w:ascii="Times New Roman" w:hAnsi="Times New Roman" w:cs="Times New Roman"/>
        </w:rPr>
        <w:t>utiliz</w:t>
      </w:r>
      <w:r w:rsidRPr="00FC22F2">
        <w:rPr>
          <w:rFonts w:ascii="Times New Roman" w:hAnsi="Times New Roman" w:cs="Times New Roman"/>
        </w:rPr>
        <w:t>ing</w:t>
      </w:r>
      <w:r w:rsidR="00CA5CB1" w:rsidRPr="00FC22F2">
        <w:rPr>
          <w:rFonts w:ascii="Times New Roman" w:hAnsi="Times New Roman" w:cs="Times New Roman"/>
        </w:rPr>
        <w:t xml:space="preserve"> the categorization of accidents to make analysis about the mechanism of accidents.</w:t>
      </w:r>
      <w:ins w:id="4255" w:author="WANG" w:date="2014-01-07T07:47:00Z">
        <w:r w:rsidR="000179D2">
          <w:rPr>
            <w:rFonts w:ascii="Times New Roman" w:hAnsi="Times New Roman" w:cs="Times New Roman" w:hint="eastAsia"/>
          </w:rPr>
          <w:t xml:space="preserve"> </w:t>
        </w:r>
      </w:ins>
      <w:r w:rsidR="006B25BE" w:rsidRPr="00FC22F2">
        <w:rPr>
          <w:rFonts w:ascii="Times New Roman" w:eastAsia="宋体" w:hAnsi="Times New Roman" w:cs="Times New Roman"/>
        </w:rPr>
        <w:t>The human damage indicator reflects the casualties or fatalities in accidents of various kinds, while the fatality rate indicator reflects the</w:t>
      </w:r>
      <w:r w:rsidR="004277EF" w:rsidRPr="00FC22F2">
        <w:rPr>
          <w:rFonts w:ascii="Times New Roman" w:eastAsia="宋体" w:hAnsi="Times New Roman" w:cs="Times New Roman"/>
        </w:rPr>
        <w:t xml:space="preserve"> proportion of death among casualties in various types of accidents. </w:t>
      </w:r>
      <w:r w:rsidR="00CA5CB1" w:rsidRPr="00FC22F2">
        <w:rPr>
          <w:rFonts w:ascii="Times New Roman" w:hAnsi="Times New Roman" w:cs="Times New Roman"/>
        </w:rPr>
        <w:t xml:space="preserve">Thus, upon comparing </w:t>
      </w:r>
      <w:r w:rsidRPr="00FC22F2">
        <w:rPr>
          <w:rFonts w:ascii="Times New Roman" w:hAnsi="Times New Roman" w:cs="Times New Roman"/>
        </w:rPr>
        <w:t>th</w:t>
      </w:r>
      <w:r w:rsidR="00CA5CB1" w:rsidRPr="00FC22F2">
        <w:rPr>
          <w:rFonts w:ascii="Times New Roman" w:hAnsi="Times New Roman" w:cs="Times New Roman"/>
        </w:rPr>
        <w:t>e</w:t>
      </w:r>
      <w:r w:rsidR="004277EF" w:rsidRPr="00FC22F2">
        <w:rPr>
          <w:rFonts w:ascii="Times New Roman" w:hAnsi="Times New Roman" w:cs="Times New Roman"/>
        </w:rPr>
        <w:t xml:space="preserve">se indicators </w:t>
      </w:r>
      <w:r w:rsidR="00CA5CB1" w:rsidRPr="00FC22F2">
        <w:rPr>
          <w:rFonts w:ascii="Times New Roman" w:hAnsi="Times New Roman" w:cs="Times New Roman"/>
        </w:rPr>
        <w:t xml:space="preserve">according to different ways of categorization, we </w:t>
      </w:r>
      <w:r w:rsidR="00801C0A" w:rsidRPr="00FC22F2">
        <w:rPr>
          <w:rFonts w:ascii="Times New Roman" w:hAnsi="Times New Roman" w:cs="Times New Roman"/>
        </w:rPr>
        <w:t>f</w:t>
      </w:r>
      <w:r w:rsidR="00CA5CB1" w:rsidRPr="00FC22F2">
        <w:rPr>
          <w:rFonts w:ascii="Times New Roman" w:hAnsi="Times New Roman" w:cs="Times New Roman"/>
        </w:rPr>
        <w:t>ind out th</w:t>
      </w:r>
      <w:r w:rsidR="004277EF" w:rsidRPr="00FC22F2">
        <w:rPr>
          <w:rFonts w:ascii="Times New Roman" w:hAnsi="Times New Roman" w:cs="Times New Roman"/>
        </w:rPr>
        <w:t>at the</w:t>
      </w:r>
      <w:ins w:id="4256" w:author="WANG" w:date="2014-01-07T07:47:00Z">
        <w:r w:rsidR="000179D2">
          <w:rPr>
            <w:rFonts w:ascii="Times New Roman" w:hAnsi="Times New Roman" w:cs="Times New Roman" w:hint="eastAsia"/>
          </w:rPr>
          <w:t xml:space="preserve"> </w:t>
        </w:r>
      </w:ins>
      <w:r w:rsidR="004277EF" w:rsidRPr="00FC22F2">
        <w:rPr>
          <w:rFonts w:ascii="Times New Roman" w:hAnsi="Times New Roman" w:cs="Times New Roman"/>
        </w:rPr>
        <w:t xml:space="preserve">major influential factors </w:t>
      </w:r>
      <w:r w:rsidR="00CA5CB1" w:rsidRPr="00FC22F2">
        <w:rPr>
          <w:rFonts w:ascii="Times New Roman" w:hAnsi="Times New Roman" w:cs="Times New Roman"/>
        </w:rPr>
        <w:t>for an increasing severity of accidents in China</w:t>
      </w:r>
      <w:ins w:id="4257" w:author="WANG" w:date="2014-01-07T07:47:00Z">
        <w:r w:rsidR="000179D2">
          <w:rPr>
            <w:rFonts w:ascii="Times New Roman" w:hAnsi="Times New Roman" w:cs="Times New Roman" w:hint="eastAsia"/>
          </w:rPr>
          <w:t xml:space="preserve"> </w:t>
        </w:r>
      </w:ins>
      <w:r w:rsidR="009E5DD8" w:rsidRPr="00FC22F2">
        <w:rPr>
          <w:rFonts w:ascii="Times New Roman" w:eastAsia="宋体" w:hAnsi="Times New Roman" w:cs="Times New Roman"/>
        </w:rPr>
        <w:t xml:space="preserve">are highly related to </w:t>
      </w:r>
      <w:r w:rsidR="001711FB" w:rsidRPr="00FC22F2">
        <w:rPr>
          <w:rFonts w:ascii="Times New Roman" w:eastAsia="宋体" w:hAnsi="Times New Roman" w:cs="Times New Roman"/>
        </w:rPr>
        <w:t xml:space="preserve">the </w:t>
      </w:r>
      <w:r w:rsidR="009E5DD8" w:rsidRPr="00FC22F2">
        <w:rPr>
          <w:rFonts w:ascii="Times New Roman" w:eastAsia="宋体" w:hAnsi="Times New Roman" w:cs="Times New Roman"/>
        </w:rPr>
        <w:t xml:space="preserve">speed </w:t>
      </w:r>
      <w:r w:rsidR="001711FB" w:rsidRPr="00FC22F2">
        <w:rPr>
          <w:rFonts w:ascii="Times New Roman" w:eastAsia="宋体" w:hAnsi="Times New Roman" w:cs="Times New Roman"/>
        </w:rPr>
        <w:t>of collision</w:t>
      </w:r>
      <w:r w:rsidR="00CA5CB1" w:rsidRPr="00FC22F2">
        <w:rPr>
          <w:rFonts w:ascii="Times New Roman" w:hAnsi="Times New Roman" w:cs="Times New Roman"/>
        </w:rPr>
        <w:t>.</w:t>
      </w:r>
      <w:r w:rsidR="001711FB" w:rsidRPr="00FC22F2">
        <w:rPr>
          <w:rFonts w:ascii="Times New Roman" w:hAnsi="Times New Roman" w:cs="Times New Roman"/>
        </w:rPr>
        <w:t xml:space="preserve"> Accidents on expressways,</w:t>
      </w:r>
      <w:r w:rsidR="00226FD5" w:rsidRPr="00FC22F2">
        <w:rPr>
          <w:rFonts w:ascii="Times New Roman" w:eastAsia="宋体" w:hAnsi="Times New Roman" w:cs="Times New Roman"/>
        </w:rPr>
        <w:t xml:space="preserve"> on roads with separated directions, during midnight, and relating speeding violations are of especially high level of fatality.</w:t>
      </w:r>
      <w:ins w:id="4258" w:author="WANG" w:date="2014-01-07T07:47:00Z">
        <w:r w:rsidR="000179D2">
          <w:rPr>
            <w:rFonts w:ascii="Times New Roman" w:eastAsia="宋体" w:hAnsi="Times New Roman" w:cs="Times New Roman" w:hint="eastAsia"/>
          </w:rPr>
          <w:t xml:space="preserve"> </w:t>
        </w:r>
      </w:ins>
      <w:r w:rsidR="007769AB" w:rsidRPr="00FC22F2">
        <w:rPr>
          <w:rFonts w:ascii="Times New Roman" w:hAnsi="Times New Roman" w:cs="Times New Roman"/>
        </w:rPr>
        <w:t xml:space="preserve">Rear-end collisions can also be fatal. Once </w:t>
      </w:r>
      <w:r w:rsidR="00DF205F" w:rsidRPr="00FC22F2">
        <w:rPr>
          <w:rFonts w:ascii="Times New Roman" w:eastAsia="宋体" w:hAnsi="Times New Roman" w:cs="Times New Roman"/>
        </w:rPr>
        <w:t>they involve casualty, the fa</w:t>
      </w:r>
      <w:ins w:id="4259" w:author="WANG" w:date="2014-01-07T07:47:00Z">
        <w:r w:rsidR="009B1FA2">
          <w:rPr>
            <w:rFonts w:ascii="Times New Roman" w:eastAsia="宋体" w:hAnsi="Times New Roman" w:cs="Times New Roman" w:hint="eastAsia"/>
          </w:rPr>
          <w:t>ta</w:t>
        </w:r>
      </w:ins>
      <w:r w:rsidR="00DF205F" w:rsidRPr="00FC22F2">
        <w:rPr>
          <w:rFonts w:ascii="Times New Roman" w:eastAsia="宋体" w:hAnsi="Times New Roman" w:cs="Times New Roman"/>
        </w:rPr>
        <w:t xml:space="preserve">lity rate is rather high. </w:t>
      </w:r>
      <w:r w:rsidR="0089338D" w:rsidRPr="00FC22F2">
        <w:rPr>
          <w:rFonts w:ascii="Times New Roman" w:eastAsia="宋体" w:hAnsi="Times New Roman" w:cs="Times New Roman"/>
        </w:rPr>
        <w:t xml:space="preserve">Accidents involving parties of different mass levels or physical structures are also fatal. </w:t>
      </w:r>
      <w:r w:rsidR="00CA5CB1" w:rsidRPr="00FC22F2">
        <w:rPr>
          <w:rFonts w:ascii="Times New Roman" w:hAnsi="Times New Roman" w:cs="Times New Roman"/>
        </w:rPr>
        <w:t>Hence we produce the following conclusion about future countermeasures for Chinese ever-increasing traffic volume and raising travelling speed. 1) The road infrastructure should be improved to separate vehicle of different size and weight, 2) make helmet and other protections for riders mandatory, 3) enhance traffic safety education and raise the publicity of safe ways to travel, 4) limit the traveling speed and remove exceptionally slow vehicles, 5) raise truck and bus safety standards, 6) enhance traffic accidents statistics to include accident property data and driver/passenger restraints/protection status.</w:t>
      </w:r>
    </w:p>
    <w:p w:rsidR="009E65BC" w:rsidRDefault="00F67141" w:rsidP="005E6EE1">
      <w:pPr>
        <w:pStyle w:val="1"/>
        <w:numPr>
          <w:ilvl w:val="0"/>
          <w:numId w:val="0"/>
        </w:numPr>
        <w:spacing w:before="0" w:after="156" w:line="240" w:lineRule="auto"/>
        <w:ind w:left="432" w:hanging="432"/>
        <w:rPr>
          <w:rFonts w:ascii="Times New Roman" w:hAnsi="Times New Roman" w:cs="Times New Roman"/>
          <w:sz w:val="24"/>
        </w:rPr>
      </w:pPr>
      <w:r w:rsidRPr="005E6EE1">
        <w:rPr>
          <w:rFonts w:ascii="Times New Roman" w:hAnsi="Times New Roman" w:cs="Times New Roman"/>
          <w:sz w:val="24"/>
        </w:rPr>
        <w:lastRenderedPageBreak/>
        <w:t>Acknowledgement</w:t>
      </w:r>
    </w:p>
    <w:p w:rsidR="009E65BC" w:rsidRPr="005E6EE1" w:rsidDel="002C0EC9" w:rsidRDefault="009E65BC" w:rsidP="005E6EE1">
      <w:pPr>
        <w:spacing w:after="156"/>
        <w:rPr>
          <w:del w:id="4260" w:author="WANG" w:date="2014-01-07T07:50:00Z"/>
        </w:rPr>
      </w:pPr>
    </w:p>
    <w:p w:rsidR="00B43B80" w:rsidRPr="00FC22F2" w:rsidRDefault="00B43B80" w:rsidP="001C680C">
      <w:pPr>
        <w:spacing w:afterLines="50"/>
        <w:rPr>
          <w:rFonts w:ascii="Times New Roman" w:hAnsi="Times New Roman" w:cs="Times New Roman"/>
        </w:rPr>
      </w:pPr>
      <w:r>
        <w:rPr>
          <w:rFonts w:ascii="Times New Roman" w:hAnsi="Times New Roman" w:cs="Times New Roman" w:hint="eastAsia"/>
        </w:rPr>
        <w:t xml:space="preserve">This research is supported by the National Nature Science </w:t>
      </w:r>
      <w:r>
        <w:rPr>
          <w:rFonts w:ascii="Times New Roman" w:hAnsi="Times New Roman" w:cs="Times New Roman"/>
        </w:rPr>
        <w:t>Foundation</w:t>
      </w:r>
      <w:r>
        <w:rPr>
          <w:rFonts w:ascii="Times New Roman" w:hAnsi="Times New Roman" w:cs="Times New Roman" w:hint="eastAsia"/>
        </w:rPr>
        <w:t xml:space="preserve"> under grant number 71001092. </w:t>
      </w:r>
    </w:p>
    <w:p w:rsidR="00D63749" w:rsidRDefault="00D63749" w:rsidP="005D024C">
      <w:pPr>
        <w:spacing w:afterLines="50"/>
        <w:rPr>
          <w:rFonts w:ascii="Times New Roman" w:hAnsi="Times New Roman" w:cs="Times New Roman"/>
        </w:rPr>
        <w:pPrChange w:id="4261" w:author="WANG" w:date="2014-10-03T11:45:00Z">
          <w:pPr>
            <w:spacing w:afterLines="50"/>
          </w:pPr>
        </w:pPrChange>
      </w:pPr>
    </w:p>
    <w:p w:rsidR="00CA5CB1" w:rsidRPr="00DF564E" w:rsidRDefault="00CA5CB1" w:rsidP="00CA5CB1">
      <w:pPr>
        <w:pStyle w:val="1"/>
        <w:numPr>
          <w:ilvl w:val="0"/>
          <w:numId w:val="0"/>
        </w:numPr>
        <w:spacing w:before="0" w:after="0" w:line="240" w:lineRule="auto"/>
        <w:ind w:left="432" w:hanging="432"/>
        <w:rPr>
          <w:rFonts w:ascii="Times New Roman" w:hAnsi="Times New Roman" w:cs="Times New Roman"/>
          <w:sz w:val="24"/>
        </w:rPr>
      </w:pPr>
      <w:r w:rsidRPr="00DF564E">
        <w:rPr>
          <w:rFonts w:ascii="Times New Roman" w:hAnsi="Times New Roman" w:cs="Times New Roman"/>
          <w:sz w:val="24"/>
        </w:rPr>
        <w:t>Reference</w:t>
      </w:r>
    </w:p>
    <w:p w:rsidR="00D90A94" w:rsidRDefault="00D90A94" w:rsidP="00D90A94">
      <w:pPr>
        <w:pStyle w:val="a9"/>
        <w:ind w:left="360" w:hangingChars="200" w:hanging="360"/>
        <w:rPr>
          <w:ins w:id="4262" w:author="WANG" w:date="2014-01-09T19:12:00Z"/>
          <w:rFonts w:ascii="Times New Roman" w:hAnsi="Times New Roman" w:cs="Times New Roman"/>
          <w:sz w:val="18"/>
        </w:rPr>
      </w:pPr>
      <w:ins w:id="4263" w:author="WANG" w:date="2014-01-09T19:12:00Z">
        <w:r w:rsidRPr="00D90A94">
          <w:rPr>
            <w:rFonts w:ascii="Times New Roman" w:hAnsi="Times New Roman" w:cs="Times New Roman"/>
            <w:sz w:val="18"/>
          </w:rPr>
          <w:t xml:space="preserve">AHPBS, Anhui Provincial Bureau of Statistics, Anhui Statistical Yearbook. </w:t>
        </w:r>
        <w:proofErr w:type="gramStart"/>
        <w:r w:rsidRPr="00D90A94">
          <w:rPr>
            <w:rFonts w:ascii="Times New Roman" w:hAnsi="Times New Roman" w:cs="Times New Roman"/>
            <w:sz w:val="18"/>
          </w:rPr>
          <w:t>Digital version at http://www.ahtjj.gov.cn/tjj/web/tjnj_view.jsp?strColId=13787135717978521&amp;_index=1.</w:t>
        </w:r>
        <w:proofErr w:type="gramEnd"/>
        <w:r w:rsidRPr="00D90A94">
          <w:rPr>
            <w:rFonts w:ascii="Times New Roman" w:hAnsi="Times New Roman" w:cs="Times New Roman"/>
            <w:sz w:val="18"/>
          </w:rPr>
          <w:t xml:space="preserve"> </w:t>
        </w:r>
        <w:proofErr w:type="gramStart"/>
        <w:r w:rsidRPr="00D90A94">
          <w:rPr>
            <w:rFonts w:ascii="Times New Roman" w:hAnsi="Times New Roman" w:cs="Times New Roman"/>
            <w:sz w:val="18"/>
          </w:rPr>
          <w:t>Retrieved July, 2013.</w:t>
        </w:r>
        <w:proofErr w:type="gramEnd"/>
      </w:ins>
    </w:p>
    <w:p w:rsidR="00225369" w:rsidRDefault="00225369" w:rsidP="00225369">
      <w:pPr>
        <w:pStyle w:val="a9"/>
        <w:ind w:left="360" w:hangingChars="200" w:hanging="360"/>
        <w:rPr>
          <w:ins w:id="4264" w:author="WANG" w:date="2014-01-07T08:50:00Z"/>
          <w:rFonts w:ascii="Times New Roman" w:hAnsi="Times New Roman" w:cs="Times New Roman"/>
          <w:sz w:val="18"/>
        </w:rPr>
      </w:pPr>
      <w:ins w:id="4265" w:author="WANG" w:date="2014-01-07T08:50:00Z">
        <w:r>
          <w:rPr>
            <w:rFonts w:ascii="Times New Roman" w:hAnsi="Times New Roman" w:cs="Times New Roman" w:hint="eastAsia"/>
            <w:sz w:val="18"/>
          </w:rPr>
          <w:t>B</w:t>
        </w:r>
      </w:ins>
      <w:ins w:id="4266" w:author="WANG" w:date="2014-01-09T19:08:00Z">
        <w:r w:rsidR="00314B7D">
          <w:rPr>
            <w:rFonts w:ascii="Times New Roman" w:hAnsi="Times New Roman" w:cs="Times New Roman" w:hint="eastAsia"/>
            <w:sz w:val="18"/>
          </w:rPr>
          <w:t>J</w:t>
        </w:r>
      </w:ins>
      <w:ins w:id="4267" w:author="WANG" w:date="2014-01-07T08:50:00Z">
        <w:r>
          <w:rPr>
            <w:rFonts w:ascii="Times New Roman" w:hAnsi="Times New Roman" w:cs="Times New Roman" w:hint="eastAsia"/>
            <w:sz w:val="18"/>
          </w:rPr>
          <w:t xml:space="preserve">MBS, Beijing Municipal Bureau of Statistics. </w:t>
        </w:r>
        <w:proofErr w:type="gramStart"/>
        <w:r>
          <w:rPr>
            <w:rFonts w:ascii="Times New Roman" w:hAnsi="Times New Roman" w:cs="Times New Roman" w:hint="eastAsia"/>
            <w:sz w:val="18"/>
          </w:rPr>
          <w:t>Beijing Statistical Yearbook.</w:t>
        </w:r>
        <w:proofErr w:type="gramEnd"/>
        <w:r>
          <w:rPr>
            <w:rFonts w:ascii="Times New Roman" w:hAnsi="Times New Roman" w:cs="Times New Roman" w:hint="eastAsia"/>
            <w:sz w:val="18"/>
          </w:rPr>
          <w:t xml:space="preserve"> </w:t>
        </w:r>
      </w:ins>
      <w:ins w:id="4268" w:author="WANG" w:date="2014-01-07T08:51:00Z">
        <w:r>
          <w:rPr>
            <w:rFonts w:ascii="Times New Roman" w:hAnsi="Times New Roman" w:cs="Times New Roman" w:hint="eastAsia"/>
            <w:sz w:val="18"/>
          </w:rPr>
          <w:t xml:space="preserve">China Statistics Press, Beijing. </w:t>
        </w:r>
        <w:proofErr w:type="gramStart"/>
        <w:r>
          <w:rPr>
            <w:rFonts w:ascii="Times New Roman" w:hAnsi="Times New Roman" w:cs="Times New Roman" w:hint="eastAsia"/>
            <w:sz w:val="18"/>
          </w:rPr>
          <w:t>Digital version at</w:t>
        </w:r>
      </w:ins>
      <w:ins w:id="4269" w:author="WANG" w:date="2014-01-07T08:50:00Z">
        <w:r>
          <w:rPr>
            <w:rFonts w:ascii="Times New Roman" w:hAnsi="Times New Roman" w:cs="Times New Roman" w:hint="eastAsia"/>
            <w:sz w:val="18"/>
          </w:rPr>
          <w:t xml:space="preserve"> </w:t>
        </w:r>
        <w:r w:rsidR="00015E4B" w:rsidRPr="00015E4B">
          <w:rPr>
            <w:rPrChange w:id="4270" w:author="WANG" w:date="2014-01-09T20:48:00Z">
              <w:rPr>
                <w:rStyle w:val="ab"/>
                <w:rFonts w:ascii="Times New Roman" w:eastAsiaTheme="minorEastAsia" w:hAnsi="Times New Roman" w:cs="Times New Roman"/>
                <w:sz w:val="18"/>
                <w:szCs w:val="22"/>
              </w:rPr>
            </w:rPrChange>
          </w:rPr>
          <w:t>http://www.bjstats.gov.cn/sjfb/bssj/ndsj/</w:t>
        </w:r>
        <w:r>
          <w:rPr>
            <w:rFonts w:ascii="Times New Roman" w:hAnsi="Times New Roman" w:cs="Times New Roman" w:hint="eastAsia"/>
            <w:sz w:val="18"/>
          </w:rPr>
          <w:t>.</w:t>
        </w:r>
        <w:proofErr w:type="gramEnd"/>
        <w:r>
          <w:rPr>
            <w:rFonts w:ascii="Times New Roman" w:hAnsi="Times New Roman" w:cs="Times New Roman" w:hint="eastAsia"/>
            <w:sz w:val="18"/>
          </w:rPr>
          <w:t xml:space="preserve"> </w:t>
        </w:r>
        <w:proofErr w:type="gramStart"/>
        <w:r>
          <w:rPr>
            <w:rFonts w:ascii="Times New Roman" w:hAnsi="Times New Roman" w:cs="Times New Roman" w:hint="eastAsia"/>
            <w:sz w:val="18"/>
          </w:rPr>
          <w:t>Retrieved July, 2013.</w:t>
        </w:r>
        <w:proofErr w:type="gramEnd"/>
      </w:ins>
    </w:p>
    <w:p w:rsidR="00CA5CB1" w:rsidRPr="00DF564E" w:rsidRDefault="00CA5CB1" w:rsidP="00CA5CB1">
      <w:pPr>
        <w:pStyle w:val="a9"/>
        <w:ind w:left="360" w:hangingChars="200" w:hanging="360"/>
        <w:rPr>
          <w:rFonts w:ascii="Times New Roman" w:hAnsi="Times New Roman" w:cs="Times New Roman"/>
          <w:sz w:val="18"/>
        </w:rPr>
      </w:pPr>
      <w:proofErr w:type="gramStart"/>
      <w:r w:rsidRPr="00DF564E">
        <w:rPr>
          <w:rFonts w:ascii="Times New Roman" w:hAnsi="Times New Roman" w:cs="Times New Roman"/>
          <w:sz w:val="18"/>
        </w:rPr>
        <w:t>Blincoe,</w:t>
      </w:r>
      <w:ins w:id="4271" w:author="WANG" w:date="2014-01-07T08:20:00Z">
        <w:r w:rsidR="00817F20">
          <w:rPr>
            <w:rFonts w:ascii="Times New Roman" w:hAnsi="Times New Roman" w:cs="Times New Roman" w:hint="eastAsia"/>
            <w:sz w:val="18"/>
          </w:rPr>
          <w:t xml:space="preserve"> </w:t>
        </w:r>
      </w:ins>
      <w:r w:rsidRPr="00DF564E">
        <w:rPr>
          <w:rFonts w:ascii="Times New Roman" w:hAnsi="Times New Roman" w:cs="Times New Roman"/>
          <w:sz w:val="18"/>
        </w:rPr>
        <w:t>L., Seay,</w:t>
      </w:r>
      <w:ins w:id="4272" w:author="WANG" w:date="2014-01-07T08:20:00Z">
        <w:r w:rsidR="00817F20">
          <w:rPr>
            <w:rFonts w:ascii="Times New Roman" w:hAnsi="Times New Roman" w:cs="Times New Roman" w:hint="eastAsia"/>
            <w:sz w:val="18"/>
          </w:rPr>
          <w:t xml:space="preserve"> </w:t>
        </w:r>
      </w:ins>
      <w:r w:rsidRPr="00DF564E">
        <w:rPr>
          <w:rFonts w:ascii="Times New Roman" w:hAnsi="Times New Roman" w:cs="Times New Roman"/>
          <w:sz w:val="18"/>
        </w:rPr>
        <w:t>A., Zaloshnja,</w:t>
      </w:r>
      <w:ins w:id="4273" w:author="WANG" w:date="2014-01-07T08:20:00Z">
        <w:r w:rsidR="00817F20">
          <w:rPr>
            <w:rFonts w:ascii="Times New Roman" w:hAnsi="Times New Roman" w:cs="Times New Roman" w:hint="eastAsia"/>
            <w:sz w:val="18"/>
          </w:rPr>
          <w:t xml:space="preserve"> </w:t>
        </w:r>
      </w:ins>
      <w:r w:rsidRPr="00DF564E">
        <w:rPr>
          <w:rFonts w:ascii="Times New Roman" w:hAnsi="Times New Roman" w:cs="Times New Roman"/>
          <w:sz w:val="18"/>
        </w:rPr>
        <w:t>E., Miller, T., Romano, E., Luchter, S., Spicer, R., 2002.</w:t>
      </w:r>
      <w:proofErr w:type="gramEnd"/>
      <w:r w:rsidRPr="00DF564E">
        <w:rPr>
          <w:rFonts w:ascii="Times New Roman" w:hAnsi="Times New Roman" w:cs="Times New Roman"/>
          <w:sz w:val="18"/>
        </w:rPr>
        <w:t xml:space="preserve"> The Economic Impact of Motor Vehicle Crashes, 2000.U.S. Department of Transportation,</w:t>
      </w:r>
      <w:ins w:id="4274" w:author="WANG" w:date="2014-01-07T08:21:00Z">
        <w:r w:rsidR="00817F20">
          <w:rPr>
            <w:rFonts w:ascii="Times New Roman" w:hAnsi="Times New Roman" w:cs="Times New Roman" w:hint="eastAsia"/>
            <w:sz w:val="18"/>
          </w:rPr>
          <w:t xml:space="preserve"> </w:t>
        </w:r>
      </w:ins>
      <w:r w:rsidRPr="00DF564E">
        <w:rPr>
          <w:rFonts w:ascii="Times New Roman" w:hAnsi="Times New Roman" w:cs="Times New Roman"/>
          <w:sz w:val="18"/>
        </w:rPr>
        <w:t>National Highway Traffic Safety Administration</w:t>
      </w:r>
    </w:p>
    <w:p w:rsidR="00CA5CB1" w:rsidRPr="00DF564E" w:rsidRDefault="00CA5CB1" w:rsidP="00CA5CB1">
      <w:pPr>
        <w:pStyle w:val="a9"/>
        <w:ind w:left="360" w:hangingChars="200" w:hanging="360"/>
        <w:rPr>
          <w:rFonts w:ascii="Times New Roman" w:hAnsi="Times New Roman" w:cs="Times New Roman"/>
          <w:sz w:val="18"/>
        </w:rPr>
      </w:pPr>
      <w:r w:rsidRPr="00DF564E">
        <w:rPr>
          <w:rFonts w:ascii="Times New Roman" w:hAnsi="Times New Roman" w:cs="Times New Roman"/>
          <w:sz w:val="18"/>
        </w:rPr>
        <w:t>Depaire, B., Wets, G., Vanhoof, K., 2008.Traffic accident segmentation by means of latent class clustering. Accident Analysis and Prevention, 40 (4) (2008), pp. 1257–1266</w:t>
      </w:r>
    </w:p>
    <w:p w:rsidR="009D53F4" w:rsidRPr="009D53F4" w:rsidRDefault="00817F20" w:rsidP="00CA5CB1">
      <w:pPr>
        <w:pStyle w:val="a9"/>
        <w:ind w:left="360" w:hangingChars="200" w:hanging="360"/>
        <w:rPr>
          <w:ins w:id="4275" w:author="WANG" w:date="2014-01-07T08:18:00Z"/>
          <w:rFonts w:ascii="Times New Roman" w:hAnsi="Times New Roman" w:cs="Times New Roman"/>
          <w:sz w:val="18"/>
          <w:szCs w:val="18"/>
        </w:rPr>
      </w:pPr>
      <w:ins w:id="4276" w:author="WANG" w:date="2014-01-07T08:22:00Z">
        <w:r w:rsidRPr="009D53F4">
          <w:rPr>
            <w:rFonts w:ascii="Times New Roman" w:hAnsi="Times New Roman" w:cs="Times New Roman"/>
            <w:sz w:val="18"/>
            <w:szCs w:val="18"/>
          </w:rPr>
          <w:t>Eurostat</w:t>
        </w:r>
        <w:r>
          <w:rPr>
            <w:rFonts w:ascii="Times New Roman" w:hAnsi="Times New Roman" w:cs="Times New Roman" w:hint="eastAsia"/>
            <w:sz w:val="18"/>
            <w:szCs w:val="18"/>
          </w:rPr>
          <w:t>,</w:t>
        </w:r>
        <w:r w:rsidR="00015E4B" w:rsidRPr="00015E4B">
          <w:rPr>
            <w:rFonts w:ascii="Times New Roman" w:hAnsi="Times New Roman" w:cs="Times New Roman"/>
            <w:sz w:val="18"/>
            <w:szCs w:val="18"/>
            <w:rPrChange w:id="4277" w:author="WANG" w:date="2014-01-07T08:19:00Z">
              <w:rPr>
                <w:rFonts w:ascii="Times New Roman" w:eastAsiaTheme="minorEastAsia" w:hAnsi="Times New Roman" w:cs="Times New Roman"/>
                <w:color w:val="0000FF" w:themeColor="hyperlink"/>
                <w:sz w:val="18"/>
                <w:szCs w:val="18"/>
                <w:u w:val="single"/>
              </w:rPr>
            </w:rPrChange>
          </w:rPr>
          <w:t xml:space="preserve"> </w:t>
        </w:r>
      </w:ins>
      <w:r w:rsidR="00015E4B" w:rsidRPr="00015E4B">
        <w:rPr>
          <w:rFonts w:ascii="Times New Roman" w:hAnsi="Times New Roman" w:cs="Times New Roman"/>
          <w:sz w:val="18"/>
          <w:szCs w:val="18"/>
          <w:rPrChange w:id="4278" w:author="WANG" w:date="2014-01-07T08:19:00Z">
            <w:rPr>
              <w:rFonts w:ascii="Times New Roman" w:eastAsiaTheme="minorEastAsia" w:hAnsi="Times New Roman" w:cs="Times New Roman"/>
              <w:color w:val="0000FF" w:themeColor="hyperlink"/>
              <w:sz w:val="18"/>
              <w:szCs w:val="22"/>
              <w:u w:val="single"/>
            </w:rPr>
          </w:rPrChange>
        </w:rPr>
        <w:t>European Statistical System</w:t>
      </w:r>
      <w:ins w:id="4279" w:author="WANG" w:date="2014-01-07T08:22:00Z">
        <w:r>
          <w:rPr>
            <w:rFonts w:ascii="Times New Roman" w:hAnsi="Times New Roman" w:cs="Times New Roman" w:hint="eastAsia"/>
            <w:sz w:val="18"/>
            <w:szCs w:val="18"/>
          </w:rPr>
          <w:t>, European Commission</w:t>
        </w:r>
      </w:ins>
      <w:del w:id="4280" w:author="WANG" w:date="2014-01-07T08:22:00Z">
        <w:r w:rsidR="00015E4B" w:rsidRPr="00015E4B">
          <w:rPr>
            <w:rFonts w:ascii="Times New Roman" w:hAnsi="Times New Roman" w:cs="Times New Roman"/>
            <w:sz w:val="18"/>
            <w:szCs w:val="18"/>
            <w:rPrChange w:id="4281" w:author="WANG" w:date="2014-01-07T08:19:00Z">
              <w:rPr>
                <w:rFonts w:ascii="Times New Roman" w:eastAsiaTheme="minorEastAsia" w:hAnsi="Times New Roman" w:cs="Times New Roman"/>
                <w:color w:val="0000FF" w:themeColor="hyperlink"/>
                <w:sz w:val="18"/>
                <w:szCs w:val="22"/>
                <w:u w:val="single"/>
              </w:rPr>
            </w:rPrChange>
          </w:rPr>
          <w:delText>, Eurostat</w:delText>
        </w:r>
      </w:del>
      <w:r w:rsidR="00015E4B" w:rsidRPr="00015E4B">
        <w:rPr>
          <w:rFonts w:ascii="Times New Roman" w:hAnsi="Times New Roman" w:cs="Times New Roman"/>
          <w:sz w:val="18"/>
          <w:szCs w:val="18"/>
          <w:rPrChange w:id="4282" w:author="WANG" w:date="2014-01-07T08:19:00Z">
            <w:rPr>
              <w:rFonts w:ascii="Times New Roman" w:eastAsiaTheme="minorEastAsia" w:hAnsi="Times New Roman" w:cs="Times New Roman"/>
              <w:color w:val="0000FF" w:themeColor="hyperlink"/>
              <w:sz w:val="18"/>
              <w:szCs w:val="22"/>
              <w:u w:val="single"/>
            </w:rPr>
          </w:rPrChange>
        </w:rPr>
        <w:t>.</w:t>
      </w:r>
    </w:p>
    <w:p w:rsidR="001C680C" w:rsidRDefault="00015E4B">
      <w:pPr>
        <w:pStyle w:val="a9"/>
        <w:ind w:leftChars="170" w:left="357"/>
        <w:rPr>
          <w:rFonts w:ascii="Times New Roman" w:hAnsi="Times New Roman" w:cs="Times New Roman"/>
          <w:sz w:val="18"/>
          <w:szCs w:val="18"/>
        </w:rPr>
        <w:pPrChange w:id="4283" w:author="WANG" w:date="2014-01-07T08:20:00Z">
          <w:pPr>
            <w:pStyle w:val="a9"/>
            <w:ind w:left="360" w:hangingChars="200" w:hanging="360"/>
          </w:pPr>
        </w:pPrChange>
      </w:pPr>
      <w:del w:id="4284" w:author="WANG" w:date="2014-01-07T08:18:00Z">
        <w:r w:rsidRPr="00015E4B">
          <w:rPr>
            <w:rFonts w:ascii="Times New Roman" w:hAnsi="Times New Roman" w:cs="Times New Roman"/>
            <w:sz w:val="18"/>
            <w:szCs w:val="18"/>
            <w:rPrChange w:id="4285" w:author="WANG" w:date="2014-01-07T08:19:00Z">
              <w:rPr>
                <w:rFonts w:ascii="Times New Roman" w:hAnsi="Times New Roman" w:cs="Times New Roman"/>
                <w:color w:val="0000FF" w:themeColor="hyperlink"/>
                <w:sz w:val="18"/>
                <w:u w:val="single"/>
              </w:rPr>
            </w:rPrChange>
          </w:rPr>
          <w:delText xml:space="preserve"> </w:delText>
        </w:r>
      </w:del>
      <w:ins w:id="4286" w:author="WANG" w:date="2014-01-07T08:17:00Z">
        <w:r w:rsidRPr="00015E4B">
          <w:rPr>
            <w:rFonts w:ascii="Times New Roman" w:hAnsi="Times New Roman" w:cs="Times New Roman"/>
            <w:sz w:val="18"/>
            <w:szCs w:val="18"/>
            <w:rPrChange w:id="4287" w:author="WANG" w:date="2014-01-09T20:48:00Z">
              <w:rPr>
                <w:rStyle w:val="ab"/>
              </w:rPr>
            </w:rPrChange>
          </w:rPr>
          <w:t>http://epp.eurostat.ec.europa.eu/portal/page/portal/transport/data/database</w:t>
        </w:r>
      </w:ins>
      <w:del w:id="4288" w:author="WANG" w:date="2014-01-07T08:17:00Z">
        <w:r w:rsidRPr="00015E4B" w:rsidDel="009D53F4">
          <w:rPr>
            <w:rFonts w:ascii="Times New Roman" w:hAnsi="Times New Roman" w:cs="Times New Roman"/>
            <w:sz w:val="18"/>
            <w:szCs w:val="18"/>
            <w:rPrChange w:id="4289" w:author="WANG" w:date="2014-01-07T08:19:00Z">
              <w:rPr>
                <w:color w:val="0000FF" w:themeColor="hyperlink"/>
                <w:u w:val="single"/>
              </w:rPr>
            </w:rPrChange>
          </w:rPr>
          <w:fldChar w:fldCharType="begin"/>
        </w:r>
        <w:r w:rsidRPr="00015E4B">
          <w:rPr>
            <w:rFonts w:ascii="Times New Roman" w:hAnsi="Times New Roman" w:cs="Times New Roman"/>
            <w:sz w:val="18"/>
            <w:szCs w:val="18"/>
            <w:rPrChange w:id="4290" w:author="WANG" w:date="2014-01-07T08:19:00Z">
              <w:rPr>
                <w:color w:val="0000FF" w:themeColor="hyperlink"/>
                <w:u w:val="single"/>
              </w:rPr>
            </w:rPrChange>
          </w:rPr>
          <w:delInstrText>HYPERLINK "http://www-fars.nhtsa.dot.gov/Main/index.aspx"</w:delInstrText>
        </w:r>
        <w:r w:rsidRPr="00015E4B" w:rsidDel="009D53F4">
          <w:rPr>
            <w:rFonts w:ascii="Times New Roman" w:hAnsi="Times New Roman" w:cs="Times New Roman"/>
            <w:sz w:val="18"/>
            <w:szCs w:val="18"/>
            <w:rPrChange w:id="4291" w:author="WANG" w:date="2014-01-07T08:19:00Z">
              <w:rPr>
                <w:color w:val="0000FF" w:themeColor="hyperlink"/>
                <w:u w:val="single"/>
              </w:rPr>
            </w:rPrChange>
          </w:rPr>
          <w:fldChar w:fldCharType="separate"/>
        </w:r>
        <w:r w:rsidRPr="00015E4B">
          <w:rPr>
            <w:rStyle w:val="ab"/>
            <w:rFonts w:ascii="Times New Roman" w:hAnsi="Times New Roman" w:cs="Times New Roman"/>
            <w:sz w:val="18"/>
            <w:szCs w:val="18"/>
            <w:rPrChange w:id="4292" w:author="WANG" w:date="2014-01-07T08:19:00Z">
              <w:rPr>
                <w:rStyle w:val="ab"/>
                <w:rFonts w:ascii="Times New Roman" w:hAnsi="Times New Roman" w:cs="Times New Roman"/>
                <w:sz w:val="18"/>
              </w:rPr>
            </w:rPrChange>
          </w:rPr>
          <w:delText>http://www-fars.nhtsa.dot.gov/Main/index.aspx</w:delText>
        </w:r>
        <w:r w:rsidRPr="00015E4B" w:rsidDel="009D53F4">
          <w:rPr>
            <w:rFonts w:ascii="Times New Roman" w:hAnsi="Times New Roman" w:cs="Times New Roman"/>
            <w:sz w:val="18"/>
            <w:szCs w:val="18"/>
            <w:rPrChange w:id="4293" w:author="WANG" w:date="2014-01-07T08:19:00Z">
              <w:rPr>
                <w:color w:val="0000FF" w:themeColor="hyperlink"/>
                <w:u w:val="single"/>
              </w:rPr>
            </w:rPrChange>
          </w:rPr>
          <w:fldChar w:fldCharType="end"/>
        </w:r>
      </w:del>
      <w:r w:rsidRPr="00015E4B">
        <w:rPr>
          <w:rFonts w:ascii="Times New Roman" w:hAnsi="Times New Roman" w:cs="Times New Roman"/>
          <w:sz w:val="18"/>
          <w:szCs w:val="18"/>
          <w:rPrChange w:id="4294" w:author="WANG" w:date="2014-01-07T08:19:00Z">
            <w:rPr>
              <w:rFonts w:ascii="Times New Roman" w:hAnsi="Times New Roman" w:cs="Times New Roman"/>
              <w:color w:val="0000FF" w:themeColor="hyperlink"/>
              <w:sz w:val="18"/>
              <w:u w:val="single"/>
            </w:rPr>
          </w:rPrChange>
        </w:rPr>
        <w:t xml:space="preserve">. </w:t>
      </w:r>
      <w:proofErr w:type="gramStart"/>
      <w:r w:rsidRPr="00015E4B">
        <w:rPr>
          <w:rFonts w:ascii="Times New Roman" w:hAnsi="Times New Roman" w:cs="Times New Roman"/>
          <w:sz w:val="18"/>
          <w:szCs w:val="18"/>
          <w:rPrChange w:id="4295" w:author="WANG" w:date="2014-01-07T08:19:00Z">
            <w:rPr>
              <w:rFonts w:ascii="Times New Roman" w:hAnsi="Times New Roman" w:cs="Times New Roman"/>
              <w:color w:val="0000FF" w:themeColor="hyperlink"/>
              <w:sz w:val="18"/>
              <w:u w:val="single"/>
            </w:rPr>
          </w:rPrChange>
        </w:rPr>
        <w:t>Retrieved July, 2013.</w:t>
      </w:r>
      <w:proofErr w:type="gramEnd"/>
    </w:p>
    <w:p w:rsidR="00D90A94" w:rsidRDefault="00D90A94" w:rsidP="00D90A94">
      <w:pPr>
        <w:pStyle w:val="a9"/>
        <w:ind w:left="360" w:hangingChars="200" w:hanging="360"/>
        <w:rPr>
          <w:ins w:id="4296" w:author="WANG" w:date="2014-01-09T19:12:00Z"/>
          <w:rFonts w:ascii="Times New Roman" w:hAnsi="Times New Roman" w:cs="Times New Roman"/>
          <w:sz w:val="18"/>
        </w:rPr>
      </w:pPr>
      <w:ins w:id="4297" w:author="WANG" w:date="2014-01-09T19:12:00Z">
        <w:r w:rsidRPr="00D90A94">
          <w:rPr>
            <w:rFonts w:ascii="Times New Roman" w:hAnsi="Times New Roman" w:cs="Times New Roman"/>
            <w:sz w:val="18"/>
          </w:rPr>
          <w:t xml:space="preserve">FJPBS, Fujian Provincial Bureau of Statistics, Fujian Statistical Yearbook. </w:t>
        </w:r>
        <w:proofErr w:type="gramStart"/>
        <w:r w:rsidRPr="00D90A94">
          <w:rPr>
            <w:rFonts w:ascii="Times New Roman" w:hAnsi="Times New Roman" w:cs="Times New Roman"/>
            <w:sz w:val="18"/>
          </w:rPr>
          <w:t>Digital version at http://www.stats-fj.gov.cn/tjgg/njgb/tjnj/.</w:t>
        </w:r>
        <w:proofErr w:type="gramEnd"/>
        <w:r w:rsidRPr="00D90A94">
          <w:rPr>
            <w:rFonts w:ascii="Times New Roman" w:hAnsi="Times New Roman" w:cs="Times New Roman"/>
            <w:sz w:val="18"/>
          </w:rPr>
          <w:t xml:space="preserve"> </w:t>
        </w:r>
        <w:proofErr w:type="gramStart"/>
        <w:r w:rsidRPr="00D90A94">
          <w:rPr>
            <w:rFonts w:ascii="Times New Roman" w:hAnsi="Times New Roman" w:cs="Times New Roman"/>
            <w:sz w:val="18"/>
          </w:rPr>
          <w:t>Retrieved July, 2013.</w:t>
        </w:r>
        <w:proofErr w:type="gramEnd"/>
      </w:ins>
    </w:p>
    <w:p w:rsidR="00CA5CB1" w:rsidRPr="00DF564E" w:rsidRDefault="00CA5CB1" w:rsidP="00CA5CB1">
      <w:pPr>
        <w:pStyle w:val="a9"/>
        <w:ind w:left="360" w:hangingChars="200" w:hanging="360"/>
        <w:rPr>
          <w:rFonts w:ascii="Times New Roman" w:hAnsi="Times New Roman" w:cs="Times New Roman"/>
          <w:sz w:val="18"/>
        </w:rPr>
      </w:pPr>
      <w:proofErr w:type="gramStart"/>
      <w:r w:rsidRPr="00DF564E">
        <w:rPr>
          <w:rFonts w:ascii="Times New Roman" w:hAnsi="Times New Roman" w:cs="Times New Roman"/>
          <w:sz w:val="18"/>
        </w:rPr>
        <w:t>Gu-Chang, A., 2010.</w:t>
      </w:r>
      <w:proofErr w:type="gramEnd"/>
      <w:r w:rsidRPr="00DF564E">
        <w:rPr>
          <w:rFonts w:ascii="Times New Roman" w:hAnsi="Times New Roman" w:cs="Times New Roman"/>
          <w:sz w:val="18"/>
        </w:rPr>
        <w:t xml:space="preserve"> </w:t>
      </w:r>
      <w:proofErr w:type="gramStart"/>
      <w:r w:rsidRPr="00DF564E">
        <w:rPr>
          <w:rFonts w:ascii="Times New Roman" w:hAnsi="Times New Roman" w:cs="Times New Roman"/>
          <w:sz w:val="18"/>
        </w:rPr>
        <w:t>Correlation Analysis on Driver’s Human Factors and Accident Hazard in Road Traffic Accidents (in Chinese).</w:t>
      </w:r>
      <w:proofErr w:type="gramEnd"/>
      <w:r w:rsidRPr="00DF564E">
        <w:rPr>
          <w:rFonts w:ascii="Times New Roman" w:hAnsi="Times New Roman" w:cs="Times New Roman"/>
          <w:sz w:val="18"/>
        </w:rPr>
        <w:t xml:space="preserve"> Journal of Chongqing Jiaotong University (natural science), 29 (1), pp. 121-124</w:t>
      </w:r>
    </w:p>
    <w:p w:rsidR="00CA5CB1" w:rsidRPr="00DF564E" w:rsidRDefault="00CA5CB1" w:rsidP="00CA5CB1">
      <w:pPr>
        <w:pStyle w:val="a9"/>
        <w:ind w:left="360" w:hangingChars="200" w:hanging="360"/>
        <w:rPr>
          <w:rFonts w:ascii="Times New Roman" w:hAnsi="Times New Roman" w:cs="Times New Roman"/>
          <w:sz w:val="18"/>
        </w:rPr>
      </w:pPr>
      <w:r w:rsidRPr="00DF564E">
        <w:rPr>
          <w:rFonts w:ascii="Times New Roman" w:hAnsi="Times New Roman" w:cs="Times New Roman"/>
          <w:sz w:val="18"/>
        </w:rPr>
        <w:t xml:space="preserve">Hayakawa, H., Fischbeck, P. S., Fischhoff, B., 2000. </w:t>
      </w:r>
      <w:proofErr w:type="gramStart"/>
      <w:r w:rsidRPr="00DF564E">
        <w:rPr>
          <w:rFonts w:ascii="Times New Roman" w:hAnsi="Times New Roman" w:cs="Times New Roman"/>
          <w:sz w:val="18"/>
        </w:rPr>
        <w:t>Traffic accident statistics and risk perceptions in Japan and the United States.</w:t>
      </w:r>
      <w:proofErr w:type="gramEnd"/>
      <w:ins w:id="4298" w:author="WANG" w:date="2014-01-07T08:21:00Z">
        <w:r w:rsidR="00817F20">
          <w:rPr>
            <w:rFonts w:ascii="Times New Roman" w:hAnsi="Times New Roman" w:cs="Times New Roman" w:hint="eastAsia"/>
            <w:sz w:val="18"/>
          </w:rPr>
          <w:t xml:space="preserve"> </w:t>
        </w:r>
      </w:ins>
      <w:r w:rsidRPr="00DF564E">
        <w:rPr>
          <w:rFonts w:ascii="Times New Roman" w:hAnsi="Times New Roman" w:cs="Times New Roman"/>
          <w:sz w:val="18"/>
        </w:rPr>
        <w:t>Accident Analysis and Prevention, 32 (6) (2000), pp. 827–835</w:t>
      </w:r>
    </w:p>
    <w:p w:rsidR="00314B7D" w:rsidRDefault="00314B7D" w:rsidP="00314B7D">
      <w:pPr>
        <w:pStyle w:val="a9"/>
        <w:ind w:left="360" w:hangingChars="200" w:hanging="360"/>
        <w:rPr>
          <w:ins w:id="4299" w:author="WANG" w:date="2014-01-09T19:11:00Z"/>
          <w:rFonts w:ascii="Times New Roman" w:hAnsi="Times New Roman" w:cs="Times New Roman"/>
          <w:sz w:val="18"/>
        </w:rPr>
      </w:pPr>
      <w:ins w:id="4300" w:author="WANG" w:date="2014-01-09T19:11:00Z">
        <w:r w:rsidRPr="00314B7D">
          <w:rPr>
            <w:rFonts w:ascii="Times New Roman" w:hAnsi="Times New Roman" w:cs="Times New Roman"/>
            <w:sz w:val="18"/>
          </w:rPr>
          <w:t xml:space="preserve">HNPBS, Henan Provincial Bureau of Statistics, Henan Statistical Yearbook. </w:t>
        </w:r>
        <w:proofErr w:type="gramStart"/>
        <w:r w:rsidRPr="00314B7D">
          <w:rPr>
            <w:rFonts w:ascii="Times New Roman" w:hAnsi="Times New Roman" w:cs="Times New Roman"/>
            <w:sz w:val="18"/>
          </w:rPr>
          <w:t>Digital version at http://www.ha.stats.gov.cn/hntj/tjfw/tjcbw/tjnj/A06201401index_1.htm.</w:t>
        </w:r>
        <w:proofErr w:type="gramEnd"/>
        <w:r w:rsidRPr="00314B7D">
          <w:rPr>
            <w:rFonts w:ascii="Times New Roman" w:hAnsi="Times New Roman" w:cs="Times New Roman"/>
            <w:sz w:val="18"/>
          </w:rPr>
          <w:t xml:space="preserve"> Retrieved July, 2013</w:t>
        </w:r>
      </w:ins>
    </w:p>
    <w:p w:rsidR="00CA5CB1" w:rsidRPr="00DF564E" w:rsidRDefault="00CA5CB1" w:rsidP="00CA5CB1">
      <w:pPr>
        <w:pStyle w:val="a9"/>
        <w:ind w:left="360" w:hangingChars="200" w:hanging="360"/>
        <w:rPr>
          <w:rFonts w:ascii="Times New Roman" w:hAnsi="Times New Roman" w:cs="Times New Roman"/>
          <w:sz w:val="18"/>
        </w:rPr>
      </w:pPr>
      <w:r w:rsidRPr="00DF564E">
        <w:rPr>
          <w:rFonts w:ascii="Times New Roman" w:hAnsi="Times New Roman" w:cs="Times New Roman"/>
          <w:sz w:val="18"/>
        </w:rPr>
        <w:t xml:space="preserve">Huang, Y. H., Zhang, W., Murphy, L., Shi, G. Y., Lin, Y. J., 2011. </w:t>
      </w:r>
      <w:proofErr w:type="gramStart"/>
      <w:r w:rsidRPr="00DF564E">
        <w:rPr>
          <w:rFonts w:ascii="Times New Roman" w:hAnsi="Times New Roman" w:cs="Times New Roman"/>
          <w:sz w:val="18"/>
        </w:rPr>
        <w:t>Attitudes and behavior of Chinese drivers regarding seatbelt use.</w:t>
      </w:r>
      <w:proofErr w:type="gramEnd"/>
      <w:r w:rsidRPr="00DF564E">
        <w:rPr>
          <w:rFonts w:ascii="Times New Roman" w:hAnsi="Times New Roman" w:cs="Times New Roman"/>
          <w:sz w:val="18"/>
        </w:rPr>
        <w:t xml:space="preserve"> Accident Analysis and Prevention, 43 (3) (2011), pp. 889-897</w:t>
      </w:r>
    </w:p>
    <w:p w:rsidR="00D90A94" w:rsidRDefault="00D90A94" w:rsidP="00D90A94">
      <w:pPr>
        <w:pStyle w:val="a9"/>
        <w:ind w:left="360" w:hangingChars="200" w:hanging="360"/>
        <w:rPr>
          <w:ins w:id="4301" w:author="WANG" w:date="2014-01-09T19:12:00Z"/>
          <w:rFonts w:ascii="Times New Roman" w:hAnsi="Times New Roman" w:cs="Times New Roman"/>
          <w:sz w:val="18"/>
        </w:rPr>
      </w:pPr>
      <w:ins w:id="4302" w:author="WANG" w:date="2014-01-09T19:12:00Z">
        <w:r w:rsidRPr="00D90A94">
          <w:rPr>
            <w:rFonts w:ascii="Times New Roman" w:hAnsi="Times New Roman" w:cs="Times New Roman"/>
            <w:sz w:val="18"/>
          </w:rPr>
          <w:t xml:space="preserve">JSPBS, Jiangsu Provincial Bureau of Statistics, Jiangsu Statistical Yearbook. </w:t>
        </w:r>
        <w:proofErr w:type="gramStart"/>
        <w:r w:rsidRPr="00D90A94">
          <w:rPr>
            <w:rFonts w:ascii="Times New Roman" w:hAnsi="Times New Roman" w:cs="Times New Roman"/>
            <w:sz w:val="18"/>
          </w:rPr>
          <w:t>Digital version at http://www.jssb.gov.cn/jstj/tjsj/tjnj/.</w:t>
        </w:r>
        <w:proofErr w:type="gramEnd"/>
        <w:r w:rsidRPr="00D90A94">
          <w:rPr>
            <w:rFonts w:ascii="Times New Roman" w:hAnsi="Times New Roman" w:cs="Times New Roman"/>
            <w:sz w:val="18"/>
          </w:rPr>
          <w:t xml:space="preserve"> </w:t>
        </w:r>
        <w:proofErr w:type="gramStart"/>
        <w:r w:rsidRPr="00D90A94">
          <w:rPr>
            <w:rFonts w:ascii="Times New Roman" w:hAnsi="Times New Roman" w:cs="Times New Roman"/>
            <w:sz w:val="18"/>
          </w:rPr>
          <w:t>Retrieved July, 2013.</w:t>
        </w:r>
        <w:proofErr w:type="gramEnd"/>
      </w:ins>
    </w:p>
    <w:p w:rsidR="00CA5CB1" w:rsidRPr="00DF564E" w:rsidRDefault="00CA5CB1" w:rsidP="00CA5CB1">
      <w:pPr>
        <w:pStyle w:val="a9"/>
        <w:ind w:left="360" w:hangingChars="200" w:hanging="360"/>
        <w:rPr>
          <w:rFonts w:ascii="Times New Roman" w:hAnsi="Times New Roman" w:cs="Times New Roman"/>
          <w:sz w:val="18"/>
        </w:rPr>
      </w:pPr>
      <w:proofErr w:type="spellStart"/>
      <w:r w:rsidRPr="00DF564E">
        <w:rPr>
          <w:rFonts w:ascii="Times New Roman" w:hAnsi="Times New Roman" w:cs="Times New Roman"/>
          <w:sz w:val="18"/>
        </w:rPr>
        <w:t>Ju</w:t>
      </w:r>
      <w:proofErr w:type="spellEnd"/>
      <w:r w:rsidRPr="00DF564E">
        <w:rPr>
          <w:rFonts w:ascii="Times New Roman" w:hAnsi="Times New Roman" w:cs="Times New Roman"/>
          <w:sz w:val="18"/>
        </w:rPr>
        <w:t xml:space="preserve">, Y.H., </w:t>
      </w:r>
      <w:proofErr w:type="spellStart"/>
      <w:r w:rsidRPr="00DF564E">
        <w:rPr>
          <w:rFonts w:ascii="Times New Roman" w:hAnsi="Times New Roman" w:cs="Times New Roman"/>
          <w:sz w:val="18"/>
        </w:rPr>
        <w:t>Sohn</w:t>
      </w:r>
      <w:proofErr w:type="spellEnd"/>
      <w:r w:rsidRPr="00DF564E">
        <w:rPr>
          <w:rFonts w:ascii="Times New Roman" w:hAnsi="Times New Roman" w:cs="Times New Roman"/>
          <w:sz w:val="18"/>
        </w:rPr>
        <w:t xml:space="preserve">, S.Y., 2011. </w:t>
      </w:r>
      <w:proofErr w:type="gramStart"/>
      <w:r w:rsidRPr="00DF564E">
        <w:rPr>
          <w:rFonts w:ascii="Times New Roman" w:hAnsi="Times New Roman" w:cs="Times New Roman"/>
          <w:sz w:val="18"/>
        </w:rPr>
        <w:t>Quantification method analysis of the relationship between occupant injury and environmental factors in traffic accidents.</w:t>
      </w:r>
      <w:proofErr w:type="gramEnd"/>
      <w:r w:rsidRPr="00DF564E">
        <w:rPr>
          <w:rFonts w:ascii="Times New Roman" w:hAnsi="Times New Roman" w:cs="Times New Roman"/>
          <w:sz w:val="18"/>
        </w:rPr>
        <w:t xml:space="preserve"> Accident Analysis and Prevention, 43 (1) (2011), pp. 342–351</w:t>
      </w:r>
    </w:p>
    <w:p w:rsidR="00CA5CB1" w:rsidRPr="00DF564E" w:rsidRDefault="00CA5CB1" w:rsidP="00CA5CB1">
      <w:pPr>
        <w:pStyle w:val="a9"/>
        <w:ind w:left="360" w:hangingChars="200" w:hanging="360"/>
        <w:rPr>
          <w:rFonts w:ascii="Times New Roman" w:hAnsi="Times New Roman" w:cs="Times New Roman"/>
          <w:sz w:val="18"/>
        </w:rPr>
      </w:pPr>
      <w:r w:rsidRPr="00DF564E">
        <w:rPr>
          <w:rFonts w:ascii="Times New Roman" w:hAnsi="Times New Roman" w:cs="Times New Roman"/>
          <w:sz w:val="18"/>
        </w:rPr>
        <w:t xml:space="preserve">Kong, C., Yang, J., 2010. </w:t>
      </w:r>
      <w:proofErr w:type="gramStart"/>
      <w:r w:rsidRPr="00DF564E">
        <w:rPr>
          <w:rFonts w:ascii="Times New Roman" w:hAnsi="Times New Roman" w:cs="Times New Roman"/>
          <w:sz w:val="18"/>
        </w:rPr>
        <w:t>Logistic regression analysis of pedestrian casualty risk in passenger vehicle</w:t>
      </w:r>
      <w:ins w:id="4303" w:author="WANG" w:date="2014-01-07T08:21:00Z">
        <w:r w:rsidR="00817F20">
          <w:rPr>
            <w:rFonts w:ascii="Times New Roman" w:hAnsi="Times New Roman" w:cs="Times New Roman" w:hint="eastAsia"/>
            <w:sz w:val="18"/>
          </w:rPr>
          <w:t xml:space="preserve"> </w:t>
        </w:r>
      </w:ins>
      <w:r w:rsidRPr="00DF564E">
        <w:rPr>
          <w:rFonts w:ascii="Times New Roman" w:hAnsi="Times New Roman" w:cs="Times New Roman"/>
          <w:sz w:val="18"/>
        </w:rPr>
        <w:t>collisions in China.</w:t>
      </w:r>
      <w:proofErr w:type="gramEnd"/>
      <w:r w:rsidRPr="00DF564E">
        <w:rPr>
          <w:rFonts w:ascii="Times New Roman" w:hAnsi="Times New Roman" w:cs="Times New Roman"/>
          <w:sz w:val="18"/>
        </w:rPr>
        <w:t xml:space="preserve"> Accident Analysis and Prevention, 42 (2010), pp. 987–993</w:t>
      </w:r>
    </w:p>
    <w:p w:rsidR="00CA5CB1" w:rsidRPr="00DF564E" w:rsidRDefault="00CA5CB1" w:rsidP="00CA5CB1">
      <w:pPr>
        <w:pStyle w:val="a9"/>
        <w:ind w:left="360" w:hangingChars="200" w:hanging="360"/>
        <w:rPr>
          <w:rFonts w:ascii="Times New Roman" w:hAnsi="Times New Roman" w:cs="Times New Roman"/>
          <w:sz w:val="18"/>
        </w:rPr>
      </w:pPr>
      <w:proofErr w:type="gramStart"/>
      <w:r w:rsidRPr="00DF564E">
        <w:rPr>
          <w:rFonts w:ascii="Times New Roman" w:hAnsi="Times New Roman" w:cs="Times New Roman"/>
          <w:sz w:val="18"/>
        </w:rPr>
        <w:t>Ministry of Transport Highway Division, 2004.</w:t>
      </w:r>
      <w:proofErr w:type="gramEnd"/>
      <w:r w:rsidRPr="00DF564E">
        <w:rPr>
          <w:rFonts w:ascii="Times New Roman" w:hAnsi="Times New Roman" w:cs="Times New Roman"/>
          <w:sz w:val="18"/>
        </w:rPr>
        <w:t xml:space="preserve"> </w:t>
      </w:r>
      <w:proofErr w:type="gramStart"/>
      <w:r w:rsidRPr="00DF564E">
        <w:rPr>
          <w:rFonts w:ascii="Times New Roman" w:hAnsi="Times New Roman" w:cs="Times New Roman"/>
          <w:sz w:val="18"/>
        </w:rPr>
        <w:t>Technical Standard of Highway Engineering (in Chinese).Ministry of Transport, Beijing</w:t>
      </w:r>
      <w:del w:id="4304" w:author="WANG" w:date="2014-01-07T08:29:00Z">
        <w:r w:rsidRPr="00DF564E" w:rsidDel="00863472">
          <w:rPr>
            <w:rFonts w:ascii="Times New Roman" w:hAnsi="Times New Roman" w:cs="Times New Roman"/>
            <w:sz w:val="18"/>
          </w:rPr>
          <w:delText xml:space="preserve">, </w:delText>
        </w:r>
        <w:r w:rsidRPr="00DF564E" w:rsidDel="00863472">
          <w:rPr>
            <w:rFonts w:ascii="Times New Roman" w:hAnsi="Times New Roman" w:cs="Times New Roman"/>
            <w:color w:val="FF0000"/>
            <w:sz w:val="18"/>
          </w:rPr>
          <w:delText>1-2</w:delText>
        </w:r>
      </w:del>
      <w:ins w:id="4305" w:author="WANG" w:date="2014-01-07T08:20:00Z">
        <w:r w:rsidR="00817F20">
          <w:rPr>
            <w:rFonts w:ascii="Times New Roman" w:hAnsi="Times New Roman" w:cs="Times New Roman" w:hint="eastAsia"/>
            <w:color w:val="FF0000"/>
            <w:sz w:val="18"/>
          </w:rPr>
          <w:t>.</w:t>
        </w:r>
      </w:ins>
      <w:proofErr w:type="gramEnd"/>
    </w:p>
    <w:p w:rsidR="00CA5CB1" w:rsidRPr="00DF564E" w:rsidRDefault="0031151F" w:rsidP="00CA5CB1">
      <w:pPr>
        <w:pStyle w:val="a9"/>
        <w:ind w:left="360" w:hangingChars="200" w:hanging="360"/>
        <w:rPr>
          <w:rFonts w:ascii="Times New Roman" w:hAnsi="Times New Roman" w:cs="Times New Roman"/>
          <w:sz w:val="18"/>
        </w:rPr>
      </w:pPr>
      <w:ins w:id="4306" w:author="WANG" w:date="2014-01-07T08:24:00Z">
        <w:r>
          <w:rPr>
            <w:rFonts w:ascii="Times New Roman" w:hAnsi="Times New Roman" w:cs="Times New Roman" w:hint="eastAsia"/>
            <w:sz w:val="18"/>
          </w:rPr>
          <w:t xml:space="preserve">NBSC, </w:t>
        </w:r>
      </w:ins>
      <w:r w:rsidR="00CA5CB1" w:rsidRPr="00DF564E">
        <w:rPr>
          <w:rFonts w:ascii="Times New Roman" w:hAnsi="Times New Roman" w:cs="Times New Roman"/>
          <w:sz w:val="18"/>
        </w:rPr>
        <w:t xml:space="preserve">National Bureau of Statistics of China, 2001-2011. </w:t>
      </w:r>
      <w:proofErr w:type="gramStart"/>
      <w:r w:rsidR="00CA5CB1" w:rsidRPr="00DF564E">
        <w:rPr>
          <w:rFonts w:ascii="Times New Roman" w:hAnsi="Times New Roman" w:cs="Times New Roman"/>
          <w:sz w:val="18"/>
        </w:rPr>
        <w:t>China Statistical Yearbook.</w:t>
      </w:r>
      <w:proofErr w:type="gramEnd"/>
      <w:r w:rsidR="00CA5CB1" w:rsidRPr="00DF564E">
        <w:rPr>
          <w:rFonts w:ascii="Times New Roman" w:hAnsi="Times New Roman" w:cs="Times New Roman"/>
          <w:sz w:val="18"/>
        </w:rPr>
        <w:t xml:space="preserve"> China Statistics Press, Beijing.</w:t>
      </w:r>
      <w:ins w:id="4307" w:author="WANG" w:date="2014-01-07T08:35:00Z">
        <w:r w:rsidR="009F7DA7" w:rsidRPr="009F7DA7">
          <w:rPr>
            <w:rFonts w:ascii="Times New Roman" w:hAnsi="Times New Roman" w:cs="Times New Roman" w:hint="eastAsia"/>
            <w:sz w:val="18"/>
          </w:rPr>
          <w:t xml:space="preserve"> </w:t>
        </w:r>
        <w:r w:rsidR="009F7DA7">
          <w:rPr>
            <w:rFonts w:ascii="Times New Roman" w:hAnsi="Times New Roman" w:cs="Times New Roman" w:hint="eastAsia"/>
            <w:sz w:val="18"/>
          </w:rPr>
          <w:t xml:space="preserve">Digital version at </w:t>
        </w:r>
        <w:r w:rsidR="00015E4B" w:rsidRPr="00015E4B">
          <w:rPr>
            <w:rPrChange w:id="4308" w:author="WANG" w:date="2014-01-09T20:48:00Z">
              <w:rPr>
                <w:rStyle w:val="ab"/>
                <w:rFonts w:ascii="Times New Roman" w:hAnsi="Times New Roman" w:cs="Times New Roman"/>
                <w:sz w:val="18"/>
              </w:rPr>
            </w:rPrChange>
          </w:rPr>
          <w:t>http://www.stats.gov.cn/</w:t>
        </w:r>
        <w:r w:rsidR="009F7DA7">
          <w:rPr>
            <w:rFonts w:ascii="Times New Roman" w:hAnsi="Times New Roman" w:cs="Times New Roman" w:hint="eastAsia"/>
            <w:sz w:val="18"/>
          </w:rPr>
          <w:t>, retrieved July, 2013.</w:t>
        </w:r>
      </w:ins>
    </w:p>
    <w:p w:rsidR="00CA5CB1" w:rsidRPr="00DF564E" w:rsidRDefault="00CA5CB1" w:rsidP="00CA5CB1">
      <w:pPr>
        <w:pStyle w:val="a9"/>
        <w:ind w:left="360" w:hangingChars="200" w:hanging="360"/>
        <w:rPr>
          <w:rFonts w:ascii="Times New Roman" w:hAnsi="Times New Roman" w:cs="Times New Roman"/>
          <w:sz w:val="18"/>
        </w:rPr>
      </w:pPr>
      <w:proofErr w:type="gramStart"/>
      <w:r w:rsidRPr="00DF564E">
        <w:rPr>
          <w:rFonts w:ascii="Times New Roman" w:hAnsi="Times New Roman" w:cs="Times New Roman"/>
          <w:sz w:val="18"/>
        </w:rPr>
        <w:t>National Development and Reform Commission, 2012.</w:t>
      </w:r>
      <w:proofErr w:type="gramEnd"/>
      <w:r w:rsidRPr="00DF564E">
        <w:rPr>
          <w:rFonts w:ascii="Times New Roman" w:hAnsi="Times New Roman" w:cs="Times New Roman"/>
          <w:sz w:val="18"/>
        </w:rPr>
        <w:t xml:space="preserve"> </w:t>
      </w:r>
      <w:proofErr w:type="gramStart"/>
      <w:r w:rsidRPr="00DF564E">
        <w:rPr>
          <w:rFonts w:ascii="Times New Roman" w:hAnsi="Times New Roman" w:cs="Times New Roman"/>
          <w:sz w:val="18"/>
        </w:rPr>
        <w:t>Integrated Transport System Planning for the ‘12</w:t>
      </w:r>
      <w:r w:rsidRPr="00DF564E">
        <w:rPr>
          <w:rFonts w:ascii="Times New Roman" w:hAnsi="Times New Roman" w:cs="Times New Roman"/>
          <w:sz w:val="18"/>
          <w:vertAlign w:val="superscript"/>
        </w:rPr>
        <w:t>th</w:t>
      </w:r>
      <w:r w:rsidRPr="00DF564E">
        <w:rPr>
          <w:rFonts w:ascii="Times New Roman" w:hAnsi="Times New Roman" w:cs="Times New Roman"/>
          <w:sz w:val="18"/>
        </w:rPr>
        <w:t xml:space="preserve"> Five-Year’ (in Chinese).</w:t>
      </w:r>
      <w:proofErr w:type="gramEnd"/>
      <w:r w:rsidRPr="00DF564E">
        <w:rPr>
          <w:rFonts w:ascii="Times New Roman" w:hAnsi="Times New Roman" w:cs="Times New Roman"/>
          <w:sz w:val="18"/>
        </w:rPr>
        <w:t xml:space="preserve"> National Development and Reform Commission, Beijing</w:t>
      </w:r>
    </w:p>
    <w:p w:rsidR="00CA5CB1" w:rsidRPr="00DF564E" w:rsidRDefault="00817F20" w:rsidP="00CA5CB1">
      <w:pPr>
        <w:pStyle w:val="a9"/>
        <w:ind w:left="360" w:hangingChars="200" w:hanging="360"/>
        <w:rPr>
          <w:rFonts w:ascii="Times New Roman" w:hAnsi="Times New Roman" w:cs="Times New Roman"/>
          <w:sz w:val="18"/>
        </w:rPr>
      </w:pPr>
      <w:ins w:id="4309" w:author="WANG" w:date="2014-01-07T08:23:00Z">
        <w:r>
          <w:rPr>
            <w:rFonts w:ascii="Times New Roman" w:hAnsi="Times New Roman" w:cs="Times New Roman" w:hint="eastAsia"/>
            <w:sz w:val="18"/>
          </w:rPr>
          <w:t xml:space="preserve">NHTSA, </w:t>
        </w:r>
      </w:ins>
      <w:r w:rsidR="00CA5CB1" w:rsidRPr="00DF564E">
        <w:rPr>
          <w:rFonts w:ascii="Times New Roman" w:hAnsi="Times New Roman" w:cs="Times New Roman"/>
          <w:sz w:val="18"/>
        </w:rPr>
        <w:t xml:space="preserve">National Highway Traffic Safety Administration. </w:t>
      </w:r>
      <w:r w:rsidR="00015E4B" w:rsidRPr="00015E4B">
        <w:rPr>
          <w:rPrChange w:id="4310" w:author="WANG" w:date="2014-01-09T20:48:00Z">
            <w:rPr>
              <w:rStyle w:val="ab"/>
              <w:rFonts w:ascii="Times New Roman" w:hAnsi="Times New Roman" w:cs="Times New Roman"/>
              <w:sz w:val="18"/>
            </w:rPr>
          </w:rPrChange>
        </w:rPr>
        <w:t>http://www-fars.nhtsa.dot.gov/Main/index.aspx</w:t>
      </w:r>
      <w:r w:rsidR="00CA5CB1" w:rsidRPr="00DF564E">
        <w:rPr>
          <w:rFonts w:ascii="Times New Roman" w:hAnsi="Times New Roman" w:cs="Times New Roman"/>
          <w:sz w:val="18"/>
        </w:rPr>
        <w:t>. Retrieved July, 2013</w:t>
      </w:r>
    </w:p>
    <w:p w:rsidR="00CA5CB1" w:rsidRPr="00DF564E" w:rsidRDefault="00CA5CB1" w:rsidP="00CA5CB1">
      <w:pPr>
        <w:pStyle w:val="a9"/>
        <w:ind w:left="360" w:hangingChars="200" w:hanging="360"/>
        <w:rPr>
          <w:rFonts w:ascii="Times New Roman" w:hAnsi="Times New Roman" w:cs="Times New Roman"/>
          <w:sz w:val="18"/>
        </w:rPr>
      </w:pPr>
      <w:proofErr w:type="gramStart"/>
      <w:r w:rsidRPr="00DF564E">
        <w:rPr>
          <w:rFonts w:ascii="Times New Roman" w:hAnsi="Times New Roman" w:cs="Times New Roman"/>
          <w:sz w:val="18"/>
        </w:rPr>
        <w:lastRenderedPageBreak/>
        <w:t>Parker, D., West, R., Stradling, S., Manstead, A. S. R., 1995.</w:t>
      </w:r>
      <w:proofErr w:type="gramEnd"/>
      <w:r w:rsidRPr="00DF564E">
        <w:rPr>
          <w:rFonts w:ascii="Times New Roman" w:hAnsi="Times New Roman" w:cs="Times New Roman"/>
          <w:sz w:val="18"/>
        </w:rPr>
        <w:t xml:space="preserve"> </w:t>
      </w:r>
      <w:proofErr w:type="gramStart"/>
      <w:r w:rsidRPr="00DF564E">
        <w:rPr>
          <w:rFonts w:ascii="Times New Roman" w:hAnsi="Times New Roman" w:cs="Times New Roman"/>
          <w:sz w:val="18"/>
        </w:rPr>
        <w:t>Behavioural characteristics and involvement in different types of traffic accident.</w:t>
      </w:r>
      <w:proofErr w:type="gramEnd"/>
      <w:r w:rsidRPr="00DF564E">
        <w:rPr>
          <w:rFonts w:ascii="Times New Roman" w:hAnsi="Times New Roman" w:cs="Times New Roman"/>
          <w:sz w:val="18"/>
        </w:rPr>
        <w:t xml:space="preserve"> Accident Analysis and Prevention, 27 (4) (1995), pp. 571-581</w:t>
      </w:r>
    </w:p>
    <w:p w:rsidR="00CA5CB1" w:rsidRPr="00DF564E" w:rsidRDefault="00CA5CB1" w:rsidP="00CA5CB1">
      <w:pPr>
        <w:pStyle w:val="a9"/>
        <w:ind w:left="360" w:hangingChars="200" w:hanging="360"/>
        <w:rPr>
          <w:rFonts w:ascii="Times New Roman" w:hAnsi="Times New Roman" w:cs="Times New Roman"/>
          <w:sz w:val="18"/>
        </w:rPr>
      </w:pPr>
      <w:r w:rsidRPr="00DF564E">
        <w:rPr>
          <w:rFonts w:ascii="Times New Roman" w:hAnsi="Times New Roman" w:cs="Times New Roman"/>
          <w:sz w:val="18"/>
        </w:rPr>
        <w:t xml:space="preserve">Pei, Y. L., 2003. </w:t>
      </w:r>
      <w:proofErr w:type="gramStart"/>
      <w:r w:rsidRPr="00DF564E">
        <w:rPr>
          <w:rFonts w:ascii="Times New Roman" w:hAnsi="Times New Roman" w:cs="Times New Roman"/>
          <w:sz w:val="18"/>
        </w:rPr>
        <w:t>Research on countermeasures for road condition causes of traffic accidents (in Chinese).</w:t>
      </w:r>
      <w:proofErr w:type="gramEnd"/>
      <w:r w:rsidRPr="00DF564E">
        <w:rPr>
          <w:rFonts w:ascii="Times New Roman" w:hAnsi="Times New Roman" w:cs="Times New Roman"/>
          <w:sz w:val="18"/>
        </w:rPr>
        <w:t xml:space="preserve"> China Journal of Highway and Transport, 16 (4) (2003), pp. 77-82</w:t>
      </w:r>
    </w:p>
    <w:p w:rsidR="00CA5CB1" w:rsidRPr="00DF564E" w:rsidRDefault="00CA5CB1" w:rsidP="00CA5CB1">
      <w:pPr>
        <w:pStyle w:val="a9"/>
        <w:ind w:left="360" w:hangingChars="200" w:hanging="360"/>
        <w:rPr>
          <w:rFonts w:ascii="Times New Roman" w:hAnsi="Times New Roman" w:cs="Times New Roman"/>
          <w:sz w:val="18"/>
        </w:rPr>
      </w:pPr>
      <w:r w:rsidRPr="00DF564E">
        <w:rPr>
          <w:rFonts w:ascii="Times New Roman" w:hAnsi="Times New Roman" w:cs="Times New Roman"/>
          <w:sz w:val="18"/>
        </w:rPr>
        <w:t>Ren</w:t>
      </w:r>
      <w:r w:rsidR="00DF564E" w:rsidRPr="00DF564E">
        <w:rPr>
          <w:rFonts w:ascii="Times New Roman" w:hAnsi="Times New Roman" w:cs="Times New Roman"/>
          <w:sz w:val="18"/>
        </w:rPr>
        <w:t>,</w:t>
      </w:r>
      <w:r w:rsidRPr="00DF564E">
        <w:rPr>
          <w:rFonts w:ascii="Times New Roman" w:hAnsi="Times New Roman" w:cs="Times New Roman"/>
          <w:sz w:val="18"/>
        </w:rPr>
        <w:t xml:space="preserve"> Y. L., 2010. Present situation of road traffic safety and methods for traffic accident analysis (in Chinese). Road Traffic &amp; Safety, 10 (2) (2010), pp. 3-6</w:t>
      </w:r>
    </w:p>
    <w:p w:rsidR="006B25BE" w:rsidRPr="00FC22F2" w:rsidRDefault="006B25BE" w:rsidP="006B25BE">
      <w:pPr>
        <w:pStyle w:val="a9"/>
        <w:ind w:left="360" w:hangingChars="200" w:hanging="360"/>
        <w:rPr>
          <w:rFonts w:ascii="Times New Roman" w:eastAsia="宋体" w:hAnsi="Times New Roman" w:cs="Times New Roman"/>
          <w:sz w:val="18"/>
        </w:rPr>
      </w:pPr>
      <w:r w:rsidRPr="00FC22F2">
        <w:rPr>
          <w:rFonts w:ascii="Times New Roman" w:eastAsia="宋体" w:hAnsi="Times New Roman" w:cs="Times New Roman"/>
          <w:sz w:val="18"/>
        </w:rPr>
        <w:t>Fisher</w:t>
      </w:r>
      <w:r w:rsidR="00DF564E" w:rsidRPr="00FC22F2">
        <w:rPr>
          <w:rFonts w:ascii="Times New Roman" w:eastAsia="宋体" w:hAnsi="Times New Roman" w:cs="Times New Roman"/>
          <w:sz w:val="18"/>
        </w:rPr>
        <w:t>,</w:t>
      </w:r>
      <w:r w:rsidRPr="00FC22F2">
        <w:rPr>
          <w:rFonts w:ascii="Times New Roman" w:eastAsia="宋体" w:hAnsi="Times New Roman" w:cs="Times New Roman"/>
          <w:sz w:val="18"/>
        </w:rPr>
        <w:t xml:space="preserve"> A. R.</w:t>
      </w:r>
      <w:proofErr w:type="gramStart"/>
      <w:r w:rsidR="00DF564E" w:rsidRPr="00DF564E">
        <w:rPr>
          <w:rFonts w:ascii="Times New Roman" w:eastAsia="宋体" w:hAnsi="Times New Roman" w:cs="Times New Roman"/>
          <w:sz w:val="18"/>
        </w:rPr>
        <w:t>,</w:t>
      </w:r>
      <w:r w:rsidRPr="00FC22F2">
        <w:rPr>
          <w:rFonts w:ascii="Times New Roman" w:eastAsia="宋体" w:hAnsi="Times New Roman" w:cs="Times New Roman"/>
          <w:sz w:val="18"/>
        </w:rPr>
        <w:t>1954</w:t>
      </w:r>
      <w:proofErr w:type="gramEnd"/>
      <w:r w:rsidRPr="00FC22F2">
        <w:rPr>
          <w:rFonts w:ascii="Times New Roman" w:eastAsia="宋体" w:hAnsi="Times New Roman" w:cs="Times New Roman"/>
          <w:sz w:val="18"/>
        </w:rPr>
        <w:t xml:space="preserve">. Statistical Methods for Research Workers (Twelfth </w:t>
      </w:r>
      <w:proofErr w:type="gramStart"/>
      <w:r w:rsidRPr="00FC22F2">
        <w:rPr>
          <w:rFonts w:ascii="Times New Roman" w:eastAsia="宋体" w:hAnsi="Times New Roman" w:cs="Times New Roman"/>
          <w:sz w:val="18"/>
        </w:rPr>
        <w:t>ed</w:t>
      </w:r>
      <w:proofErr w:type="gramEnd"/>
      <w:r w:rsidRPr="00FC22F2">
        <w:rPr>
          <w:rFonts w:ascii="Times New Roman" w:eastAsia="宋体" w:hAnsi="Times New Roman" w:cs="Times New Roman"/>
          <w:sz w:val="18"/>
        </w:rPr>
        <w:t xml:space="preserve">.). </w:t>
      </w:r>
      <w:proofErr w:type="gramStart"/>
      <w:r w:rsidRPr="00FC22F2">
        <w:rPr>
          <w:rFonts w:ascii="Times New Roman" w:eastAsia="宋体" w:hAnsi="Times New Roman" w:cs="Times New Roman"/>
          <w:sz w:val="18"/>
        </w:rPr>
        <w:t>Oliver and Boyd.</w:t>
      </w:r>
      <w:proofErr w:type="gramEnd"/>
      <w:r w:rsidRPr="00FC22F2">
        <w:rPr>
          <w:rFonts w:ascii="Times New Roman" w:eastAsia="宋体" w:hAnsi="Times New Roman" w:cs="Times New Roman"/>
          <w:sz w:val="18"/>
        </w:rPr>
        <w:t xml:space="preserve"> ISBN 0-</w:t>
      </w:r>
      <w:r w:rsidR="00852BDB" w:rsidRPr="00FC22F2">
        <w:rPr>
          <w:rFonts w:ascii="Times New Roman" w:eastAsia="宋体" w:hAnsi="Times New Roman" w:cs="Times New Roman"/>
          <w:sz w:val="18"/>
        </w:rPr>
        <w:t>05-002170-2, pp. 177-178</w:t>
      </w:r>
    </w:p>
    <w:p w:rsidR="00CA5CB1" w:rsidRPr="00DF564E" w:rsidRDefault="00CA5CB1" w:rsidP="00CA5CB1">
      <w:pPr>
        <w:pStyle w:val="a9"/>
        <w:ind w:left="360" w:hangingChars="200" w:hanging="360"/>
        <w:rPr>
          <w:rFonts w:ascii="Times New Roman" w:hAnsi="Times New Roman" w:cs="Times New Roman"/>
          <w:sz w:val="18"/>
        </w:rPr>
      </w:pPr>
      <w:proofErr w:type="gramStart"/>
      <w:r w:rsidRPr="00FC22F2">
        <w:rPr>
          <w:rFonts w:ascii="Times New Roman" w:hAnsi="Times New Roman" w:cs="Times New Roman"/>
          <w:sz w:val="18"/>
        </w:rPr>
        <w:t>Sánchez-Mangas, R., García-Ferrrer, A., de Juan, A., Arroyo, A. M., 2010.</w:t>
      </w:r>
      <w:proofErr w:type="gramEnd"/>
      <w:r w:rsidRPr="00FC22F2">
        <w:rPr>
          <w:rFonts w:ascii="Times New Roman" w:hAnsi="Times New Roman" w:cs="Times New Roman"/>
          <w:sz w:val="18"/>
        </w:rPr>
        <w:t xml:space="preserve"> </w:t>
      </w:r>
      <w:proofErr w:type="gramStart"/>
      <w:r w:rsidRPr="00DF564E">
        <w:rPr>
          <w:rFonts w:ascii="Times New Roman" w:hAnsi="Times New Roman" w:cs="Times New Roman"/>
          <w:sz w:val="18"/>
        </w:rPr>
        <w:t>The probability of death in road traffic accidents.</w:t>
      </w:r>
      <w:proofErr w:type="gramEnd"/>
      <w:r w:rsidRPr="00DF564E">
        <w:rPr>
          <w:rFonts w:ascii="Times New Roman" w:hAnsi="Times New Roman" w:cs="Times New Roman"/>
          <w:sz w:val="18"/>
        </w:rPr>
        <w:t xml:space="preserve"> How important is a quick medical response? Accident Analysis and Prevention, 42 (4) (2010), pp. 1048-1056</w:t>
      </w:r>
    </w:p>
    <w:p w:rsidR="00CA5CB1" w:rsidRPr="00DF564E" w:rsidRDefault="00CA5CB1" w:rsidP="00CA5CB1">
      <w:pPr>
        <w:pStyle w:val="a9"/>
        <w:ind w:left="360" w:hangingChars="200" w:hanging="360"/>
        <w:rPr>
          <w:rFonts w:ascii="Times New Roman" w:hAnsi="Times New Roman" w:cs="Times New Roman"/>
          <w:sz w:val="18"/>
        </w:rPr>
      </w:pPr>
      <w:r w:rsidRPr="00DF564E">
        <w:rPr>
          <w:rFonts w:ascii="Times New Roman" w:hAnsi="Times New Roman" w:cs="Times New Roman"/>
          <w:sz w:val="18"/>
        </w:rPr>
        <w:t>Savolainen, P. T., Mannering, F. L., Lord, D., Quddus, M. A., 2011.The statistical analysis of highway crash-injury severities: A review and</w:t>
      </w:r>
      <w:ins w:id="4311" w:author="WANG" w:date="2014-01-07T08:20:00Z">
        <w:r w:rsidR="00817F20">
          <w:rPr>
            <w:rFonts w:ascii="Times New Roman" w:hAnsi="Times New Roman" w:cs="Times New Roman" w:hint="eastAsia"/>
            <w:sz w:val="18"/>
          </w:rPr>
          <w:t xml:space="preserve"> </w:t>
        </w:r>
      </w:ins>
      <w:r w:rsidRPr="00DF564E">
        <w:rPr>
          <w:rFonts w:ascii="Times New Roman" w:hAnsi="Times New Roman" w:cs="Times New Roman"/>
          <w:sz w:val="18"/>
        </w:rPr>
        <w:t>assessment of methodological alternatives. Accident Analysis and Prevention, 43 (2011), pp. 1666-1676</w:t>
      </w:r>
    </w:p>
    <w:p w:rsidR="00D90A94" w:rsidRDefault="00D90A94" w:rsidP="00D90A94">
      <w:pPr>
        <w:pStyle w:val="a9"/>
        <w:ind w:left="360" w:hangingChars="200" w:hanging="360"/>
        <w:rPr>
          <w:ins w:id="4312" w:author="WANG" w:date="2014-01-09T19:11:00Z"/>
          <w:rFonts w:ascii="Times New Roman" w:hAnsi="Times New Roman" w:cs="Times New Roman"/>
          <w:sz w:val="18"/>
        </w:rPr>
      </w:pPr>
      <w:ins w:id="4313" w:author="WANG" w:date="2014-01-09T19:11:00Z">
        <w:r w:rsidRPr="00D90A94">
          <w:rPr>
            <w:rFonts w:ascii="Times New Roman" w:hAnsi="Times New Roman" w:cs="Times New Roman"/>
            <w:sz w:val="18"/>
          </w:rPr>
          <w:t xml:space="preserve">SCPBS, Sichuan Provincial Bureau of Statistics, Sichuan Statistical Yearbook. </w:t>
        </w:r>
        <w:proofErr w:type="gramStart"/>
        <w:r w:rsidRPr="00D90A94">
          <w:rPr>
            <w:rFonts w:ascii="Times New Roman" w:hAnsi="Times New Roman" w:cs="Times New Roman"/>
            <w:sz w:val="18"/>
          </w:rPr>
          <w:t>Digital version at http://www.sc.stats.gov.cn/sctj/Default.htm?status=Main&amp;menu=5&amp;sub=5,false.</w:t>
        </w:r>
        <w:proofErr w:type="gramEnd"/>
        <w:r w:rsidRPr="00D90A94">
          <w:rPr>
            <w:rFonts w:ascii="Times New Roman" w:hAnsi="Times New Roman" w:cs="Times New Roman"/>
            <w:sz w:val="18"/>
          </w:rPr>
          <w:t xml:space="preserve"> Retrieved July, 2013</w:t>
        </w:r>
      </w:ins>
    </w:p>
    <w:p w:rsidR="00CA5CB1" w:rsidRPr="00DF564E" w:rsidRDefault="00CA5CB1" w:rsidP="00CA5CB1">
      <w:pPr>
        <w:pStyle w:val="a9"/>
        <w:ind w:left="360" w:hangingChars="200" w:hanging="360"/>
        <w:rPr>
          <w:rFonts w:ascii="Times New Roman" w:hAnsi="Times New Roman" w:cs="Times New Roman"/>
          <w:sz w:val="18"/>
        </w:rPr>
      </w:pPr>
      <w:r w:rsidRPr="00DF564E">
        <w:rPr>
          <w:rFonts w:ascii="Times New Roman" w:hAnsi="Times New Roman" w:cs="Times New Roman"/>
          <w:sz w:val="18"/>
        </w:rPr>
        <w:t xml:space="preserve">Sha, A. M., 2006. </w:t>
      </w:r>
      <w:proofErr w:type="gramStart"/>
      <w:r w:rsidRPr="00DF564E">
        <w:rPr>
          <w:rFonts w:ascii="Times New Roman" w:hAnsi="Times New Roman" w:cs="Times New Roman"/>
          <w:sz w:val="18"/>
        </w:rPr>
        <w:t>Research on the freeway traffic accidents and countermeasures (in Chinese).</w:t>
      </w:r>
      <w:proofErr w:type="gramEnd"/>
      <w:r w:rsidRPr="00DF564E">
        <w:rPr>
          <w:rFonts w:ascii="Times New Roman" w:hAnsi="Times New Roman" w:cs="Times New Roman"/>
          <w:sz w:val="18"/>
        </w:rPr>
        <w:t xml:space="preserve"> Master dissertation of Southeast University, Nanjing</w:t>
      </w:r>
    </w:p>
    <w:p w:rsidR="00CA5CB1" w:rsidRPr="00DF564E" w:rsidRDefault="001D7D01" w:rsidP="00CA5CB1">
      <w:pPr>
        <w:pStyle w:val="a9"/>
        <w:ind w:left="360" w:hangingChars="200" w:hanging="360"/>
        <w:rPr>
          <w:rFonts w:ascii="Times New Roman" w:hAnsi="Times New Roman" w:cs="Times New Roman"/>
          <w:sz w:val="18"/>
        </w:rPr>
      </w:pPr>
      <w:ins w:id="4314" w:author="WANG" w:date="2014-01-09T19:00:00Z">
        <w:r>
          <w:rPr>
            <w:rFonts w:ascii="Times New Roman" w:hAnsi="Times New Roman" w:cs="Times New Roman" w:hint="eastAsia"/>
            <w:sz w:val="18"/>
          </w:rPr>
          <w:t>S</w:t>
        </w:r>
      </w:ins>
      <w:ins w:id="4315" w:author="WANG" w:date="2014-01-09T19:08:00Z">
        <w:r w:rsidR="00314B7D">
          <w:rPr>
            <w:rFonts w:ascii="Times New Roman" w:hAnsi="Times New Roman" w:cs="Times New Roman" w:hint="eastAsia"/>
            <w:sz w:val="18"/>
          </w:rPr>
          <w:t>H</w:t>
        </w:r>
      </w:ins>
      <w:ins w:id="4316" w:author="WANG" w:date="2014-01-09T19:00:00Z">
        <w:r>
          <w:rPr>
            <w:rFonts w:ascii="Times New Roman" w:hAnsi="Times New Roman" w:cs="Times New Roman" w:hint="eastAsia"/>
            <w:sz w:val="18"/>
          </w:rPr>
          <w:t xml:space="preserve">SB, </w:t>
        </w:r>
      </w:ins>
      <w:r w:rsidR="00CA5CB1" w:rsidRPr="00DF564E">
        <w:rPr>
          <w:rFonts w:ascii="Times New Roman" w:hAnsi="Times New Roman" w:cs="Times New Roman"/>
          <w:sz w:val="18"/>
        </w:rPr>
        <w:t>Shanghai Statistics Bureau, 2001-2011. Shanghai Statistical Yearbook. China Statistics Press, Beijing</w:t>
      </w:r>
    </w:p>
    <w:p w:rsidR="00CA5CB1" w:rsidRPr="00DF564E" w:rsidRDefault="00CA5CB1" w:rsidP="00CA5CB1">
      <w:pPr>
        <w:pStyle w:val="a9"/>
        <w:ind w:left="360" w:hangingChars="200" w:hanging="360"/>
        <w:rPr>
          <w:rFonts w:ascii="Times New Roman" w:hAnsi="Times New Roman" w:cs="Times New Roman"/>
          <w:sz w:val="18"/>
        </w:rPr>
      </w:pPr>
      <w:proofErr w:type="gramStart"/>
      <w:r w:rsidRPr="00DF564E">
        <w:rPr>
          <w:rFonts w:ascii="Times New Roman" w:hAnsi="Times New Roman" w:cs="Times New Roman"/>
          <w:sz w:val="18"/>
        </w:rPr>
        <w:t>State Council, 2004.</w:t>
      </w:r>
      <w:proofErr w:type="gramEnd"/>
      <w:r w:rsidRPr="00DF564E">
        <w:rPr>
          <w:rFonts w:ascii="Times New Roman" w:hAnsi="Times New Roman" w:cs="Times New Roman"/>
          <w:sz w:val="18"/>
        </w:rPr>
        <w:t xml:space="preserve"> </w:t>
      </w:r>
      <w:proofErr w:type="gramStart"/>
      <w:r w:rsidRPr="00DF564E">
        <w:rPr>
          <w:rFonts w:ascii="Times New Roman" w:hAnsi="Times New Roman" w:cs="Times New Roman"/>
          <w:sz w:val="18"/>
        </w:rPr>
        <w:t>Implementation</w:t>
      </w:r>
      <w:del w:id="4317" w:author="WANG" w:date="2014-01-07T08:21:00Z">
        <w:r w:rsidRPr="00DF564E" w:rsidDel="00817F20">
          <w:rPr>
            <w:rFonts w:ascii="Times New Roman" w:hAnsi="Times New Roman" w:cs="Times New Roman"/>
            <w:sz w:val="18"/>
          </w:rPr>
          <w:delText>al</w:delText>
        </w:r>
      </w:del>
      <w:r w:rsidRPr="00DF564E">
        <w:rPr>
          <w:rFonts w:ascii="Times New Roman" w:hAnsi="Times New Roman" w:cs="Times New Roman"/>
          <w:sz w:val="18"/>
        </w:rPr>
        <w:t xml:space="preserve"> Regulations of Road Traffic Safety Law.</w:t>
      </w:r>
      <w:proofErr w:type="gramEnd"/>
      <w:ins w:id="4318" w:author="WANG" w:date="2014-01-07T08:21:00Z">
        <w:r w:rsidR="00817F20">
          <w:rPr>
            <w:rFonts w:ascii="Times New Roman" w:hAnsi="Times New Roman" w:cs="Times New Roman" w:hint="eastAsia"/>
            <w:sz w:val="18"/>
          </w:rPr>
          <w:t xml:space="preserve"> </w:t>
        </w:r>
      </w:ins>
      <w:r w:rsidRPr="00DF564E">
        <w:rPr>
          <w:rFonts w:ascii="Times New Roman" w:hAnsi="Times New Roman" w:cs="Times New Roman"/>
          <w:sz w:val="18"/>
        </w:rPr>
        <w:t>State Council, Beijing</w:t>
      </w:r>
    </w:p>
    <w:p w:rsidR="00EF2652" w:rsidRDefault="00225369" w:rsidP="00EF2652">
      <w:pPr>
        <w:pStyle w:val="a9"/>
        <w:ind w:left="360" w:hangingChars="200" w:hanging="360"/>
        <w:rPr>
          <w:ins w:id="4319" w:author="WANG" w:date="2014-01-07T08:46:00Z"/>
          <w:rFonts w:ascii="Times New Roman" w:hAnsi="Times New Roman" w:cs="Times New Roman"/>
          <w:sz w:val="18"/>
        </w:rPr>
      </w:pPr>
      <w:ins w:id="4320" w:author="WANG" w:date="2014-01-07T08:46:00Z">
        <w:r>
          <w:rPr>
            <w:rFonts w:ascii="Times New Roman" w:hAnsi="Times New Roman" w:cs="Times New Roman" w:hint="eastAsia"/>
            <w:sz w:val="18"/>
          </w:rPr>
          <w:t>SBG</w:t>
        </w:r>
      </w:ins>
      <w:ins w:id="4321" w:author="WANG" w:date="2014-01-09T19:08:00Z">
        <w:r w:rsidR="00314B7D">
          <w:rPr>
            <w:rFonts w:ascii="Times New Roman" w:hAnsi="Times New Roman" w:cs="Times New Roman" w:hint="eastAsia"/>
            <w:sz w:val="18"/>
          </w:rPr>
          <w:t>D</w:t>
        </w:r>
      </w:ins>
      <w:ins w:id="4322" w:author="WANG" w:date="2014-01-07T08:46:00Z">
        <w:r>
          <w:rPr>
            <w:rFonts w:ascii="Times New Roman" w:hAnsi="Times New Roman" w:cs="Times New Roman" w:hint="eastAsia"/>
            <w:sz w:val="18"/>
          </w:rPr>
          <w:t xml:space="preserve">P, </w:t>
        </w:r>
      </w:ins>
      <w:ins w:id="4323" w:author="WANG" w:date="2014-01-07T08:45:00Z">
        <w:r w:rsidR="00EF2652" w:rsidRPr="00EF2652">
          <w:rPr>
            <w:rFonts w:ascii="Times New Roman" w:hAnsi="Times New Roman" w:cs="Times New Roman"/>
            <w:sz w:val="18"/>
          </w:rPr>
          <w:t>Statistics Bureau of Guangdong Province</w:t>
        </w:r>
        <w:r w:rsidR="00EF2652">
          <w:rPr>
            <w:rFonts w:ascii="Times New Roman" w:hAnsi="Times New Roman" w:cs="Times New Roman" w:hint="eastAsia"/>
            <w:sz w:val="18"/>
          </w:rPr>
          <w:t>.</w:t>
        </w:r>
      </w:ins>
      <w:ins w:id="4324" w:author="WANG" w:date="2014-01-07T08:51:00Z">
        <w:r>
          <w:rPr>
            <w:rFonts w:ascii="Times New Roman" w:hAnsi="Times New Roman" w:cs="Times New Roman" w:hint="eastAsia"/>
            <w:sz w:val="18"/>
          </w:rPr>
          <w:t xml:space="preserve"> Guangdong Statistical </w:t>
        </w:r>
      </w:ins>
      <w:ins w:id="4325" w:author="WANG" w:date="2014-01-07T08:52:00Z">
        <w:r>
          <w:rPr>
            <w:rFonts w:ascii="Times New Roman" w:hAnsi="Times New Roman" w:cs="Times New Roman" w:hint="eastAsia"/>
            <w:sz w:val="18"/>
          </w:rPr>
          <w:t xml:space="preserve">Yearbook, China Statistics Press, Beijing. </w:t>
        </w:r>
        <w:proofErr w:type="gramStart"/>
        <w:r>
          <w:rPr>
            <w:rFonts w:ascii="Times New Roman" w:hAnsi="Times New Roman" w:cs="Times New Roman" w:hint="eastAsia"/>
            <w:sz w:val="18"/>
          </w:rPr>
          <w:t>Digital version at</w:t>
        </w:r>
      </w:ins>
      <w:ins w:id="4326" w:author="WANG" w:date="2014-01-07T08:46:00Z">
        <w:r w:rsidR="00EF2652" w:rsidRPr="00EF2652">
          <w:rPr>
            <w:rFonts w:ascii="Times New Roman" w:hAnsi="Times New Roman" w:cs="Times New Roman"/>
            <w:sz w:val="18"/>
          </w:rPr>
          <w:t xml:space="preserve"> </w:t>
        </w:r>
        <w:r w:rsidR="00015E4B" w:rsidRPr="00015E4B">
          <w:rPr>
            <w:rPrChange w:id="4327" w:author="WANG" w:date="2014-01-09T20:48:00Z">
              <w:rPr>
                <w:rStyle w:val="ab"/>
                <w:rFonts w:ascii="Times New Roman" w:hAnsi="Times New Roman" w:cs="Times New Roman"/>
                <w:sz w:val="18"/>
              </w:rPr>
            </w:rPrChange>
          </w:rPr>
          <w:t>http://www.gdstats.gov.cn/tjsj/gdtjnj/</w:t>
        </w:r>
        <w:r w:rsidR="00EF2652">
          <w:rPr>
            <w:rFonts w:ascii="Times New Roman" w:hAnsi="Times New Roman" w:cs="Times New Roman" w:hint="eastAsia"/>
            <w:sz w:val="18"/>
          </w:rPr>
          <w:t>.</w:t>
        </w:r>
        <w:proofErr w:type="gramEnd"/>
        <w:r w:rsidR="00EF2652">
          <w:rPr>
            <w:rFonts w:ascii="Times New Roman" w:hAnsi="Times New Roman" w:cs="Times New Roman" w:hint="eastAsia"/>
            <w:sz w:val="18"/>
          </w:rPr>
          <w:t xml:space="preserve"> </w:t>
        </w:r>
        <w:proofErr w:type="gramStart"/>
        <w:r w:rsidR="00EF2652">
          <w:rPr>
            <w:rFonts w:ascii="Times New Roman" w:hAnsi="Times New Roman" w:cs="Times New Roman" w:hint="eastAsia"/>
            <w:sz w:val="18"/>
          </w:rPr>
          <w:t>Retrieved July, 2013</w:t>
        </w:r>
      </w:ins>
      <w:ins w:id="4328" w:author="WANG" w:date="2014-01-07T08:47:00Z">
        <w:r>
          <w:rPr>
            <w:rFonts w:ascii="Times New Roman" w:hAnsi="Times New Roman" w:cs="Times New Roman" w:hint="eastAsia"/>
            <w:sz w:val="18"/>
          </w:rPr>
          <w:t>.</w:t>
        </w:r>
      </w:ins>
      <w:proofErr w:type="gramEnd"/>
    </w:p>
    <w:p w:rsidR="00CA5CB1" w:rsidRPr="00DF564E" w:rsidRDefault="00CA5CB1" w:rsidP="00CA5CB1">
      <w:pPr>
        <w:pStyle w:val="a9"/>
        <w:ind w:left="360" w:hangingChars="200" w:hanging="360"/>
        <w:rPr>
          <w:rFonts w:ascii="Times New Roman" w:hAnsi="Times New Roman" w:cs="Times New Roman"/>
          <w:sz w:val="18"/>
        </w:rPr>
      </w:pPr>
      <w:proofErr w:type="spellStart"/>
      <w:r w:rsidRPr="00DF564E">
        <w:rPr>
          <w:rFonts w:ascii="Times New Roman" w:hAnsi="Times New Roman" w:cs="Times New Roman"/>
          <w:sz w:val="18"/>
        </w:rPr>
        <w:t>Tay</w:t>
      </w:r>
      <w:proofErr w:type="spellEnd"/>
      <w:r w:rsidRPr="00DF564E">
        <w:rPr>
          <w:rFonts w:ascii="Times New Roman" w:hAnsi="Times New Roman" w:cs="Times New Roman"/>
          <w:sz w:val="18"/>
        </w:rPr>
        <w:t>, R., 2003. Marginal effects of changing the vehicle mix on fatal crashes. Journal of Transport Economics and Policy, 37 (3) (2003), pp. 439-450</w:t>
      </w:r>
    </w:p>
    <w:p w:rsidR="00CA5CB1" w:rsidRPr="00DF564E" w:rsidRDefault="00B64964" w:rsidP="00CA5CB1">
      <w:pPr>
        <w:pStyle w:val="a9"/>
        <w:ind w:left="360" w:hangingChars="200" w:hanging="360"/>
        <w:rPr>
          <w:rFonts w:ascii="Times New Roman" w:hAnsi="Times New Roman" w:cs="Times New Roman"/>
          <w:sz w:val="18"/>
        </w:rPr>
      </w:pPr>
      <w:ins w:id="4329" w:author="WANG" w:date="2014-01-07T08:39:00Z">
        <w:r>
          <w:rPr>
            <w:rFonts w:ascii="Times New Roman" w:hAnsi="Times New Roman" w:cs="Times New Roman" w:hint="eastAsia"/>
            <w:sz w:val="18"/>
          </w:rPr>
          <w:t xml:space="preserve">TAB, </w:t>
        </w:r>
      </w:ins>
      <w:r w:rsidR="00CA5CB1" w:rsidRPr="00DF564E">
        <w:rPr>
          <w:rFonts w:ascii="Times New Roman" w:hAnsi="Times New Roman" w:cs="Times New Roman"/>
          <w:sz w:val="18"/>
        </w:rPr>
        <w:t>Traffic Administration Bureau of the Ministry of Public Security of PRC, 2000-2010. China</w:t>
      </w:r>
      <w:ins w:id="4330" w:author="WANG" w:date="2014-01-07T08:20:00Z">
        <w:r w:rsidR="00817F20">
          <w:rPr>
            <w:rFonts w:ascii="Times New Roman" w:hAnsi="Times New Roman" w:cs="Times New Roman" w:hint="eastAsia"/>
            <w:sz w:val="18"/>
          </w:rPr>
          <w:t xml:space="preserve"> </w:t>
        </w:r>
      </w:ins>
      <w:r w:rsidR="00CA5CB1" w:rsidRPr="00DF564E">
        <w:rPr>
          <w:rFonts w:ascii="Times New Roman" w:hAnsi="Times New Roman" w:cs="Times New Roman"/>
          <w:sz w:val="18"/>
        </w:rPr>
        <w:t>road traffic accidents statistics [CRTAS].Beijing</w:t>
      </w:r>
    </w:p>
    <w:p w:rsidR="00CA5CB1" w:rsidRPr="00DF564E" w:rsidRDefault="00CA5CB1" w:rsidP="00CA5CB1">
      <w:pPr>
        <w:pStyle w:val="a9"/>
        <w:ind w:left="360" w:hangingChars="200" w:hanging="360"/>
        <w:rPr>
          <w:rFonts w:ascii="Times New Roman" w:hAnsi="Times New Roman" w:cs="Times New Roman"/>
          <w:sz w:val="18"/>
        </w:rPr>
      </w:pPr>
      <w:proofErr w:type="gramStart"/>
      <w:r w:rsidRPr="00DF564E">
        <w:rPr>
          <w:rFonts w:ascii="Times New Roman" w:hAnsi="Times New Roman" w:cs="Times New Roman"/>
          <w:sz w:val="18"/>
        </w:rPr>
        <w:t>Valent, F., Schiava, F., Savonitto, C., Gallo, T., Brusaferro, S., Barbone, F., 2002.</w:t>
      </w:r>
      <w:proofErr w:type="gramEnd"/>
      <w:r w:rsidRPr="00DF564E">
        <w:rPr>
          <w:rFonts w:ascii="Times New Roman" w:hAnsi="Times New Roman" w:cs="Times New Roman"/>
          <w:sz w:val="18"/>
        </w:rPr>
        <w:t xml:space="preserve"> </w:t>
      </w:r>
      <w:proofErr w:type="gramStart"/>
      <w:r w:rsidRPr="00DF564E">
        <w:rPr>
          <w:rFonts w:ascii="Times New Roman" w:hAnsi="Times New Roman" w:cs="Times New Roman"/>
          <w:sz w:val="18"/>
        </w:rPr>
        <w:t>Risk factors for fatal road traffic accidents in Udine, Italy.</w:t>
      </w:r>
      <w:proofErr w:type="gramEnd"/>
      <w:r w:rsidRPr="00DF564E">
        <w:rPr>
          <w:rFonts w:ascii="Times New Roman" w:hAnsi="Times New Roman" w:cs="Times New Roman"/>
          <w:sz w:val="18"/>
        </w:rPr>
        <w:t xml:space="preserve"> Accident Analysis and Prevention, 34 (1) (2002), pp. 71-84</w:t>
      </w:r>
    </w:p>
    <w:p w:rsidR="00CA5CB1" w:rsidRPr="00DF564E" w:rsidRDefault="00CA5CB1" w:rsidP="00CA5CB1">
      <w:pPr>
        <w:pStyle w:val="a9"/>
        <w:ind w:left="360" w:hangingChars="200" w:hanging="360"/>
        <w:rPr>
          <w:rFonts w:ascii="Times New Roman" w:hAnsi="Times New Roman" w:cs="Times New Roman"/>
          <w:sz w:val="18"/>
        </w:rPr>
      </w:pPr>
      <w:r w:rsidRPr="00DF564E">
        <w:rPr>
          <w:rFonts w:ascii="Times New Roman" w:hAnsi="Times New Roman" w:cs="Times New Roman"/>
          <w:sz w:val="18"/>
        </w:rPr>
        <w:t>Wang, H. M., 2009. Present situation of road traffic accident in China and its characteristics (in Chinese). China Safety Science Journal, 19 (10) (2009), pp. 121-126</w:t>
      </w:r>
    </w:p>
    <w:p w:rsidR="00CA5CB1" w:rsidRPr="00DF564E" w:rsidRDefault="00CA5CB1" w:rsidP="00CA5CB1">
      <w:pPr>
        <w:pStyle w:val="a9"/>
        <w:ind w:left="360" w:hangingChars="200" w:hanging="360"/>
        <w:rPr>
          <w:rFonts w:ascii="Times New Roman" w:hAnsi="Times New Roman" w:cs="Times New Roman"/>
          <w:sz w:val="18"/>
        </w:rPr>
      </w:pPr>
      <w:proofErr w:type="gramStart"/>
      <w:r w:rsidRPr="00DF564E">
        <w:rPr>
          <w:rFonts w:ascii="Times New Roman" w:hAnsi="Times New Roman" w:cs="Times New Roman"/>
          <w:sz w:val="18"/>
        </w:rPr>
        <w:t>Wang, Y., Hasselberg, M., Wu, Z., Laflamme, L., 2008.</w:t>
      </w:r>
      <w:proofErr w:type="gramEnd"/>
      <w:r w:rsidRPr="00DF564E">
        <w:rPr>
          <w:rFonts w:ascii="Times New Roman" w:hAnsi="Times New Roman" w:cs="Times New Roman"/>
          <w:sz w:val="18"/>
        </w:rPr>
        <w:t xml:space="preserve"> </w:t>
      </w:r>
      <w:proofErr w:type="gramStart"/>
      <w:r w:rsidRPr="00DF564E">
        <w:rPr>
          <w:rFonts w:ascii="Times New Roman" w:hAnsi="Times New Roman" w:cs="Times New Roman"/>
          <w:sz w:val="18"/>
        </w:rPr>
        <w:t>Distribution and characteristics of road traffic crashes in the</w:t>
      </w:r>
      <w:ins w:id="4331" w:author="WANG" w:date="2014-01-07T08:22:00Z">
        <w:r w:rsidR="00817F20">
          <w:rPr>
            <w:rFonts w:ascii="Times New Roman" w:hAnsi="Times New Roman" w:cs="Times New Roman" w:hint="eastAsia"/>
            <w:sz w:val="18"/>
          </w:rPr>
          <w:t xml:space="preserve"> </w:t>
        </w:r>
      </w:ins>
      <w:r w:rsidRPr="00DF564E">
        <w:rPr>
          <w:rFonts w:ascii="Times New Roman" w:hAnsi="Times New Roman" w:cs="Times New Roman"/>
          <w:sz w:val="18"/>
        </w:rPr>
        <w:t>Chaoyang District of Beijing, China.</w:t>
      </w:r>
      <w:proofErr w:type="gramEnd"/>
      <w:r w:rsidRPr="00DF564E">
        <w:rPr>
          <w:rFonts w:ascii="Times New Roman" w:hAnsi="Times New Roman" w:cs="Times New Roman"/>
          <w:sz w:val="18"/>
        </w:rPr>
        <w:t xml:space="preserve"> Accident Analysis and Prevention, 40 (2008), pp. 334-340</w:t>
      </w:r>
    </w:p>
    <w:p w:rsidR="00CA5CB1" w:rsidRPr="00DF564E" w:rsidRDefault="00CA5CB1" w:rsidP="00CA5CB1">
      <w:pPr>
        <w:pStyle w:val="a9"/>
        <w:ind w:left="360" w:hangingChars="200" w:hanging="360"/>
        <w:rPr>
          <w:rFonts w:ascii="Times New Roman" w:hAnsi="Times New Roman" w:cs="Times New Roman"/>
          <w:sz w:val="18"/>
        </w:rPr>
      </w:pPr>
      <w:r w:rsidRPr="00DF564E">
        <w:rPr>
          <w:rFonts w:ascii="Times New Roman" w:hAnsi="Times New Roman" w:cs="Times New Roman"/>
          <w:sz w:val="18"/>
        </w:rPr>
        <w:t xml:space="preserve">Wong, E., Leong, M. K. F., Anantharaman, V., Raman, L., Wee, K. P., Chao, T. C., 2002. </w:t>
      </w:r>
      <w:proofErr w:type="gramStart"/>
      <w:r w:rsidRPr="00DF564E">
        <w:rPr>
          <w:rFonts w:ascii="Times New Roman" w:hAnsi="Times New Roman" w:cs="Times New Roman"/>
          <w:sz w:val="18"/>
        </w:rPr>
        <w:t>Road traffic accident mortality in Singapore.</w:t>
      </w:r>
      <w:proofErr w:type="gramEnd"/>
      <w:r w:rsidRPr="00DF564E">
        <w:rPr>
          <w:rFonts w:ascii="Times New Roman" w:hAnsi="Times New Roman" w:cs="Times New Roman"/>
          <w:sz w:val="18"/>
        </w:rPr>
        <w:t xml:space="preserve"> The Journal of Emergency Medicine, 22 (2) (2002), pp. 139-146</w:t>
      </w:r>
    </w:p>
    <w:p w:rsidR="00CA5CB1" w:rsidRPr="00DF564E" w:rsidRDefault="00CA5CB1" w:rsidP="00CA5CB1">
      <w:pPr>
        <w:pStyle w:val="a9"/>
        <w:ind w:left="360" w:hangingChars="200" w:hanging="360"/>
        <w:rPr>
          <w:rFonts w:ascii="Times New Roman" w:hAnsi="Times New Roman" w:cs="Times New Roman"/>
          <w:sz w:val="18"/>
        </w:rPr>
      </w:pPr>
      <w:r w:rsidRPr="00DF564E">
        <w:rPr>
          <w:rFonts w:ascii="Times New Roman" w:hAnsi="Times New Roman" w:cs="Times New Roman"/>
          <w:sz w:val="18"/>
          <w:lang w:val="fr-FR"/>
        </w:rPr>
        <w:t xml:space="preserve">Yan, X. P., Zhang, H., Wu, C. Z., Mao, Z., Lei, H., 2013. </w:t>
      </w:r>
      <w:r w:rsidRPr="00DF564E">
        <w:rPr>
          <w:rFonts w:ascii="Times New Roman" w:hAnsi="Times New Roman" w:cs="Times New Roman"/>
          <w:sz w:val="18"/>
        </w:rPr>
        <w:t>Research progress and prospect of road traffic driving behavior (in Chinese). Journal of Transport Information and Safety, 31 (2013), pp. 45-51</w:t>
      </w:r>
    </w:p>
    <w:p w:rsidR="00CA5CB1" w:rsidRPr="00DF564E" w:rsidRDefault="00CA5CB1" w:rsidP="00CA5CB1">
      <w:pPr>
        <w:pStyle w:val="a9"/>
        <w:ind w:left="360" w:hangingChars="200" w:hanging="360"/>
        <w:rPr>
          <w:rFonts w:ascii="Times New Roman" w:hAnsi="Times New Roman" w:cs="Times New Roman"/>
          <w:sz w:val="18"/>
        </w:rPr>
      </w:pPr>
      <w:r w:rsidRPr="00DF564E">
        <w:rPr>
          <w:rFonts w:ascii="Times New Roman" w:hAnsi="Times New Roman" w:cs="Times New Roman"/>
          <w:sz w:val="18"/>
        </w:rPr>
        <w:t>Zhang, G., Yau, K. K.W., Chen, G., 2013. Risk factors associated with traffic violations and accident severity in China. Accident Analysis and Prevention, 59 (2013), pp. 18-25</w:t>
      </w:r>
    </w:p>
    <w:p w:rsidR="00CA5CB1" w:rsidRPr="00DF564E" w:rsidRDefault="00CA5CB1" w:rsidP="00CA5CB1">
      <w:pPr>
        <w:pStyle w:val="a9"/>
        <w:ind w:left="360" w:hangingChars="200" w:hanging="360"/>
        <w:rPr>
          <w:rFonts w:ascii="Times New Roman" w:hAnsi="Times New Roman" w:cs="Times New Roman"/>
          <w:sz w:val="18"/>
        </w:rPr>
      </w:pPr>
      <w:r w:rsidRPr="00DF564E">
        <w:rPr>
          <w:rFonts w:ascii="Times New Roman" w:hAnsi="Times New Roman" w:cs="Times New Roman"/>
          <w:sz w:val="18"/>
        </w:rPr>
        <w:t>Zhang, W., Tsimhoni, O., Sivak, M., Flannagan, M. J., 2010. Road safety in China: Analysis of current challenges.</w:t>
      </w:r>
      <w:ins w:id="4332" w:author="WANG" w:date="2014-01-07T08:22:00Z">
        <w:r w:rsidR="00817F20">
          <w:rPr>
            <w:rFonts w:ascii="Times New Roman" w:hAnsi="Times New Roman" w:cs="Times New Roman" w:hint="eastAsia"/>
            <w:sz w:val="18"/>
          </w:rPr>
          <w:t xml:space="preserve"> </w:t>
        </w:r>
      </w:ins>
      <w:r w:rsidRPr="00DF564E">
        <w:rPr>
          <w:rFonts w:ascii="Times New Roman" w:hAnsi="Times New Roman" w:cs="Times New Roman"/>
          <w:sz w:val="18"/>
        </w:rPr>
        <w:t>Journal of Safety Research 41 (1) (2010), pp. 25–30</w:t>
      </w:r>
    </w:p>
    <w:p w:rsidR="00CA5CB1" w:rsidRPr="00DF564E" w:rsidRDefault="00CA5CB1" w:rsidP="00CA5CB1">
      <w:pPr>
        <w:pStyle w:val="a9"/>
        <w:ind w:left="360" w:hangingChars="200" w:hanging="360"/>
        <w:rPr>
          <w:rFonts w:ascii="Times New Roman" w:hAnsi="Times New Roman" w:cs="Times New Roman"/>
          <w:sz w:val="18"/>
        </w:rPr>
      </w:pPr>
      <w:r w:rsidRPr="00DF564E">
        <w:rPr>
          <w:rFonts w:ascii="Times New Roman" w:hAnsi="Times New Roman" w:cs="Times New Roman"/>
          <w:sz w:val="18"/>
        </w:rPr>
        <w:t xml:space="preserve">Zhao, H. C., 2005. </w:t>
      </w:r>
      <w:proofErr w:type="gramStart"/>
      <w:r w:rsidRPr="00DF564E">
        <w:rPr>
          <w:rFonts w:ascii="Times New Roman" w:hAnsi="Times New Roman" w:cs="Times New Roman"/>
          <w:sz w:val="18"/>
        </w:rPr>
        <w:t>Research on statistical analysis system for road traffic accidents (in Chinese).</w:t>
      </w:r>
      <w:proofErr w:type="gramEnd"/>
      <w:r w:rsidRPr="00DF564E">
        <w:rPr>
          <w:rFonts w:ascii="Times New Roman" w:hAnsi="Times New Roman" w:cs="Times New Roman"/>
          <w:sz w:val="18"/>
        </w:rPr>
        <w:t xml:space="preserve"> Master dissertation of Chang’an University, Xi’an</w:t>
      </w:r>
    </w:p>
    <w:p w:rsidR="00CA5CB1" w:rsidRPr="00DF564E" w:rsidRDefault="00CA5CB1" w:rsidP="00CA5CB1">
      <w:pPr>
        <w:pStyle w:val="a9"/>
        <w:ind w:left="360" w:hangingChars="200" w:hanging="360"/>
        <w:rPr>
          <w:rFonts w:ascii="Times New Roman" w:hAnsi="Times New Roman" w:cs="Times New Roman"/>
          <w:sz w:val="18"/>
        </w:rPr>
      </w:pPr>
      <w:proofErr w:type="gramStart"/>
      <w:r w:rsidRPr="00DF564E">
        <w:rPr>
          <w:rFonts w:ascii="Times New Roman" w:hAnsi="Times New Roman" w:cs="Times New Roman"/>
          <w:sz w:val="18"/>
        </w:rPr>
        <w:t>Zhuang, X., Wu, C., 2011.</w:t>
      </w:r>
      <w:proofErr w:type="gramEnd"/>
      <w:r w:rsidRPr="00DF564E">
        <w:rPr>
          <w:rFonts w:ascii="Times New Roman" w:hAnsi="Times New Roman" w:cs="Times New Roman"/>
          <w:sz w:val="18"/>
        </w:rPr>
        <w:t xml:space="preserve"> </w:t>
      </w:r>
      <w:proofErr w:type="gramStart"/>
      <w:r w:rsidRPr="00DF564E">
        <w:rPr>
          <w:rFonts w:ascii="Times New Roman" w:hAnsi="Times New Roman" w:cs="Times New Roman"/>
          <w:sz w:val="18"/>
        </w:rPr>
        <w:t>Pedestrians’ crossing behaviors and safety at unmarked roadway in China.</w:t>
      </w:r>
      <w:proofErr w:type="gramEnd"/>
      <w:r w:rsidRPr="00DF564E">
        <w:rPr>
          <w:rFonts w:ascii="Times New Roman" w:hAnsi="Times New Roman" w:cs="Times New Roman"/>
          <w:sz w:val="18"/>
        </w:rPr>
        <w:t xml:space="preserve"> Accident Analysis and Prevention, 43 (2011), pp. 1927-1936</w:t>
      </w:r>
    </w:p>
    <w:p w:rsidR="00FC25F1" w:rsidRPr="00DF564E" w:rsidRDefault="00FC25F1">
      <w:pPr>
        <w:rPr>
          <w:rFonts w:ascii="Times New Roman" w:hAnsi="Times New Roman" w:cs="Times New Roman"/>
        </w:rPr>
      </w:pPr>
    </w:p>
    <w:sectPr w:rsidR="00FC25F1" w:rsidRPr="00DF564E" w:rsidSect="002A4430">
      <w:pgSz w:w="11906" w:h="16838"/>
      <w:pgMar w:top="1440" w:right="1800" w:bottom="1440" w:left="1800" w:header="851" w:footer="992" w:gutter="0"/>
      <w:lnNumType w:countBy="1"/>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4" w:author="Liang Ma" w:date="2014-01-05T11:00:00Z" w:initials="LM">
    <w:p w:rsidR="001C680C" w:rsidRDefault="001C680C">
      <w:pPr>
        <w:pStyle w:val="af0"/>
      </w:pPr>
      <w:r>
        <w:rPr>
          <w:rStyle w:val="af"/>
        </w:rPr>
        <w:annotationRef/>
      </w:r>
      <w:r>
        <w:rPr>
          <w:rFonts w:hint="eastAsia"/>
        </w:rPr>
        <w:t>Reference?</w:t>
      </w:r>
    </w:p>
  </w:comment>
  <w:comment w:id="89" w:author="Liang Ma" w:date="2014-05-16T21:27:00Z" w:initials="LM">
    <w:p w:rsidR="001C680C" w:rsidRDefault="001C680C">
      <w:pPr>
        <w:pStyle w:val="af0"/>
      </w:pPr>
      <w:r>
        <w:rPr>
          <w:rStyle w:val="af"/>
        </w:rPr>
        <w:annotationRef/>
      </w:r>
      <w:r>
        <w:rPr>
          <w:rFonts w:hint="eastAsia"/>
        </w:rPr>
        <w:t xml:space="preserve">I would like to remove Figure 2. </w:t>
      </w:r>
      <w:r>
        <w:t>Since it might mislead the readers.</w:t>
      </w:r>
    </w:p>
  </w:comment>
  <w:comment w:id="197" w:author="Liang Ma" w:date="2014-01-05T13:08:00Z" w:initials="LM">
    <w:p w:rsidR="001C680C" w:rsidRDefault="001C680C" w:rsidP="00DB61D8">
      <w:pPr>
        <w:pStyle w:val="af0"/>
      </w:pPr>
      <w:r>
        <w:rPr>
          <w:rStyle w:val="af"/>
        </w:rPr>
        <w:annotationRef/>
      </w:r>
      <w:r>
        <w:rPr>
          <w:rFonts w:hint="eastAsia"/>
        </w:rPr>
        <w:t>Any reference to determine the casual factors?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CA6595D" w15:done="0"/>
  <w15:commentEx w15:paraId="7271EDCE" w15:done="0"/>
  <w15:commentEx w15:paraId="04BF1556"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C680C" w:rsidRDefault="001C680C" w:rsidP="009E65BC">
      <w:r>
        <w:separator/>
      </w:r>
    </w:p>
  </w:endnote>
  <w:endnote w:type="continuationSeparator" w:id="0">
    <w:p w:rsidR="001C680C" w:rsidRDefault="001C680C" w:rsidP="009E65BC">
      <w:r>
        <w:continuationSeparator/>
      </w:r>
    </w:p>
  </w:endnote>
</w:endnotes>
</file>

<file path=word/fontTable.xml><?xml version="1.0" encoding="utf-8"?>
<w:fonts xmlns:r="http://schemas.openxmlformats.org/officeDocument/2006/relationships" xmlns:w="http://schemas.openxmlformats.org/wordprocessingml/2006/main">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iti SC Light">
    <w:altName w:val="Arial Unicode MS"/>
    <w:charset w:val="50"/>
    <w:family w:val="auto"/>
    <w:pitch w:val="variable"/>
    <w:sig w:usb0="00000000" w:usb1="080E004A"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C680C" w:rsidRDefault="001C680C" w:rsidP="009E65BC">
      <w:r>
        <w:separator/>
      </w:r>
    </w:p>
  </w:footnote>
  <w:footnote w:type="continuationSeparator" w:id="0">
    <w:p w:rsidR="001C680C" w:rsidRDefault="001C680C" w:rsidP="009E65B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AC8471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7595300E"/>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1"/>
  </w:num>
  <w:num w:numId="2">
    <w:abstractNumId w:val="0"/>
  </w:num>
  <w:num w:numId="3">
    <w:abstractNumId w:val="1"/>
  </w:num>
  <w:num w:numId="4">
    <w:abstractNumId w:val="1"/>
  </w:num>
  <w:num w:numId="5">
    <w:abstractNumId w:val="1"/>
  </w:num>
  <w:num w:numId="6">
    <w:abstractNumId w:val="1"/>
  </w:num>
  <w:num w:numId="7">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iang Ma">
    <w15:presenceInfo w15:providerId="Windows Live" w15:userId="43a7f07c755b3d93"/>
  </w15:person>
  <w15:person w15:author="Woody Wang">
    <w15:presenceInfo w15:providerId="Windows Live" w15:userId="21c007f5e44051ca"/>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proofState w:spelling="clean" w:grammar="clean"/>
  <w:revisionView w:markup="0"/>
  <w:trackRevisions/>
  <w:defaultTabStop w:val="720"/>
  <w:drawingGridHorizontalSpacing w:val="105"/>
  <w:drawingGridVerticalSpacing w:val="156"/>
  <w:displayHorizontalDrawingGridEvery w:val="0"/>
  <w:displayVerticalDrawingGridEvery w:val="0"/>
  <w:characterSpacingControl w:val="doNotCompress"/>
  <w:hdrShapeDefaults>
    <o:shapedefaults v:ext="edit" spidmax="4097"/>
  </w:hdrShapeDefaults>
  <w:footnotePr>
    <w:footnote w:id="-1"/>
    <w:footnote w:id="0"/>
  </w:footnotePr>
  <w:endnotePr>
    <w:endnote w:id="-1"/>
    <w:endnote w:id="0"/>
  </w:endnotePr>
  <w:compat>
    <w:useFELayout/>
  </w:compat>
  <w:rsids>
    <w:rsidRoot w:val="00CA5CB1"/>
    <w:rsid w:val="000108F4"/>
    <w:rsid w:val="00015E4B"/>
    <w:rsid w:val="000179D2"/>
    <w:rsid w:val="00027E07"/>
    <w:rsid w:val="000368D7"/>
    <w:rsid w:val="00044F56"/>
    <w:rsid w:val="00050DED"/>
    <w:rsid w:val="0007239B"/>
    <w:rsid w:val="00083D8A"/>
    <w:rsid w:val="0009076A"/>
    <w:rsid w:val="00096410"/>
    <w:rsid w:val="000A4AB5"/>
    <w:rsid w:val="000C35BE"/>
    <w:rsid w:val="000D1F65"/>
    <w:rsid w:val="000F5DF9"/>
    <w:rsid w:val="00121D55"/>
    <w:rsid w:val="001263D5"/>
    <w:rsid w:val="001301CD"/>
    <w:rsid w:val="00131B43"/>
    <w:rsid w:val="0013707C"/>
    <w:rsid w:val="0014217B"/>
    <w:rsid w:val="001711FB"/>
    <w:rsid w:val="001759FA"/>
    <w:rsid w:val="00177772"/>
    <w:rsid w:val="001A183B"/>
    <w:rsid w:val="001A5373"/>
    <w:rsid w:val="001B6A0D"/>
    <w:rsid w:val="001C680C"/>
    <w:rsid w:val="001C6A6E"/>
    <w:rsid w:val="001D7D01"/>
    <w:rsid w:val="001E19EC"/>
    <w:rsid w:val="001F05AB"/>
    <w:rsid w:val="001F226C"/>
    <w:rsid w:val="00206C77"/>
    <w:rsid w:val="00212019"/>
    <w:rsid w:val="002238F5"/>
    <w:rsid w:val="00225369"/>
    <w:rsid w:val="00226FD5"/>
    <w:rsid w:val="0023326B"/>
    <w:rsid w:val="00234960"/>
    <w:rsid w:val="00250BED"/>
    <w:rsid w:val="002554F1"/>
    <w:rsid w:val="00260C21"/>
    <w:rsid w:val="00262317"/>
    <w:rsid w:val="00275524"/>
    <w:rsid w:val="00275E7B"/>
    <w:rsid w:val="00286493"/>
    <w:rsid w:val="002A33DA"/>
    <w:rsid w:val="002A4430"/>
    <w:rsid w:val="002A52D0"/>
    <w:rsid w:val="002A6420"/>
    <w:rsid w:val="002A7E4F"/>
    <w:rsid w:val="002B51C8"/>
    <w:rsid w:val="002C0EC9"/>
    <w:rsid w:val="002D5882"/>
    <w:rsid w:val="002D63FD"/>
    <w:rsid w:val="002E3853"/>
    <w:rsid w:val="002E671A"/>
    <w:rsid w:val="002F6891"/>
    <w:rsid w:val="002F78EF"/>
    <w:rsid w:val="0030296F"/>
    <w:rsid w:val="00304487"/>
    <w:rsid w:val="0031148C"/>
    <w:rsid w:val="0031151F"/>
    <w:rsid w:val="00312DA0"/>
    <w:rsid w:val="00314B7D"/>
    <w:rsid w:val="00334888"/>
    <w:rsid w:val="00340371"/>
    <w:rsid w:val="0034334A"/>
    <w:rsid w:val="00344C38"/>
    <w:rsid w:val="00350B07"/>
    <w:rsid w:val="00370105"/>
    <w:rsid w:val="00372422"/>
    <w:rsid w:val="003A2BCA"/>
    <w:rsid w:val="003A53E8"/>
    <w:rsid w:val="003A62D0"/>
    <w:rsid w:val="003C1DC0"/>
    <w:rsid w:val="003C25D5"/>
    <w:rsid w:val="003E6495"/>
    <w:rsid w:val="003F21C2"/>
    <w:rsid w:val="003F62E2"/>
    <w:rsid w:val="003F66FB"/>
    <w:rsid w:val="0040197A"/>
    <w:rsid w:val="00401CD2"/>
    <w:rsid w:val="0041174F"/>
    <w:rsid w:val="004241AB"/>
    <w:rsid w:val="004277EF"/>
    <w:rsid w:val="00433DE7"/>
    <w:rsid w:val="00445E17"/>
    <w:rsid w:val="00447D17"/>
    <w:rsid w:val="00450AC1"/>
    <w:rsid w:val="004541FF"/>
    <w:rsid w:val="0046191C"/>
    <w:rsid w:val="004660AA"/>
    <w:rsid w:val="004729C1"/>
    <w:rsid w:val="00472F3F"/>
    <w:rsid w:val="004745BF"/>
    <w:rsid w:val="00483F8B"/>
    <w:rsid w:val="00485C8B"/>
    <w:rsid w:val="004A2412"/>
    <w:rsid w:val="004C2078"/>
    <w:rsid w:val="004C241F"/>
    <w:rsid w:val="004D1180"/>
    <w:rsid w:val="004E01C8"/>
    <w:rsid w:val="004E0B66"/>
    <w:rsid w:val="00504AA7"/>
    <w:rsid w:val="00505FFE"/>
    <w:rsid w:val="00516C96"/>
    <w:rsid w:val="00525957"/>
    <w:rsid w:val="00533329"/>
    <w:rsid w:val="00534C10"/>
    <w:rsid w:val="005413A5"/>
    <w:rsid w:val="00543538"/>
    <w:rsid w:val="005512E9"/>
    <w:rsid w:val="005523EF"/>
    <w:rsid w:val="0056406C"/>
    <w:rsid w:val="00574E0A"/>
    <w:rsid w:val="0058145B"/>
    <w:rsid w:val="00584E90"/>
    <w:rsid w:val="005A3FFF"/>
    <w:rsid w:val="005B3C2F"/>
    <w:rsid w:val="005B3F68"/>
    <w:rsid w:val="005C48C6"/>
    <w:rsid w:val="005C565E"/>
    <w:rsid w:val="005D024C"/>
    <w:rsid w:val="005D4AEF"/>
    <w:rsid w:val="005E6EE1"/>
    <w:rsid w:val="00600B77"/>
    <w:rsid w:val="0060382E"/>
    <w:rsid w:val="00606BB0"/>
    <w:rsid w:val="0061082D"/>
    <w:rsid w:val="006110D7"/>
    <w:rsid w:val="0062421A"/>
    <w:rsid w:val="00624C8B"/>
    <w:rsid w:val="00624E47"/>
    <w:rsid w:val="00633F37"/>
    <w:rsid w:val="00643542"/>
    <w:rsid w:val="00652EA3"/>
    <w:rsid w:val="00661C52"/>
    <w:rsid w:val="00665D0F"/>
    <w:rsid w:val="00666638"/>
    <w:rsid w:val="00671D15"/>
    <w:rsid w:val="00673ADD"/>
    <w:rsid w:val="006838E5"/>
    <w:rsid w:val="00685303"/>
    <w:rsid w:val="006A159F"/>
    <w:rsid w:val="006A4593"/>
    <w:rsid w:val="006A639F"/>
    <w:rsid w:val="006B0004"/>
    <w:rsid w:val="006B25BE"/>
    <w:rsid w:val="006B303B"/>
    <w:rsid w:val="006C07A0"/>
    <w:rsid w:val="006C560D"/>
    <w:rsid w:val="006C583A"/>
    <w:rsid w:val="006C5F89"/>
    <w:rsid w:val="006D00FD"/>
    <w:rsid w:val="006E5780"/>
    <w:rsid w:val="006F62F4"/>
    <w:rsid w:val="00703A55"/>
    <w:rsid w:val="00706246"/>
    <w:rsid w:val="00707D4F"/>
    <w:rsid w:val="007215C0"/>
    <w:rsid w:val="00726FD3"/>
    <w:rsid w:val="00734979"/>
    <w:rsid w:val="007353A7"/>
    <w:rsid w:val="00741644"/>
    <w:rsid w:val="0075766B"/>
    <w:rsid w:val="00764556"/>
    <w:rsid w:val="00773739"/>
    <w:rsid w:val="007762DC"/>
    <w:rsid w:val="007769AB"/>
    <w:rsid w:val="00780A41"/>
    <w:rsid w:val="00782369"/>
    <w:rsid w:val="00790FA6"/>
    <w:rsid w:val="007A3C3E"/>
    <w:rsid w:val="007B0A35"/>
    <w:rsid w:val="007B3F91"/>
    <w:rsid w:val="007B43AB"/>
    <w:rsid w:val="007C1A56"/>
    <w:rsid w:val="007C2D03"/>
    <w:rsid w:val="007D06D0"/>
    <w:rsid w:val="007E18A9"/>
    <w:rsid w:val="007E2965"/>
    <w:rsid w:val="00801C0A"/>
    <w:rsid w:val="0080401D"/>
    <w:rsid w:val="0080433E"/>
    <w:rsid w:val="00815983"/>
    <w:rsid w:val="00817F20"/>
    <w:rsid w:val="00820DD0"/>
    <w:rsid w:val="00821C8B"/>
    <w:rsid w:val="00830716"/>
    <w:rsid w:val="00835478"/>
    <w:rsid w:val="00840C6E"/>
    <w:rsid w:val="00845E6F"/>
    <w:rsid w:val="00847D78"/>
    <w:rsid w:val="00852BDB"/>
    <w:rsid w:val="00855A0D"/>
    <w:rsid w:val="00863472"/>
    <w:rsid w:val="00864E0C"/>
    <w:rsid w:val="00865174"/>
    <w:rsid w:val="00867A7B"/>
    <w:rsid w:val="00874947"/>
    <w:rsid w:val="00875932"/>
    <w:rsid w:val="0088324C"/>
    <w:rsid w:val="0089338D"/>
    <w:rsid w:val="008A11A4"/>
    <w:rsid w:val="008A2586"/>
    <w:rsid w:val="008C3928"/>
    <w:rsid w:val="008C58B8"/>
    <w:rsid w:val="008D0A87"/>
    <w:rsid w:val="008D4102"/>
    <w:rsid w:val="008D4408"/>
    <w:rsid w:val="008D67CD"/>
    <w:rsid w:val="008F327C"/>
    <w:rsid w:val="008F76F2"/>
    <w:rsid w:val="009033F3"/>
    <w:rsid w:val="00903C2F"/>
    <w:rsid w:val="00922A0E"/>
    <w:rsid w:val="00934DB2"/>
    <w:rsid w:val="0093730F"/>
    <w:rsid w:val="009474D0"/>
    <w:rsid w:val="00951DE8"/>
    <w:rsid w:val="00965242"/>
    <w:rsid w:val="0097422C"/>
    <w:rsid w:val="00974CC1"/>
    <w:rsid w:val="00983016"/>
    <w:rsid w:val="00990CA7"/>
    <w:rsid w:val="00996C6D"/>
    <w:rsid w:val="009A7BF9"/>
    <w:rsid w:val="009B1FA2"/>
    <w:rsid w:val="009B645F"/>
    <w:rsid w:val="009C67F4"/>
    <w:rsid w:val="009D53F4"/>
    <w:rsid w:val="009E5DD8"/>
    <w:rsid w:val="009E65BC"/>
    <w:rsid w:val="009F38FD"/>
    <w:rsid w:val="009F450E"/>
    <w:rsid w:val="009F57D4"/>
    <w:rsid w:val="009F7DA7"/>
    <w:rsid w:val="00A00FF1"/>
    <w:rsid w:val="00A05FF3"/>
    <w:rsid w:val="00A10245"/>
    <w:rsid w:val="00A132C3"/>
    <w:rsid w:val="00A1515A"/>
    <w:rsid w:val="00A21617"/>
    <w:rsid w:val="00A2287C"/>
    <w:rsid w:val="00A3434F"/>
    <w:rsid w:val="00A357C1"/>
    <w:rsid w:val="00A35E8E"/>
    <w:rsid w:val="00A376CC"/>
    <w:rsid w:val="00A40114"/>
    <w:rsid w:val="00A4489A"/>
    <w:rsid w:val="00A47D6F"/>
    <w:rsid w:val="00A574AF"/>
    <w:rsid w:val="00A740C1"/>
    <w:rsid w:val="00A76DBE"/>
    <w:rsid w:val="00A828C6"/>
    <w:rsid w:val="00A91087"/>
    <w:rsid w:val="00A92268"/>
    <w:rsid w:val="00A96FA9"/>
    <w:rsid w:val="00AA0C34"/>
    <w:rsid w:val="00AB3F44"/>
    <w:rsid w:val="00AB42C3"/>
    <w:rsid w:val="00AB684F"/>
    <w:rsid w:val="00AC0B32"/>
    <w:rsid w:val="00AC0D93"/>
    <w:rsid w:val="00AC24B0"/>
    <w:rsid w:val="00AE59E9"/>
    <w:rsid w:val="00AE62B3"/>
    <w:rsid w:val="00AE6A0A"/>
    <w:rsid w:val="00B02262"/>
    <w:rsid w:val="00B220C2"/>
    <w:rsid w:val="00B225D0"/>
    <w:rsid w:val="00B24F23"/>
    <w:rsid w:val="00B30B24"/>
    <w:rsid w:val="00B43B80"/>
    <w:rsid w:val="00B5505E"/>
    <w:rsid w:val="00B5791D"/>
    <w:rsid w:val="00B62BFD"/>
    <w:rsid w:val="00B64964"/>
    <w:rsid w:val="00B6628C"/>
    <w:rsid w:val="00B72164"/>
    <w:rsid w:val="00B83810"/>
    <w:rsid w:val="00B852CE"/>
    <w:rsid w:val="00B916BC"/>
    <w:rsid w:val="00B94090"/>
    <w:rsid w:val="00BC1C32"/>
    <w:rsid w:val="00BC35B6"/>
    <w:rsid w:val="00BD12FE"/>
    <w:rsid w:val="00BD1556"/>
    <w:rsid w:val="00BF4EAE"/>
    <w:rsid w:val="00BF7211"/>
    <w:rsid w:val="00C034C9"/>
    <w:rsid w:val="00C07AC4"/>
    <w:rsid w:val="00C12CB3"/>
    <w:rsid w:val="00C25058"/>
    <w:rsid w:val="00C3114E"/>
    <w:rsid w:val="00C369EA"/>
    <w:rsid w:val="00C4122F"/>
    <w:rsid w:val="00C41FF9"/>
    <w:rsid w:val="00C424E0"/>
    <w:rsid w:val="00C448A7"/>
    <w:rsid w:val="00C50388"/>
    <w:rsid w:val="00C574F1"/>
    <w:rsid w:val="00C70D61"/>
    <w:rsid w:val="00C72522"/>
    <w:rsid w:val="00C73C88"/>
    <w:rsid w:val="00C82A70"/>
    <w:rsid w:val="00CA5CB1"/>
    <w:rsid w:val="00CB0AB0"/>
    <w:rsid w:val="00CB59C3"/>
    <w:rsid w:val="00CC1F22"/>
    <w:rsid w:val="00CC2FCA"/>
    <w:rsid w:val="00CC4029"/>
    <w:rsid w:val="00CD2F87"/>
    <w:rsid w:val="00CE281A"/>
    <w:rsid w:val="00CE34E7"/>
    <w:rsid w:val="00CE74D5"/>
    <w:rsid w:val="00D009B3"/>
    <w:rsid w:val="00D02403"/>
    <w:rsid w:val="00D1150D"/>
    <w:rsid w:val="00D1719F"/>
    <w:rsid w:val="00D202FE"/>
    <w:rsid w:val="00D37A82"/>
    <w:rsid w:val="00D42E8F"/>
    <w:rsid w:val="00D512FD"/>
    <w:rsid w:val="00D60211"/>
    <w:rsid w:val="00D61846"/>
    <w:rsid w:val="00D6237E"/>
    <w:rsid w:val="00D63749"/>
    <w:rsid w:val="00D63A73"/>
    <w:rsid w:val="00D66FA0"/>
    <w:rsid w:val="00D73B56"/>
    <w:rsid w:val="00D8583F"/>
    <w:rsid w:val="00D90A94"/>
    <w:rsid w:val="00DA092A"/>
    <w:rsid w:val="00DA36D6"/>
    <w:rsid w:val="00DB0F53"/>
    <w:rsid w:val="00DB4831"/>
    <w:rsid w:val="00DB61D8"/>
    <w:rsid w:val="00DC0A66"/>
    <w:rsid w:val="00DD6C68"/>
    <w:rsid w:val="00DE38EB"/>
    <w:rsid w:val="00DF0416"/>
    <w:rsid w:val="00DF205F"/>
    <w:rsid w:val="00DF34F9"/>
    <w:rsid w:val="00DF564E"/>
    <w:rsid w:val="00DF63E9"/>
    <w:rsid w:val="00E0431F"/>
    <w:rsid w:val="00E10355"/>
    <w:rsid w:val="00E1213F"/>
    <w:rsid w:val="00E12C57"/>
    <w:rsid w:val="00E16879"/>
    <w:rsid w:val="00E208BE"/>
    <w:rsid w:val="00E21574"/>
    <w:rsid w:val="00E242C0"/>
    <w:rsid w:val="00E305FD"/>
    <w:rsid w:val="00E40825"/>
    <w:rsid w:val="00E43E29"/>
    <w:rsid w:val="00E45FC1"/>
    <w:rsid w:val="00E51D1A"/>
    <w:rsid w:val="00E57E18"/>
    <w:rsid w:val="00E678FD"/>
    <w:rsid w:val="00E7398B"/>
    <w:rsid w:val="00EA1157"/>
    <w:rsid w:val="00EC01B1"/>
    <w:rsid w:val="00EC32A8"/>
    <w:rsid w:val="00EC73F4"/>
    <w:rsid w:val="00EE2659"/>
    <w:rsid w:val="00EF2652"/>
    <w:rsid w:val="00EF5D26"/>
    <w:rsid w:val="00F0422C"/>
    <w:rsid w:val="00F073ED"/>
    <w:rsid w:val="00F13C5C"/>
    <w:rsid w:val="00F158CA"/>
    <w:rsid w:val="00F428DB"/>
    <w:rsid w:val="00F67141"/>
    <w:rsid w:val="00F723C2"/>
    <w:rsid w:val="00F81436"/>
    <w:rsid w:val="00F96D9E"/>
    <w:rsid w:val="00F97363"/>
    <w:rsid w:val="00FA2C7E"/>
    <w:rsid w:val="00FA32CD"/>
    <w:rsid w:val="00FA3D33"/>
    <w:rsid w:val="00FA79C8"/>
    <w:rsid w:val="00FB2551"/>
    <w:rsid w:val="00FB3CC4"/>
    <w:rsid w:val="00FC22F2"/>
    <w:rsid w:val="00FC25F1"/>
    <w:rsid w:val="00FD2D23"/>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A5CB1"/>
    <w:pPr>
      <w:widowControl w:val="0"/>
      <w:jc w:val="both"/>
    </w:pPr>
    <w:rPr>
      <w:kern w:val="2"/>
      <w:sz w:val="21"/>
      <w:szCs w:val="22"/>
    </w:rPr>
  </w:style>
  <w:style w:type="paragraph" w:styleId="1">
    <w:name w:val="heading 1"/>
    <w:basedOn w:val="a"/>
    <w:next w:val="a"/>
    <w:link w:val="1Char"/>
    <w:uiPriority w:val="9"/>
    <w:qFormat/>
    <w:rsid w:val="00CA5CB1"/>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A5CB1"/>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A5CB1"/>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CA5CB1"/>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CA5CB1"/>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CA5CB1"/>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CA5CB1"/>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CA5CB1"/>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CA5CB1"/>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A5CB1"/>
    <w:rPr>
      <w:b/>
      <w:bCs/>
      <w:kern w:val="44"/>
      <w:sz w:val="44"/>
      <w:szCs w:val="44"/>
    </w:rPr>
  </w:style>
  <w:style w:type="character" w:customStyle="1" w:styleId="2Char">
    <w:name w:val="标题 2 Char"/>
    <w:basedOn w:val="a0"/>
    <w:link w:val="2"/>
    <w:uiPriority w:val="9"/>
    <w:rsid w:val="00CA5CB1"/>
    <w:rPr>
      <w:rFonts w:asciiTheme="majorHAnsi" w:eastAsiaTheme="majorEastAsia" w:hAnsiTheme="majorHAnsi" w:cstheme="majorBidi"/>
      <w:b/>
      <w:bCs/>
      <w:kern w:val="2"/>
      <w:sz w:val="32"/>
      <w:szCs w:val="32"/>
    </w:rPr>
  </w:style>
  <w:style w:type="character" w:customStyle="1" w:styleId="3Char">
    <w:name w:val="标题 3 Char"/>
    <w:basedOn w:val="a0"/>
    <w:link w:val="3"/>
    <w:uiPriority w:val="9"/>
    <w:rsid w:val="00CA5CB1"/>
    <w:rPr>
      <w:b/>
      <w:bCs/>
      <w:kern w:val="2"/>
      <w:sz w:val="32"/>
      <w:szCs w:val="32"/>
    </w:rPr>
  </w:style>
  <w:style w:type="character" w:customStyle="1" w:styleId="4Char">
    <w:name w:val="标题 4 Char"/>
    <w:basedOn w:val="a0"/>
    <w:link w:val="4"/>
    <w:uiPriority w:val="9"/>
    <w:rsid w:val="00CA5CB1"/>
    <w:rPr>
      <w:rFonts w:asciiTheme="majorHAnsi" w:eastAsiaTheme="majorEastAsia" w:hAnsiTheme="majorHAnsi" w:cstheme="majorBidi"/>
      <w:b/>
      <w:bCs/>
      <w:kern w:val="2"/>
      <w:sz w:val="28"/>
      <w:szCs w:val="28"/>
    </w:rPr>
  </w:style>
  <w:style w:type="character" w:customStyle="1" w:styleId="5Char">
    <w:name w:val="标题 5 Char"/>
    <w:basedOn w:val="a0"/>
    <w:link w:val="5"/>
    <w:uiPriority w:val="9"/>
    <w:rsid w:val="00CA5CB1"/>
    <w:rPr>
      <w:b/>
      <w:bCs/>
      <w:kern w:val="2"/>
      <w:sz w:val="28"/>
      <w:szCs w:val="28"/>
    </w:rPr>
  </w:style>
  <w:style w:type="character" w:customStyle="1" w:styleId="6Char">
    <w:name w:val="标题 6 Char"/>
    <w:basedOn w:val="a0"/>
    <w:link w:val="6"/>
    <w:uiPriority w:val="9"/>
    <w:rsid w:val="00CA5CB1"/>
    <w:rPr>
      <w:rFonts w:asciiTheme="majorHAnsi" w:eastAsiaTheme="majorEastAsia" w:hAnsiTheme="majorHAnsi" w:cstheme="majorBidi"/>
      <w:b/>
      <w:bCs/>
      <w:kern w:val="2"/>
    </w:rPr>
  </w:style>
  <w:style w:type="character" w:customStyle="1" w:styleId="7Char">
    <w:name w:val="标题 7 Char"/>
    <w:basedOn w:val="a0"/>
    <w:link w:val="7"/>
    <w:uiPriority w:val="9"/>
    <w:rsid w:val="00CA5CB1"/>
    <w:rPr>
      <w:b/>
      <w:bCs/>
      <w:kern w:val="2"/>
    </w:rPr>
  </w:style>
  <w:style w:type="character" w:customStyle="1" w:styleId="8Char">
    <w:name w:val="标题 8 Char"/>
    <w:basedOn w:val="a0"/>
    <w:link w:val="8"/>
    <w:uiPriority w:val="9"/>
    <w:semiHidden/>
    <w:rsid w:val="00CA5CB1"/>
    <w:rPr>
      <w:rFonts w:asciiTheme="majorHAnsi" w:eastAsiaTheme="majorEastAsia" w:hAnsiTheme="majorHAnsi" w:cstheme="majorBidi"/>
      <w:kern w:val="2"/>
    </w:rPr>
  </w:style>
  <w:style w:type="character" w:customStyle="1" w:styleId="9Char">
    <w:name w:val="标题 9 Char"/>
    <w:basedOn w:val="a0"/>
    <w:link w:val="9"/>
    <w:uiPriority w:val="9"/>
    <w:semiHidden/>
    <w:rsid w:val="00CA5CB1"/>
    <w:rPr>
      <w:rFonts w:asciiTheme="majorHAnsi" w:eastAsiaTheme="majorEastAsia" w:hAnsiTheme="majorHAnsi" w:cstheme="majorBidi"/>
      <w:kern w:val="2"/>
      <w:sz w:val="21"/>
      <w:szCs w:val="21"/>
    </w:rPr>
  </w:style>
  <w:style w:type="paragraph" w:styleId="a3">
    <w:name w:val="header"/>
    <w:basedOn w:val="a"/>
    <w:link w:val="Char"/>
    <w:uiPriority w:val="99"/>
    <w:unhideWhenUsed/>
    <w:rsid w:val="00CA5CB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A5CB1"/>
    <w:rPr>
      <w:kern w:val="2"/>
      <w:sz w:val="18"/>
      <w:szCs w:val="18"/>
    </w:rPr>
  </w:style>
  <w:style w:type="paragraph" w:styleId="a4">
    <w:name w:val="footer"/>
    <w:basedOn w:val="a"/>
    <w:link w:val="Char0"/>
    <w:uiPriority w:val="99"/>
    <w:unhideWhenUsed/>
    <w:rsid w:val="00CA5CB1"/>
    <w:pPr>
      <w:tabs>
        <w:tab w:val="center" w:pos="4153"/>
        <w:tab w:val="right" w:pos="8306"/>
      </w:tabs>
      <w:snapToGrid w:val="0"/>
      <w:jc w:val="left"/>
    </w:pPr>
    <w:rPr>
      <w:sz w:val="18"/>
      <w:szCs w:val="18"/>
    </w:rPr>
  </w:style>
  <w:style w:type="character" w:customStyle="1" w:styleId="Char0">
    <w:name w:val="页脚 Char"/>
    <w:basedOn w:val="a0"/>
    <w:link w:val="a4"/>
    <w:uiPriority w:val="99"/>
    <w:rsid w:val="00CA5CB1"/>
    <w:rPr>
      <w:kern w:val="2"/>
      <w:sz w:val="18"/>
      <w:szCs w:val="18"/>
    </w:rPr>
  </w:style>
  <w:style w:type="character" w:styleId="a5">
    <w:name w:val="Placeholder Text"/>
    <w:basedOn w:val="a0"/>
    <w:uiPriority w:val="99"/>
    <w:semiHidden/>
    <w:rsid w:val="00CA5CB1"/>
    <w:rPr>
      <w:color w:val="808080"/>
    </w:rPr>
  </w:style>
  <w:style w:type="paragraph" w:styleId="a6">
    <w:name w:val="Balloon Text"/>
    <w:basedOn w:val="a"/>
    <w:link w:val="Char1"/>
    <w:uiPriority w:val="99"/>
    <w:semiHidden/>
    <w:unhideWhenUsed/>
    <w:rsid w:val="00CA5CB1"/>
    <w:rPr>
      <w:sz w:val="18"/>
      <w:szCs w:val="18"/>
    </w:rPr>
  </w:style>
  <w:style w:type="character" w:customStyle="1" w:styleId="Char1">
    <w:name w:val="批注框文本 Char"/>
    <w:basedOn w:val="a0"/>
    <w:link w:val="a6"/>
    <w:uiPriority w:val="99"/>
    <w:semiHidden/>
    <w:rsid w:val="00CA5CB1"/>
    <w:rPr>
      <w:kern w:val="2"/>
      <w:sz w:val="18"/>
      <w:szCs w:val="18"/>
    </w:rPr>
  </w:style>
  <w:style w:type="paragraph" w:styleId="a7">
    <w:name w:val="No Spacing"/>
    <w:uiPriority w:val="1"/>
    <w:qFormat/>
    <w:rsid w:val="00CA5CB1"/>
    <w:pPr>
      <w:widowControl w:val="0"/>
      <w:jc w:val="both"/>
    </w:pPr>
    <w:rPr>
      <w:kern w:val="2"/>
      <w:sz w:val="21"/>
      <w:szCs w:val="22"/>
    </w:rPr>
  </w:style>
  <w:style w:type="paragraph" w:styleId="a8">
    <w:name w:val="Title"/>
    <w:basedOn w:val="a"/>
    <w:next w:val="a"/>
    <w:link w:val="Char2"/>
    <w:uiPriority w:val="10"/>
    <w:qFormat/>
    <w:rsid w:val="00CA5CB1"/>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8"/>
    <w:uiPriority w:val="10"/>
    <w:rsid w:val="00CA5CB1"/>
    <w:rPr>
      <w:rFonts w:asciiTheme="majorHAnsi" w:eastAsia="宋体" w:hAnsiTheme="majorHAnsi" w:cstheme="majorBidi"/>
      <w:b/>
      <w:bCs/>
      <w:kern w:val="2"/>
      <w:sz w:val="32"/>
      <w:szCs w:val="32"/>
    </w:rPr>
  </w:style>
  <w:style w:type="paragraph" w:styleId="a9">
    <w:name w:val="caption"/>
    <w:basedOn w:val="a"/>
    <w:next w:val="a"/>
    <w:uiPriority w:val="35"/>
    <w:unhideWhenUsed/>
    <w:qFormat/>
    <w:rsid w:val="00CA5CB1"/>
    <w:rPr>
      <w:rFonts w:asciiTheme="majorHAnsi" w:eastAsia="黑体" w:hAnsiTheme="majorHAnsi" w:cstheme="majorBidi"/>
      <w:sz w:val="20"/>
      <w:szCs w:val="20"/>
    </w:rPr>
  </w:style>
  <w:style w:type="table" w:customStyle="1" w:styleId="10">
    <w:name w:val="浅色底纹1"/>
    <w:basedOn w:val="a1"/>
    <w:uiPriority w:val="60"/>
    <w:rsid w:val="00CA5CB1"/>
    <w:rPr>
      <w:color w:val="000000" w:themeColor="text1" w:themeShade="BF"/>
      <w:kern w:val="2"/>
      <w:sz w:val="21"/>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a">
    <w:name w:val="List Paragraph"/>
    <w:basedOn w:val="a"/>
    <w:uiPriority w:val="34"/>
    <w:qFormat/>
    <w:rsid w:val="00CA5CB1"/>
    <w:pPr>
      <w:ind w:firstLineChars="200" w:firstLine="420"/>
    </w:pPr>
  </w:style>
  <w:style w:type="character" w:styleId="ab">
    <w:name w:val="Hyperlink"/>
    <w:basedOn w:val="a0"/>
    <w:uiPriority w:val="99"/>
    <w:unhideWhenUsed/>
    <w:rsid w:val="00CA5CB1"/>
    <w:rPr>
      <w:color w:val="0000FF" w:themeColor="hyperlink"/>
      <w:u w:val="single"/>
    </w:rPr>
  </w:style>
  <w:style w:type="table" w:styleId="ac">
    <w:name w:val="Table Grid"/>
    <w:basedOn w:val="a1"/>
    <w:uiPriority w:val="59"/>
    <w:rsid w:val="00CA5CB1"/>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Document Map"/>
    <w:basedOn w:val="a"/>
    <w:link w:val="Char3"/>
    <w:uiPriority w:val="99"/>
    <w:semiHidden/>
    <w:unhideWhenUsed/>
    <w:rsid w:val="00CA5CB1"/>
    <w:rPr>
      <w:rFonts w:ascii="Heiti SC Light" w:eastAsia="Heiti SC Light"/>
      <w:sz w:val="24"/>
      <w:szCs w:val="24"/>
    </w:rPr>
  </w:style>
  <w:style w:type="character" w:customStyle="1" w:styleId="Char3">
    <w:name w:val="文档结构图 Char"/>
    <w:basedOn w:val="a0"/>
    <w:link w:val="ad"/>
    <w:uiPriority w:val="99"/>
    <w:semiHidden/>
    <w:rsid w:val="00CA5CB1"/>
    <w:rPr>
      <w:rFonts w:ascii="Heiti SC Light" w:eastAsia="Heiti SC Light"/>
      <w:kern w:val="2"/>
    </w:rPr>
  </w:style>
  <w:style w:type="character" w:styleId="ae">
    <w:name w:val="line number"/>
    <w:basedOn w:val="a0"/>
    <w:uiPriority w:val="99"/>
    <w:semiHidden/>
    <w:unhideWhenUsed/>
    <w:rsid w:val="00CA5CB1"/>
  </w:style>
  <w:style w:type="character" w:styleId="af">
    <w:name w:val="annotation reference"/>
    <w:basedOn w:val="a0"/>
    <w:uiPriority w:val="99"/>
    <w:semiHidden/>
    <w:unhideWhenUsed/>
    <w:rsid w:val="00CA5CB1"/>
    <w:rPr>
      <w:sz w:val="21"/>
      <w:szCs w:val="21"/>
    </w:rPr>
  </w:style>
  <w:style w:type="paragraph" w:styleId="af0">
    <w:name w:val="annotation text"/>
    <w:basedOn w:val="a"/>
    <w:link w:val="Char4"/>
    <w:uiPriority w:val="99"/>
    <w:semiHidden/>
    <w:unhideWhenUsed/>
    <w:rsid w:val="00CA5CB1"/>
    <w:pPr>
      <w:jc w:val="left"/>
    </w:pPr>
  </w:style>
  <w:style w:type="character" w:customStyle="1" w:styleId="Char4">
    <w:name w:val="批注文字 Char"/>
    <w:basedOn w:val="a0"/>
    <w:link w:val="af0"/>
    <w:uiPriority w:val="99"/>
    <w:semiHidden/>
    <w:rsid w:val="00CA5CB1"/>
    <w:rPr>
      <w:kern w:val="2"/>
      <w:sz w:val="21"/>
      <w:szCs w:val="22"/>
    </w:rPr>
  </w:style>
  <w:style w:type="paragraph" w:styleId="af1">
    <w:name w:val="annotation subject"/>
    <w:basedOn w:val="af0"/>
    <w:next w:val="af0"/>
    <w:link w:val="Char5"/>
    <w:uiPriority w:val="99"/>
    <w:semiHidden/>
    <w:unhideWhenUsed/>
    <w:rsid w:val="00CA5CB1"/>
    <w:rPr>
      <w:b/>
      <w:bCs/>
    </w:rPr>
  </w:style>
  <w:style w:type="character" w:customStyle="1" w:styleId="Char5">
    <w:name w:val="批注主题 Char"/>
    <w:basedOn w:val="Char4"/>
    <w:link w:val="af1"/>
    <w:uiPriority w:val="99"/>
    <w:semiHidden/>
    <w:rsid w:val="00CA5CB1"/>
    <w:rPr>
      <w:b/>
      <w:bCs/>
      <w:kern w:val="2"/>
      <w:sz w:val="21"/>
      <w:szCs w:val="22"/>
    </w:rPr>
  </w:style>
</w:styles>
</file>

<file path=word/webSettings.xml><?xml version="1.0" encoding="utf-8"?>
<w:webSettings xmlns:r="http://schemas.openxmlformats.org/officeDocument/2006/relationships" xmlns:w="http://schemas.openxmlformats.org/wordprocessingml/2006/main">
  <w:divs>
    <w:div w:id="29381790">
      <w:bodyDiv w:val="1"/>
      <w:marLeft w:val="0"/>
      <w:marRight w:val="0"/>
      <w:marTop w:val="0"/>
      <w:marBottom w:val="0"/>
      <w:divBdr>
        <w:top w:val="none" w:sz="0" w:space="0" w:color="auto"/>
        <w:left w:val="none" w:sz="0" w:space="0" w:color="auto"/>
        <w:bottom w:val="none" w:sz="0" w:space="0" w:color="auto"/>
        <w:right w:val="none" w:sz="0" w:space="0" w:color="auto"/>
      </w:divBdr>
    </w:div>
    <w:div w:id="53628484">
      <w:bodyDiv w:val="1"/>
      <w:marLeft w:val="0"/>
      <w:marRight w:val="0"/>
      <w:marTop w:val="0"/>
      <w:marBottom w:val="0"/>
      <w:divBdr>
        <w:top w:val="none" w:sz="0" w:space="0" w:color="auto"/>
        <w:left w:val="none" w:sz="0" w:space="0" w:color="auto"/>
        <w:bottom w:val="none" w:sz="0" w:space="0" w:color="auto"/>
        <w:right w:val="none" w:sz="0" w:space="0" w:color="auto"/>
      </w:divBdr>
    </w:div>
    <w:div w:id="237833244">
      <w:bodyDiv w:val="1"/>
      <w:marLeft w:val="0"/>
      <w:marRight w:val="0"/>
      <w:marTop w:val="0"/>
      <w:marBottom w:val="0"/>
      <w:divBdr>
        <w:top w:val="none" w:sz="0" w:space="0" w:color="auto"/>
        <w:left w:val="none" w:sz="0" w:space="0" w:color="auto"/>
        <w:bottom w:val="none" w:sz="0" w:space="0" w:color="auto"/>
        <w:right w:val="none" w:sz="0" w:space="0" w:color="auto"/>
      </w:divBdr>
    </w:div>
    <w:div w:id="255216270">
      <w:bodyDiv w:val="1"/>
      <w:marLeft w:val="0"/>
      <w:marRight w:val="0"/>
      <w:marTop w:val="0"/>
      <w:marBottom w:val="0"/>
      <w:divBdr>
        <w:top w:val="none" w:sz="0" w:space="0" w:color="auto"/>
        <w:left w:val="none" w:sz="0" w:space="0" w:color="auto"/>
        <w:bottom w:val="none" w:sz="0" w:space="0" w:color="auto"/>
        <w:right w:val="none" w:sz="0" w:space="0" w:color="auto"/>
      </w:divBdr>
    </w:div>
    <w:div w:id="347754536">
      <w:bodyDiv w:val="1"/>
      <w:marLeft w:val="0"/>
      <w:marRight w:val="0"/>
      <w:marTop w:val="0"/>
      <w:marBottom w:val="0"/>
      <w:divBdr>
        <w:top w:val="none" w:sz="0" w:space="0" w:color="auto"/>
        <w:left w:val="none" w:sz="0" w:space="0" w:color="auto"/>
        <w:bottom w:val="none" w:sz="0" w:space="0" w:color="auto"/>
        <w:right w:val="none" w:sz="0" w:space="0" w:color="auto"/>
      </w:divBdr>
    </w:div>
    <w:div w:id="389039812">
      <w:bodyDiv w:val="1"/>
      <w:marLeft w:val="0"/>
      <w:marRight w:val="0"/>
      <w:marTop w:val="0"/>
      <w:marBottom w:val="0"/>
      <w:divBdr>
        <w:top w:val="none" w:sz="0" w:space="0" w:color="auto"/>
        <w:left w:val="none" w:sz="0" w:space="0" w:color="auto"/>
        <w:bottom w:val="none" w:sz="0" w:space="0" w:color="auto"/>
        <w:right w:val="none" w:sz="0" w:space="0" w:color="auto"/>
      </w:divBdr>
    </w:div>
    <w:div w:id="391318482">
      <w:bodyDiv w:val="1"/>
      <w:marLeft w:val="0"/>
      <w:marRight w:val="0"/>
      <w:marTop w:val="0"/>
      <w:marBottom w:val="0"/>
      <w:divBdr>
        <w:top w:val="none" w:sz="0" w:space="0" w:color="auto"/>
        <w:left w:val="none" w:sz="0" w:space="0" w:color="auto"/>
        <w:bottom w:val="none" w:sz="0" w:space="0" w:color="auto"/>
        <w:right w:val="none" w:sz="0" w:space="0" w:color="auto"/>
      </w:divBdr>
    </w:div>
    <w:div w:id="483619644">
      <w:bodyDiv w:val="1"/>
      <w:marLeft w:val="0"/>
      <w:marRight w:val="0"/>
      <w:marTop w:val="0"/>
      <w:marBottom w:val="0"/>
      <w:divBdr>
        <w:top w:val="none" w:sz="0" w:space="0" w:color="auto"/>
        <w:left w:val="none" w:sz="0" w:space="0" w:color="auto"/>
        <w:bottom w:val="none" w:sz="0" w:space="0" w:color="auto"/>
        <w:right w:val="none" w:sz="0" w:space="0" w:color="auto"/>
      </w:divBdr>
    </w:div>
    <w:div w:id="601844602">
      <w:bodyDiv w:val="1"/>
      <w:marLeft w:val="0"/>
      <w:marRight w:val="0"/>
      <w:marTop w:val="0"/>
      <w:marBottom w:val="0"/>
      <w:divBdr>
        <w:top w:val="none" w:sz="0" w:space="0" w:color="auto"/>
        <w:left w:val="none" w:sz="0" w:space="0" w:color="auto"/>
        <w:bottom w:val="none" w:sz="0" w:space="0" w:color="auto"/>
        <w:right w:val="none" w:sz="0" w:space="0" w:color="auto"/>
      </w:divBdr>
    </w:div>
    <w:div w:id="627056021">
      <w:bodyDiv w:val="1"/>
      <w:marLeft w:val="0"/>
      <w:marRight w:val="0"/>
      <w:marTop w:val="0"/>
      <w:marBottom w:val="0"/>
      <w:divBdr>
        <w:top w:val="none" w:sz="0" w:space="0" w:color="auto"/>
        <w:left w:val="none" w:sz="0" w:space="0" w:color="auto"/>
        <w:bottom w:val="none" w:sz="0" w:space="0" w:color="auto"/>
        <w:right w:val="none" w:sz="0" w:space="0" w:color="auto"/>
      </w:divBdr>
    </w:div>
    <w:div w:id="754932880">
      <w:bodyDiv w:val="1"/>
      <w:marLeft w:val="0"/>
      <w:marRight w:val="0"/>
      <w:marTop w:val="0"/>
      <w:marBottom w:val="0"/>
      <w:divBdr>
        <w:top w:val="none" w:sz="0" w:space="0" w:color="auto"/>
        <w:left w:val="none" w:sz="0" w:space="0" w:color="auto"/>
        <w:bottom w:val="none" w:sz="0" w:space="0" w:color="auto"/>
        <w:right w:val="none" w:sz="0" w:space="0" w:color="auto"/>
      </w:divBdr>
    </w:div>
    <w:div w:id="801651114">
      <w:bodyDiv w:val="1"/>
      <w:marLeft w:val="0"/>
      <w:marRight w:val="0"/>
      <w:marTop w:val="0"/>
      <w:marBottom w:val="0"/>
      <w:divBdr>
        <w:top w:val="none" w:sz="0" w:space="0" w:color="auto"/>
        <w:left w:val="none" w:sz="0" w:space="0" w:color="auto"/>
        <w:bottom w:val="none" w:sz="0" w:space="0" w:color="auto"/>
        <w:right w:val="none" w:sz="0" w:space="0" w:color="auto"/>
      </w:divBdr>
    </w:div>
    <w:div w:id="910038672">
      <w:bodyDiv w:val="1"/>
      <w:marLeft w:val="0"/>
      <w:marRight w:val="0"/>
      <w:marTop w:val="0"/>
      <w:marBottom w:val="0"/>
      <w:divBdr>
        <w:top w:val="none" w:sz="0" w:space="0" w:color="auto"/>
        <w:left w:val="none" w:sz="0" w:space="0" w:color="auto"/>
        <w:bottom w:val="none" w:sz="0" w:space="0" w:color="auto"/>
        <w:right w:val="none" w:sz="0" w:space="0" w:color="auto"/>
      </w:divBdr>
    </w:div>
    <w:div w:id="922761077">
      <w:bodyDiv w:val="1"/>
      <w:marLeft w:val="0"/>
      <w:marRight w:val="0"/>
      <w:marTop w:val="0"/>
      <w:marBottom w:val="0"/>
      <w:divBdr>
        <w:top w:val="none" w:sz="0" w:space="0" w:color="auto"/>
        <w:left w:val="none" w:sz="0" w:space="0" w:color="auto"/>
        <w:bottom w:val="none" w:sz="0" w:space="0" w:color="auto"/>
        <w:right w:val="none" w:sz="0" w:space="0" w:color="auto"/>
      </w:divBdr>
    </w:div>
    <w:div w:id="1044867608">
      <w:bodyDiv w:val="1"/>
      <w:marLeft w:val="0"/>
      <w:marRight w:val="0"/>
      <w:marTop w:val="0"/>
      <w:marBottom w:val="0"/>
      <w:divBdr>
        <w:top w:val="none" w:sz="0" w:space="0" w:color="auto"/>
        <w:left w:val="none" w:sz="0" w:space="0" w:color="auto"/>
        <w:bottom w:val="none" w:sz="0" w:space="0" w:color="auto"/>
        <w:right w:val="none" w:sz="0" w:space="0" w:color="auto"/>
      </w:divBdr>
    </w:div>
    <w:div w:id="1110397283">
      <w:bodyDiv w:val="1"/>
      <w:marLeft w:val="0"/>
      <w:marRight w:val="0"/>
      <w:marTop w:val="0"/>
      <w:marBottom w:val="0"/>
      <w:divBdr>
        <w:top w:val="none" w:sz="0" w:space="0" w:color="auto"/>
        <w:left w:val="none" w:sz="0" w:space="0" w:color="auto"/>
        <w:bottom w:val="none" w:sz="0" w:space="0" w:color="auto"/>
        <w:right w:val="none" w:sz="0" w:space="0" w:color="auto"/>
      </w:divBdr>
    </w:div>
    <w:div w:id="1257597976">
      <w:bodyDiv w:val="1"/>
      <w:marLeft w:val="0"/>
      <w:marRight w:val="0"/>
      <w:marTop w:val="0"/>
      <w:marBottom w:val="0"/>
      <w:divBdr>
        <w:top w:val="none" w:sz="0" w:space="0" w:color="auto"/>
        <w:left w:val="none" w:sz="0" w:space="0" w:color="auto"/>
        <w:bottom w:val="none" w:sz="0" w:space="0" w:color="auto"/>
        <w:right w:val="none" w:sz="0" w:space="0" w:color="auto"/>
      </w:divBdr>
    </w:div>
    <w:div w:id="1259678148">
      <w:bodyDiv w:val="1"/>
      <w:marLeft w:val="0"/>
      <w:marRight w:val="0"/>
      <w:marTop w:val="0"/>
      <w:marBottom w:val="0"/>
      <w:divBdr>
        <w:top w:val="none" w:sz="0" w:space="0" w:color="auto"/>
        <w:left w:val="none" w:sz="0" w:space="0" w:color="auto"/>
        <w:bottom w:val="none" w:sz="0" w:space="0" w:color="auto"/>
        <w:right w:val="none" w:sz="0" w:space="0" w:color="auto"/>
      </w:divBdr>
    </w:div>
    <w:div w:id="1272976633">
      <w:bodyDiv w:val="1"/>
      <w:marLeft w:val="0"/>
      <w:marRight w:val="0"/>
      <w:marTop w:val="0"/>
      <w:marBottom w:val="0"/>
      <w:divBdr>
        <w:top w:val="none" w:sz="0" w:space="0" w:color="auto"/>
        <w:left w:val="none" w:sz="0" w:space="0" w:color="auto"/>
        <w:bottom w:val="none" w:sz="0" w:space="0" w:color="auto"/>
        <w:right w:val="none" w:sz="0" w:space="0" w:color="auto"/>
      </w:divBdr>
    </w:div>
    <w:div w:id="1315989115">
      <w:bodyDiv w:val="1"/>
      <w:marLeft w:val="0"/>
      <w:marRight w:val="0"/>
      <w:marTop w:val="0"/>
      <w:marBottom w:val="0"/>
      <w:divBdr>
        <w:top w:val="none" w:sz="0" w:space="0" w:color="auto"/>
        <w:left w:val="none" w:sz="0" w:space="0" w:color="auto"/>
        <w:bottom w:val="none" w:sz="0" w:space="0" w:color="auto"/>
        <w:right w:val="none" w:sz="0" w:space="0" w:color="auto"/>
      </w:divBdr>
    </w:div>
    <w:div w:id="1494711676">
      <w:bodyDiv w:val="1"/>
      <w:marLeft w:val="0"/>
      <w:marRight w:val="0"/>
      <w:marTop w:val="0"/>
      <w:marBottom w:val="0"/>
      <w:divBdr>
        <w:top w:val="none" w:sz="0" w:space="0" w:color="auto"/>
        <w:left w:val="none" w:sz="0" w:space="0" w:color="auto"/>
        <w:bottom w:val="none" w:sz="0" w:space="0" w:color="auto"/>
        <w:right w:val="none" w:sz="0" w:space="0" w:color="auto"/>
      </w:divBdr>
    </w:div>
    <w:div w:id="1635677539">
      <w:bodyDiv w:val="1"/>
      <w:marLeft w:val="0"/>
      <w:marRight w:val="0"/>
      <w:marTop w:val="0"/>
      <w:marBottom w:val="0"/>
      <w:divBdr>
        <w:top w:val="none" w:sz="0" w:space="0" w:color="auto"/>
        <w:left w:val="none" w:sz="0" w:space="0" w:color="auto"/>
        <w:bottom w:val="none" w:sz="0" w:space="0" w:color="auto"/>
        <w:right w:val="none" w:sz="0" w:space="0" w:color="auto"/>
      </w:divBdr>
    </w:div>
    <w:div w:id="1664430462">
      <w:bodyDiv w:val="1"/>
      <w:marLeft w:val="0"/>
      <w:marRight w:val="0"/>
      <w:marTop w:val="0"/>
      <w:marBottom w:val="0"/>
      <w:divBdr>
        <w:top w:val="none" w:sz="0" w:space="0" w:color="auto"/>
        <w:left w:val="none" w:sz="0" w:space="0" w:color="auto"/>
        <w:bottom w:val="none" w:sz="0" w:space="0" w:color="auto"/>
        <w:right w:val="none" w:sz="0" w:space="0" w:color="auto"/>
      </w:divBdr>
    </w:div>
    <w:div w:id="1675644804">
      <w:bodyDiv w:val="1"/>
      <w:marLeft w:val="0"/>
      <w:marRight w:val="0"/>
      <w:marTop w:val="0"/>
      <w:marBottom w:val="0"/>
      <w:divBdr>
        <w:top w:val="none" w:sz="0" w:space="0" w:color="auto"/>
        <w:left w:val="none" w:sz="0" w:space="0" w:color="auto"/>
        <w:bottom w:val="none" w:sz="0" w:space="0" w:color="auto"/>
        <w:right w:val="none" w:sz="0" w:space="0" w:color="auto"/>
      </w:divBdr>
    </w:div>
    <w:div w:id="1734156823">
      <w:bodyDiv w:val="1"/>
      <w:marLeft w:val="0"/>
      <w:marRight w:val="0"/>
      <w:marTop w:val="0"/>
      <w:marBottom w:val="0"/>
      <w:divBdr>
        <w:top w:val="none" w:sz="0" w:space="0" w:color="auto"/>
        <w:left w:val="none" w:sz="0" w:space="0" w:color="auto"/>
        <w:bottom w:val="none" w:sz="0" w:space="0" w:color="auto"/>
        <w:right w:val="none" w:sz="0" w:space="0" w:color="auto"/>
      </w:divBdr>
    </w:div>
    <w:div w:id="1784305637">
      <w:bodyDiv w:val="1"/>
      <w:marLeft w:val="0"/>
      <w:marRight w:val="0"/>
      <w:marTop w:val="0"/>
      <w:marBottom w:val="0"/>
      <w:divBdr>
        <w:top w:val="none" w:sz="0" w:space="0" w:color="auto"/>
        <w:left w:val="none" w:sz="0" w:space="0" w:color="auto"/>
        <w:bottom w:val="none" w:sz="0" w:space="0" w:color="auto"/>
        <w:right w:val="none" w:sz="0" w:space="0" w:color="auto"/>
      </w:divBdr>
    </w:div>
    <w:div w:id="21352527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hart" Target="charts/chart3.xml"/><Relationship Id="rId26" Type="http://schemas.openxmlformats.org/officeDocument/2006/relationships/chart" Target="charts/chart7.xml"/><Relationship Id="rId39" Type="http://schemas.openxmlformats.org/officeDocument/2006/relationships/image" Target="media/image18.png"/><Relationship Id="rId21" Type="http://schemas.openxmlformats.org/officeDocument/2006/relationships/image" Target="media/image9.jpeg"/><Relationship Id="rId34" Type="http://schemas.openxmlformats.org/officeDocument/2006/relationships/chart" Target="charts/chart11.xml"/><Relationship Id="rId42" Type="http://schemas.openxmlformats.org/officeDocument/2006/relationships/chart" Target="charts/chart15.xml"/><Relationship Id="rId47" Type="http://schemas.openxmlformats.org/officeDocument/2006/relationships/image" Target="media/image22.png"/><Relationship Id="rId50" Type="http://schemas.openxmlformats.org/officeDocument/2006/relationships/chart" Target="charts/chart19.xml"/><Relationship Id="rId55" Type="http://schemas.openxmlformats.org/officeDocument/2006/relationships/image" Target="media/image2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chart" Target="charts/chart4.xml"/><Relationship Id="rId29" Type="http://schemas.openxmlformats.org/officeDocument/2006/relationships/image" Target="media/image13.png"/><Relationship Id="rId41" Type="http://schemas.openxmlformats.org/officeDocument/2006/relationships/image" Target="media/image19.png"/><Relationship Id="rId54" Type="http://schemas.openxmlformats.org/officeDocument/2006/relationships/chart" Target="charts/chart21.xml"/><Relationship Id="rId62" Type="http://schemas.openxmlformats.org/officeDocument/2006/relationships/chart" Target="charts/chart2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chart" Target="charts/chart6.xml"/><Relationship Id="rId32" Type="http://schemas.openxmlformats.org/officeDocument/2006/relationships/chart" Target="charts/chart10.xml"/><Relationship Id="rId37" Type="http://schemas.openxmlformats.org/officeDocument/2006/relationships/image" Target="media/image17.png"/><Relationship Id="rId40" Type="http://schemas.openxmlformats.org/officeDocument/2006/relationships/chart" Target="charts/chart14.xml"/><Relationship Id="rId45" Type="http://schemas.openxmlformats.org/officeDocument/2006/relationships/image" Target="media/image21.png"/><Relationship Id="rId53" Type="http://schemas.openxmlformats.org/officeDocument/2006/relationships/image" Target="media/image25.png"/><Relationship Id="rId58" Type="http://schemas.openxmlformats.org/officeDocument/2006/relationships/chart" Target="charts/chart23.xml"/><Relationship Id="rId66"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0.jpeg"/><Relationship Id="rId28" Type="http://schemas.openxmlformats.org/officeDocument/2006/relationships/chart" Target="charts/chart8.xml"/><Relationship Id="rId36" Type="http://schemas.openxmlformats.org/officeDocument/2006/relationships/chart" Target="charts/chart12.xml"/><Relationship Id="rId49" Type="http://schemas.openxmlformats.org/officeDocument/2006/relationships/image" Target="media/image23.png"/><Relationship Id="rId57" Type="http://schemas.openxmlformats.org/officeDocument/2006/relationships/image" Target="media/image27.png"/><Relationship Id="rId61" Type="http://schemas.openxmlformats.org/officeDocument/2006/relationships/chart" Target="charts/chart25.xml"/><Relationship Id="rId10" Type="http://schemas.openxmlformats.org/officeDocument/2006/relationships/chart" Target="charts/chart1.xml"/><Relationship Id="rId19" Type="http://schemas.openxmlformats.org/officeDocument/2006/relationships/image" Target="media/image8.jpeg"/><Relationship Id="rId31" Type="http://schemas.openxmlformats.org/officeDocument/2006/relationships/image" Target="media/image14.png"/><Relationship Id="rId44" Type="http://schemas.openxmlformats.org/officeDocument/2006/relationships/chart" Target="charts/chart16.xml"/><Relationship Id="rId52" Type="http://schemas.openxmlformats.org/officeDocument/2006/relationships/chart" Target="charts/chart20.xml"/><Relationship Id="rId60" Type="http://schemas.openxmlformats.org/officeDocument/2006/relationships/chart" Target="charts/chart24.xml"/><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chart" Target="charts/chart5.xml"/><Relationship Id="rId27" Type="http://schemas.openxmlformats.org/officeDocument/2006/relationships/image" Target="media/image12.png"/><Relationship Id="rId30" Type="http://schemas.openxmlformats.org/officeDocument/2006/relationships/chart" Target="charts/chart9.xml"/><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chart" Target="charts/chart18.xml"/><Relationship Id="rId56" Type="http://schemas.openxmlformats.org/officeDocument/2006/relationships/chart" Target="charts/chart22.xml"/><Relationship Id="rId64"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chart" Target="charts/chart13.xml"/><Relationship Id="rId46" Type="http://schemas.openxmlformats.org/officeDocument/2006/relationships/chart" Target="charts/chart17.xml"/><Relationship Id="rId59" Type="http://schemas.openxmlformats.org/officeDocument/2006/relationships/image" Target="media/image28.png"/></Relationships>
</file>

<file path=word/charts/_rels/chart1.xml.rels><?xml version="1.0" encoding="UTF-8" standalone="yes"?>
<Relationships xmlns="http://schemas.openxmlformats.org/package/2006/relationships"><Relationship Id="rId1" Type="http://schemas.openxmlformats.org/officeDocument/2006/relationships/oleObject" Target="file:///D:\Woody&#30340;\0%20China%20Traffic%20Accident%20Fatality\&#20107;&#25925;&#19982;&#27515;&#20129;&#24635;&#25968;&#21450;&#36235;&#21183;.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lenovo\Desktop\Woody\Figures\Figure%2011.%20Accidents%20fatality%20rate%20of%20China%20grouped%20by%20vehicle%20usage.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lenovo\Desktop\Woody\Figures\Figure%2012.%20Human%20damage%20factor%20in%20China%20grouped%20by%20geometric%20aspect%20of%20crashes.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lenovo\Desktop\Woody\Figures\Figure%2013.%20Accidents%20fatality%20rate%20of%20China%20grouped%20by%20geometric%20aspect%20of%20crashes.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lenovo\Desktop\Woody\Figures\Figure%2014.%20Human%20damage%20factor%20in%20China%20grouped%20by%20traffic%20separation.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lenovo\Desktop\Woody\Figures\Figure%2015.%20Accidents%20fatality%20rate%20of%20China%20grouped%20by%20traffic%20separation.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lenovo\Desktop\Woody\Figures\Figure%2016.%20Human%20damage%20factor%20in%20China%20grouped%20by%20accident%20location.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lenovo\Desktop\Woody\Figures\Figure%2017.%20Accidents%20fatality%20rate%20of%20China%20grouped%20by%20accident%20location.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lenovo\Desktop\Woody\Figures\Figure%2018.%20Human%20damage%20factor%20in%20China%20grouped%20by%20accident%20time%20of%20the%20day.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lenovo\Desktop\Woody\Figures\Figure%2019.%20Accidents%20fatality%20rate%20of%20China%20grouped%20by%20accident%20time%20of%20the%20day.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lenovo\Desktop\Woody\Figures\Figure%2020.%20Human%20damage%20factor%20in%20China%20grouped%20by%20primary%20caus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enovo\Desktop\Woody\Figures\Figure%202.%20Human%20damage%20factor%20of%20China%20and%20other%20countries.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Users\lenovo\Desktop\Woody\Figures\Figure%2021.%20Accidents%20fatality%20rate%20of%20China%20grouped%20by%20primary%20cause.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C:\Users\lenovo\Desktop\Woody\Figures\Figure%2022.%20Human%20damage%20factor%20in%20China%20grouped%20by%20intersection%20control.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lenovo\Desktop\Woody\Figures\Figure%2023.%20Accidents%20fatality%20rate%20of%20China%20grouped%20by%20intersection%20control.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lenovo\Desktop\Woody\Figures\Figure%2024.%20Human%20damage%20factor%20in%20China%20grouped%20by%20driving%20experience.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lenovo\Desktop\Woody\Figures\Figure%2025.%20Accidents%20fatality%20rate%20of%20China%20grouped%20by%20driving%20experience.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lenovo\Desktop\Woody\Figures\Figure%2026.%20Human%20damage%20factor%20in%20China%20grouped%20by%20means%20of%20travel%20in%20Shanghai.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C:\Users\lenovo\Desktop\Woody\Figures\Figure%2027.%20Accidents%20fatality%20rate%20of%20China%20grouped%20by%20means%20of%20travel%20in%20Shanghai.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lenovo\Desktop\Woody\Figures\Figure%203.%20Fatality%20rate%20of%20various%20countrie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lenovo\Desktop\Woody\Figures\Figure%204.%20Level%20of%20motorization%20in%20major%20economie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lenovo\Desktop\Woody\Figures\Figure%206.%20Vehicle%20mix%20of%20China,%20grouped%20by%20size%20and%20weight%20of%20vehicle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lenovo\Desktop\Woody\Figures\Figure%205.%20Means%20of%20transportation%20of%20the%20victims%20in%20accident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lenovo\Desktop\Woody\Figures\Figure%208.%20Human%20damage%20factor%20in%20China%20grouped%20by%20types%20of%20road.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lenovo\Desktop\Woody\Figures\Figure%209.%20Accidents%20fatality%20rate%20of%20China%20grouped%20by%20types%20of%20road.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lenovo\Desktop\Woody\Figures\Figure%2010.%20Human%20damage%20factor%20in%20China%20grouped%20by%20vehicle%20usag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lang val="zh-CN"/>
  <c:chart>
    <c:plotArea>
      <c:layout/>
      <c:lineChart>
        <c:grouping val="standard"/>
        <c:ser>
          <c:idx val="2"/>
          <c:order val="0"/>
          <c:tx>
            <c:strRef>
              <c:f>总数!$C$1</c:f>
              <c:strCache>
                <c:ptCount val="1"/>
                <c:pt idx="0">
                  <c:v>Fatalities</c:v>
                </c:pt>
              </c:strCache>
            </c:strRef>
          </c:tx>
          <c:spPr>
            <a:ln w="19050">
              <a:solidFill>
                <a:schemeClr val="tx1"/>
              </a:solidFill>
            </a:ln>
          </c:spPr>
          <c:marker>
            <c:symbol val="square"/>
            <c:size val="5"/>
            <c:spPr>
              <a:solidFill>
                <a:schemeClr val="bg1"/>
              </a:solidFill>
              <a:ln>
                <a:solidFill>
                  <a:sysClr val="windowText" lastClr="000000"/>
                </a:solidFill>
              </a:ln>
            </c:spPr>
          </c:marker>
          <c:cat>
            <c:numRef>
              <c:f>总数!$A$2:$A$12</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总数!$C$2:$C$12</c:f>
              <c:numCache>
                <c:formatCode>General</c:formatCode>
                <c:ptCount val="11"/>
                <c:pt idx="0">
                  <c:v>93853</c:v>
                </c:pt>
                <c:pt idx="1">
                  <c:v>105930</c:v>
                </c:pt>
                <c:pt idx="2">
                  <c:v>109381</c:v>
                </c:pt>
                <c:pt idx="3">
                  <c:v>104372</c:v>
                </c:pt>
                <c:pt idx="4">
                  <c:v>107077</c:v>
                </c:pt>
                <c:pt idx="5">
                  <c:v>98738</c:v>
                </c:pt>
                <c:pt idx="6">
                  <c:v>89455</c:v>
                </c:pt>
                <c:pt idx="7">
                  <c:v>81649</c:v>
                </c:pt>
                <c:pt idx="8">
                  <c:v>73484</c:v>
                </c:pt>
                <c:pt idx="9">
                  <c:v>67759</c:v>
                </c:pt>
                <c:pt idx="10">
                  <c:v>65225</c:v>
                </c:pt>
              </c:numCache>
            </c:numRef>
          </c:val>
        </c:ser>
        <c:dLbls/>
        <c:marker val="1"/>
        <c:axId val="90443776"/>
        <c:axId val="90445312"/>
      </c:lineChart>
      <c:lineChart>
        <c:grouping val="standard"/>
        <c:ser>
          <c:idx val="0"/>
          <c:order val="1"/>
          <c:tx>
            <c:strRef>
              <c:f>总数!$E$1</c:f>
              <c:strCache>
                <c:ptCount val="1"/>
                <c:pt idx="0">
                  <c:v>F/A</c:v>
                </c:pt>
              </c:strCache>
            </c:strRef>
          </c:tx>
          <c:spPr>
            <a:ln w="19050">
              <a:solidFill>
                <a:sysClr val="windowText" lastClr="000000"/>
              </a:solidFill>
            </a:ln>
          </c:spPr>
          <c:marker>
            <c:symbol val="triangle"/>
            <c:size val="5"/>
            <c:spPr>
              <a:solidFill>
                <a:sysClr val="window" lastClr="FFFFFF"/>
              </a:solidFill>
              <a:ln>
                <a:solidFill>
                  <a:sysClr val="windowText" lastClr="000000"/>
                </a:solidFill>
              </a:ln>
            </c:spPr>
          </c:marker>
          <c:cat>
            <c:numRef>
              <c:f>总数!$A$2:$A$12</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总数!$E$2:$E$12</c:f>
              <c:numCache>
                <c:formatCode>General</c:formatCode>
                <c:ptCount val="11"/>
                <c:pt idx="0">
                  <c:v>0.15211898128113097</c:v>
                </c:pt>
                <c:pt idx="1">
                  <c:v>0.14031968992699956</c:v>
                </c:pt>
                <c:pt idx="2">
                  <c:v>0.141476866325114</c:v>
                </c:pt>
                <c:pt idx="3">
                  <c:v>0.15636090707663056</c:v>
                </c:pt>
                <c:pt idx="4">
                  <c:v>0.206756660210972</c:v>
                </c:pt>
                <c:pt idx="5">
                  <c:v>0.21929399849862588</c:v>
                </c:pt>
                <c:pt idx="6">
                  <c:v>0.23616548876527688</c:v>
                </c:pt>
                <c:pt idx="7">
                  <c:v>0.24953164491196841</c:v>
                </c:pt>
                <c:pt idx="8">
                  <c:v>0.27708481018386111</c:v>
                </c:pt>
                <c:pt idx="9">
                  <c:v>0.28428242382033231</c:v>
                </c:pt>
                <c:pt idx="10">
                  <c:v>0.29712419312958888</c:v>
                </c:pt>
              </c:numCache>
            </c:numRef>
          </c:val>
        </c:ser>
        <c:dLbls/>
        <c:marker val="1"/>
        <c:axId val="90466176"/>
        <c:axId val="90464256"/>
      </c:lineChart>
      <c:catAx>
        <c:axId val="90443776"/>
        <c:scaling>
          <c:orientation val="minMax"/>
        </c:scaling>
        <c:axPos val="b"/>
        <c:numFmt formatCode="General" sourceLinked="1"/>
        <c:tickLblPos val="nextTo"/>
        <c:crossAx val="90445312"/>
        <c:crosses val="autoZero"/>
        <c:auto val="1"/>
        <c:lblAlgn val="ctr"/>
        <c:lblOffset val="100"/>
      </c:catAx>
      <c:valAx>
        <c:axId val="90445312"/>
        <c:scaling>
          <c:orientation val="minMax"/>
        </c:scaling>
        <c:axPos val="l"/>
        <c:title>
          <c:tx>
            <c:rich>
              <a:bodyPr rot="-5400000" vert="horz"/>
              <a:lstStyle/>
              <a:p>
                <a:pPr>
                  <a:defRPr/>
                </a:pPr>
                <a:r>
                  <a:rPr lang="en-US"/>
                  <a:t>Number of fatalities</a:t>
                </a:r>
              </a:p>
              <a:p>
                <a:pPr>
                  <a:defRPr/>
                </a:pPr>
                <a:r>
                  <a:rPr lang="en-US"/>
                  <a:t>(in thousands)</a:t>
                </a:r>
                <a:endParaRPr lang="zh-CN"/>
              </a:p>
            </c:rich>
          </c:tx>
          <c:layout/>
        </c:title>
        <c:numFmt formatCode="General" sourceLinked="1"/>
        <c:tickLblPos val="nextTo"/>
        <c:crossAx val="90443776"/>
        <c:crosses val="autoZero"/>
        <c:crossBetween val="between"/>
        <c:dispUnits>
          <c:builtInUnit val="thousands"/>
        </c:dispUnits>
      </c:valAx>
      <c:valAx>
        <c:axId val="90464256"/>
        <c:scaling>
          <c:orientation val="minMax"/>
        </c:scaling>
        <c:axPos val="r"/>
        <c:title>
          <c:tx>
            <c:rich>
              <a:bodyPr rot="-5400000" vert="horz"/>
              <a:lstStyle/>
              <a:p>
                <a:pPr>
                  <a:defRPr/>
                </a:pPr>
                <a:r>
                  <a:rPr lang="en-US"/>
                  <a:t>Fatalitie</a:t>
                </a:r>
                <a:r>
                  <a:rPr lang="en-US" baseline="0"/>
                  <a:t> per accident</a:t>
                </a:r>
                <a:endParaRPr lang="zh-CN"/>
              </a:p>
            </c:rich>
          </c:tx>
          <c:layout/>
        </c:title>
        <c:numFmt formatCode="General" sourceLinked="1"/>
        <c:tickLblPos val="nextTo"/>
        <c:crossAx val="90466176"/>
        <c:crosses val="max"/>
        <c:crossBetween val="between"/>
      </c:valAx>
      <c:catAx>
        <c:axId val="90466176"/>
        <c:scaling>
          <c:orientation val="minMax"/>
        </c:scaling>
        <c:delete val="1"/>
        <c:axPos val="b"/>
        <c:numFmt formatCode="General" sourceLinked="1"/>
        <c:tickLblPos val="none"/>
        <c:crossAx val="90464256"/>
        <c:crosses val="autoZero"/>
        <c:auto val="1"/>
        <c:lblAlgn val="ctr"/>
        <c:lblOffset val="100"/>
      </c:catAx>
    </c:plotArea>
    <c:legend>
      <c:legendPos val="r"/>
      <c:layout>
        <c:manualLayout>
          <c:xMode val="edge"/>
          <c:yMode val="edge"/>
          <c:x val="0.51676765873015851"/>
          <c:y val="0.46364850427350401"/>
          <c:w val="0.19245844269466356"/>
          <c:h val="0.231450854700855"/>
        </c:manualLayout>
      </c:layout>
      <c:overlay val="1"/>
    </c:legend>
    <c:plotVisOnly val="1"/>
    <c:dispBlanksAs val="gap"/>
  </c:chart>
  <c:txPr>
    <a:bodyPr/>
    <a:lstStyle/>
    <a:p>
      <a:pPr>
        <a:defRPr b="0">
          <a:latin typeface="Times New Roman" pitchFamily="18" charset="0"/>
          <a:cs typeface="Times New Roman" pitchFamily="18" charset="0"/>
        </a:defRPr>
      </a:pPr>
      <a:endParaRPr lang="zh-CN"/>
    </a:p>
  </c:txPr>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lang val="zh-CN"/>
  <c:style val="18"/>
  <c:chart>
    <c:autoTitleDeleted val="1"/>
    <c:plotArea>
      <c:layout>
        <c:manualLayout>
          <c:layoutTarget val="inner"/>
          <c:xMode val="edge"/>
          <c:yMode val="edge"/>
          <c:x val="0.15011543267419108"/>
          <c:y val="6.4705882352941502E-2"/>
          <c:w val="0.57600487911303511"/>
          <c:h val="0.73253877915646348"/>
        </c:manualLayout>
      </c:layout>
      <c:lineChart>
        <c:grouping val="standard"/>
        <c:ser>
          <c:idx val="3"/>
          <c:order val="0"/>
          <c:tx>
            <c:strRef>
              <c:f>'C:\Users\DEYU\Desktop\My Research\[不同因素分解v1.3.xlsx]责任车性质'!$A$37</c:f>
              <c:strCache>
                <c:ptCount val="1"/>
                <c:pt idx="0">
                  <c:v>Freight vehicle</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Research\[不同因素分解v1.3.xlsx]责任车性质'!$F$33:$L$33</c:f>
              <c:numCache>
                <c:formatCode>General</c:formatCode>
                <c:ptCount val="7"/>
                <c:pt idx="0">
                  <c:v>2004</c:v>
                </c:pt>
                <c:pt idx="1">
                  <c:v>2005</c:v>
                </c:pt>
                <c:pt idx="2">
                  <c:v>2006</c:v>
                </c:pt>
                <c:pt idx="3">
                  <c:v>2007</c:v>
                </c:pt>
                <c:pt idx="4">
                  <c:v>2008</c:v>
                </c:pt>
                <c:pt idx="5">
                  <c:v>2009</c:v>
                </c:pt>
                <c:pt idx="6">
                  <c:v>2010</c:v>
                </c:pt>
              </c:numCache>
            </c:numRef>
          </c:cat>
          <c:val>
            <c:numRef>
              <c:f>'C:\Users\DEYU\Desktop\My Research\[不同因素分解v1.3.xlsx]责任车性质'!$F$37:$L$37</c:f>
              <c:numCache>
                <c:formatCode>General</c:formatCode>
                <c:ptCount val="7"/>
                <c:pt idx="0">
                  <c:v>0.26563310314709199</c:v>
                </c:pt>
                <c:pt idx="1">
                  <c:v>0.26680443143332799</c:v>
                </c:pt>
                <c:pt idx="2">
                  <c:v>0.25819040028155299</c:v>
                </c:pt>
                <c:pt idx="3">
                  <c:v>0.26702745206873379</c:v>
                </c:pt>
                <c:pt idx="4">
                  <c:v>0.28755743324940741</c:v>
                </c:pt>
                <c:pt idx="5">
                  <c:v>0.30295857988165958</c:v>
                </c:pt>
                <c:pt idx="6">
                  <c:v>0.31256407712405609</c:v>
                </c:pt>
              </c:numCache>
            </c:numRef>
          </c:val>
        </c:ser>
        <c:ser>
          <c:idx val="4"/>
          <c:order val="1"/>
          <c:tx>
            <c:strRef>
              <c:f>'C:\Users\DEYU\Desktop\My Research\[不同因素分解v1.3.xlsx]责任车性质'!$A$38</c:f>
              <c:strCache>
                <c:ptCount val="1"/>
                <c:pt idx="0">
                  <c:v>Private use</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Research\[不同因素分解v1.3.xlsx]责任车性质'!$F$33:$L$33</c:f>
              <c:numCache>
                <c:formatCode>General</c:formatCode>
                <c:ptCount val="7"/>
                <c:pt idx="0">
                  <c:v>2004</c:v>
                </c:pt>
                <c:pt idx="1">
                  <c:v>2005</c:v>
                </c:pt>
                <c:pt idx="2">
                  <c:v>2006</c:v>
                </c:pt>
                <c:pt idx="3">
                  <c:v>2007</c:v>
                </c:pt>
                <c:pt idx="4">
                  <c:v>2008</c:v>
                </c:pt>
                <c:pt idx="5">
                  <c:v>2009</c:v>
                </c:pt>
                <c:pt idx="6">
                  <c:v>2010</c:v>
                </c:pt>
              </c:numCache>
            </c:numRef>
          </c:cat>
          <c:val>
            <c:numRef>
              <c:f>'C:\Users\DEYU\Desktop\My Research\[不同因素分解v1.3.xlsx]责任车性质'!$F$38:$L$38</c:f>
              <c:numCache>
                <c:formatCode>General</c:formatCode>
                <c:ptCount val="7"/>
                <c:pt idx="0">
                  <c:v>0.15938358155913876</c:v>
                </c:pt>
                <c:pt idx="1">
                  <c:v>0.14950670228721424</c:v>
                </c:pt>
                <c:pt idx="2">
                  <c:v>0.14771536076445288</c:v>
                </c:pt>
                <c:pt idx="3">
                  <c:v>0.15150782034378088</c:v>
                </c:pt>
                <c:pt idx="4">
                  <c:v>0.16867423661193801</c:v>
                </c:pt>
                <c:pt idx="5">
                  <c:v>0.17160705725904987</c:v>
                </c:pt>
                <c:pt idx="6">
                  <c:v>0.17613426675069704</c:v>
                </c:pt>
              </c:numCache>
            </c:numRef>
          </c:val>
        </c:ser>
        <c:ser>
          <c:idx val="5"/>
          <c:order val="2"/>
          <c:tx>
            <c:strRef>
              <c:f>'C:\Users\DEYU\Desktop\My Research\[不同因素分解v1.3.xlsx]责任车性质'!$A$39</c:f>
              <c:strCache>
                <c:ptCount val="1"/>
                <c:pt idx="0">
                  <c:v>Average</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Research\[不同因素分解v1.3.xlsx]责任车性质'!$F$33:$L$33</c:f>
              <c:numCache>
                <c:formatCode>General</c:formatCode>
                <c:ptCount val="7"/>
                <c:pt idx="0">
                  <c:v>2004</c:v>
                </c:pt>
                <c:pt idx="1">
                  <c:v>2005</c:v>
                </c:pt>
                <c:pt idx="2">
                  <c:v>2006</c:v>
                </c:pt>
                <c:pt idx="3">
                  <c:v>2007</c:v>
                </c:pt>
                <c:pt idx="4">
                  <c:v>2008</c:v>
                </c:pt>
                <c:pt idx="5">
                  <c:v>2009</c:v>
                </c:pt>
                <c:pt idx="6">
                  <c:v>2010</c:v>
                </c:pt>
              </c:numCache>
            </c:numRef>
          </c:cat>
          <c:val>
            <c:numRef>
              <c:f>'C:\Users\DEYU\Desktop\My Research\[不同因素分解v1.3.xlsx]责任车性质'!$F$39:$L$39</c:f>
              <c:numCache>
                <c:formatCode>General</c:formatCode>
                <c:ptCount val="7"/>
                <c:pt idx="0">
                  <c:v>0.18212201564442701</c:v>
                </c:pt>
                <c:pt idx="1">
                  <c:v>0.17363610944537056</c:v>
                </c:pt>
                <c:pt idx="2">
                  <c:v>0.1718325604982</c:v>
                </c:pt>
                <c:pt idx="3">
                  <c:v>0.17669463374097324</c:v>
                </c:pt>
                <c:pt idx="4">
                  <c:v>0.19419507773458444</c:v>
                </c:pt>
                <c:pt idx="5">
                  <c:v>0.19761493682994821</c:v>
                </c:pt>
                <c:pt idx="6">
                  <c:v>0.20427497651111801</c:v>
                </c:pt>
              </c:numCache>
            </c:numRef>
          </c:val>
        </c:ser>
        <c:dLbls/>
        <c:marker val="1"/>
        <c:axId val="92367104"/>
        <c:axId val="92402048"/>
      </c:lineChart>
      <c:catAx>
        <c:axId val="92367104"/>
        <c:scaling>
          <c:orientation val="minMax"/>
        </c:scaling>
        <c:axPos val="b"/>
        <c:title>
          <c:tx>
            <c:rich>
              <a:bodyPr/>
              <a:lstStyle/>
              <a:p>
                <a:pPr>
                  <a:defRPr/>
                </a:pPr>
                <a:r>
                  <a:rPr lang="en-US" altLang="zh-CN" sz="900" b="0" i="0" u="none" strike="noStrike" baseline="0">
                    <a:effectLst/>
                  </a:rPr>
                  <a:t>Year</a:t>
                </a:r>
                <a:endParaRPr lang="zh-CN" altLang="en-US"/>
              </a:p>
            </c:rich>
          </c:tx>
        </c:title>
        <c:numFmt formatCode="General" sourceLinked="1"/>
        <c:tickLblPos val="nextTo"/>
        <c:crossAx val="92402048"/>
        <c:crosses val="autoZero"/>
        <c:auto val="1"/>
        <c:lblAlgn val="ctr"/>
        <c:lblOffset val="100"/>
      </c:catAx>
      <c:valAx>
        <c:axId val="92402048"/>
        <c:scaling>
          <c:orientation val="minMax"/>
        </c:scaling>
        <c:axPos val="l"/>
        <c:numFmt formatCode="General" sourceLinked="1"/>
        <c:tickLblPos val="nextTo"/>
        <c:crossAx val="92367104"/>
        <c:crosses val="autoZero"/>
        <c:crossBetween val="between"/>
      </c:valAx>
      <c:spPr>
        <a:ln>
          <a:solidFill>
            <a:schemeClr val="tx1"/>
          </a:solidFill>
        </a:ln>
      </c:spPr>
    </c:plotArea>
    <c:legend>
      <c:legendPos val="r"/>
      <c:layout>
        <c:manualLayout>
          <c:xMode val="edge"/>
          <c:yMode val="edge"/>
          <c:x val="0.74244590333009974"/>
          <c:y val="0.26501746822958538"/>
          <c:w val="0.23747495983657024"/>
          <c:h val="0.33595815959641417"/>
        </c:manualLayout>
      </c:layout>
      <c:spPr>
        <a:ln>
          <a:solidFill>
            <a:schemeClr val="tx1"/>
          </a:solidFill>
        </a:ln>
      </c:spPr>
    </c:legend>
    <c:plotVisOnly val="1"/>
    <c:dispBlanksAs val="gap"/>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lang val="zh-CN"/>
  <c:style val="18"/>
  <c:chart>
    <c:autoTitleDeleted val="1"/>
    <c:plotArea>
      <c:layout>
        <c:manualLayout>
          <c:layoutTarget val="inner"/>
          <c:xMode val="edge"/>
          <c:yMode val="edge"/>
          <c:x val="0.1496074368021609"/>
          <c:y val="6.4705841496364006E-2"/>
          <c:w val="0.58702275747917765"/>
          <c:h val="0.72827584290864233"/>
        </c:manualLayout>
      </c:layout>
      <c:lineChart>
        <c:grouping val="standard"/>
        <c:ser>
          <c:idx val="1"/>
          <c:order val="0"/>
          <c:tx>
            <c:strRef>
              <c:f>'C:\Users\DEYU\Desktop\My Research\[不同因素分解v1.3.xlsx]事故形态'!$A$54</c:f>
              <c:strCache>
                <c:ptCount val="1"/>
                <c:pt idx="0">
                  <c:v>Head-on</c:v>
                </c:pt>
              </c:strCache>
            </c:strRef>
          </c:tx>
          <c:spPr>
            <a:ln w="19050">
              <a:solidFill>
                <a:schemeClr val="tx1"/>
              </a:solidFill>
              <a:prstDash val="solid"/>
            </a:ln>
            <a:effectLst/>
          </c:spPr>
          <c:marker>
            <c:symbol val="square"/>
            <c:size val="4"/>
            <c:spPr>
              <a:solidFill>
                <a:schemeClr val="bg1"/>
              </a:solidFill>
              <a:ln>
                <a:solidFill>
                  <a:schemeClr val="tx1"/>
                </a:solidFill>
              </a:ln>
              <a:effectLst/>
            </c:spPr>
          </c:marker>
          <c:cat>
            <c:numRef>
              <c:f>'C:\Users\DEYU\Desktop\My Research\[不同因素分解v1.3.xlsx]事故形态'!$B$17:$L$17</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Research\[不同因素分解v1.3.xlsx]事故形态'!$B$54:$L$54</c:f>
              <c:numCache>
                <c:formatCode>General</c:formatCode>
                <c:ptCount val="11"/>
                <c:pt idx="0">
                  <c:v>1.0729614067849358</c:v>
                </c:pt>
                <c:pt idx="1">
                  <c:v>1.1171293377403249</c:v>
                </c:pt>
                <c:pt idx="2">
                  <c:v>1.1507234117765881</c:v>
                </c:pt>
                <c:pt idx="3">
                  <c:v>1.1858702969556438</c:v>
                </c:pt>
                <c:pt idx="4">
                  <c:v>1.2960502358853181</c:v>
                </c:pt>
                <c:pt idx="5">
                  <c:v>1.3253527399850487</c:v>
                </c:pt>
                <c:pt idx="6">
                  <c:v>1.4262467806134398</c:v>
                </c:pt>
                <c:pt idx="7">
                  <c:v>1.4605968694145051</c:v>
                </c:pt>
                <c:pt idx="8">
                  <c:v>1.4739770279971278</c:v>
                </c:pt>
                <c:pt idx="9">
                  <c:v>1.511587982832618</c:v>
                </c:pt>
                <c:pt idx="10">
                  <c:v>1.5259951184599214</c:v>
                </c:pt>
              </c:numCache>
            </c:numRef>
          </c:val>
        </c:ser>
        <c:ser>
          <c:idx val="2"/>
          <c:order val="1"/>
          <c:tx>
            <c:strRef>
              <c:f>'C:\Users\DEYU\Desktop\My Research\[不同因素分解v1.3.xlsx]事故形态'!$A$55</c:f>
              <c:strCache>
                <c:ptCount val="1"/>
                <c:pt idx="0">
                  <c:v>Side impact</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Research\[不同因素分解v1.3.xlsx]事故形态'!$B$17:$L$17</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Research\[不同因素分解v1.3.xlsx]事故形态'!$B$55:$L$55</c:f>
              <c:numCache>
                <c:formatCode>General</c:formatCode>
                <c:ptCount val="11"/>
                <c:pt idx="0">
                  <c:v>0.78033086503494753</c:v>
                </c:pt>
                <c:pt idx="1">
                  <c:v>0.8747606655256781</c:v>
                </c:pt>
                <c:pt idx="2">
                  <c:v>0.91092386979130358</c:v>
                </c:pt>
                <c:pt idx="3">
                  <c:v>0.94585916207691501</c:v>
                </c:pt>
                <c:pt idx="4">
                  <c:v>1.100534558278031</c:v>
                </c:pt>
                <c:pt idx="5">
                  <c:v>1.1944288252625901</c:v>
                </c:pt>
                <c:pt idx="6">
                  <c:v>1.2845547028377651</c:v>
                </c:pt>
                <c:pt idx="7">
                  <c:v>1.3319866939865779</c:v>
                </c:pt>
                <c:pt idx="8">
                  <c:v>1.3474350842012661</c:v>
                </c:pt>
                <c:pt idx="9">
                  <c:v>1.3615960941367051</c:v>
                </c:pt>
                <c:pt idx="10">
                  <c:v>1.3777088270504019</c:v>
                </c:pt>
              </c:numCache>
            </c:numRef>
          </c:val>
        </c:ser>
        <c:ser>
          <c:idx val="3"/>
          <c:order val="2"/>
          <c:tx>
            <c:strRef>
              <c:f>'C:\Users\DEYU\Desktop\My Research\[不同因素分解v1.3.xlsx]事故形态'!$A$56</c:f>
              <c:strCache>
                <c:ptCount val="1"/>
                <c:pt idx="0">
                  <c:v>Rear-end</c:v>
                </c:pt>
              </c:strCache>
            </c:strRef>
          </c:tx>
          <c:spPr>
            <a:ln w="19050">
              <a:solidFill>
                <a:schemeClr val="tx1"/>
              </a:solidFill>
            </a:ln>
            <a:effectLst/>
          </c:spPr>
          <c:marker>
            <c:symbol val="triangle"/>
            <c:size val="4"/>
            <c:spPr>
              <a:solidFill>
                <a:schemeClr val="bg1"/>
              </a:solidFill>
              <a:ln>
                <a:solidFill>
                  <a:schemeClr val="tx1"/>
                </a:solidFill>
              </a:ln>
              <a:effectLst/>
            </c:spPr>
          </c:marker>
          <c:cat>
            <c:numRef>
              <c:f>'C:\Users\DEYU\Desktop\My Research\[不同因素分解v1.3.xlsx]事故形态'!$B$17:$L$17</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Research\[不同因素分解v1.3.xlsx]事故形态'!$B$56:$L$56</c:f>
              <c:numCache>
                <c:formatCode>General</c:formatCode>
                <c:ptCount val="11"/>
                <c:pt idx="0">
                  <c:v>0.58864692847264788</c:v>
                </c:pt>
                <c:pt idx="1">
                  <c:v>0.68085858625539264</c:v>
                </c:pt>
                <c:pt idx="2">
                  <c:v>0.70322008406926051</c:v>
                </c:pt>
                <c:pt idx="3">
                  <c:v>0.68771567737142181</c:v>
                </c:pt>
                <c:pt idx="4">
                  <c:v>0.94928387532181902</c:v>
                </c:pt>
                <c:pt idx="5">
                  <c:v>1.2661400210428342</c:v>
                </c:pt>
                <c:pt idx="6">
                  <c:v>1.440402148955616</c:v>
                </c:pt>
                <c:pt idx="7">
                  <c:v>1.4892286675073469</c:v>
                </c:pt>
                <c:pt idx="8">
                  <c:v>1.509485006518906</c:v>
                </c:pt>
                <c:pt idx="9">
                  <c:v>1.5438021811209199</c:v>
                </c:pt>
                <c:pt idx="10">
                  <c:v>1.6002783639384073</c:v>
                </c:pt>
              </c:numCache>
            </c:numRef>
          </c:val>
        </c:ser>
        <c:ser>
          <c:idx val="0"/>
          <c:order val="3"/>
          <c:tx>
            <c:strRef>
              <c:f>'C:\Users\DEYU\Desktop\My Research\[不同因素分解v1.3.xlsx]事故形态'!$A$85</c:f>
              <c:strCache>
                <c:ptCount val="1"/>
                <c:pt idx="0">
                  <c:v>Average</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Research\[不同因素分解v1.3.xlsx]事故形态'!$B$17:$L$17</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Research\[不同因素分解v1.3.xlsx]事故形态'!$B$85:$L$85</c:f>
              <c:numCache>
                <c:formatCode>General</c:formatCode>
                <c:ptCount val="11"/>
                <c:pt idx="0">
                  <c:v>0.83079107445893441</c:v>
                </c:pt>
                <c:pt idx="1">
                  <c:v>0.86421854530088704</c:v>
                </c:pt>
                <c:pt idx="2">
                  <c:v>0.86848126528674696</c:v>
                </c:pt>
                <c:pt idx="3">
                  <c:v>0.89668872386357235</c:v>
                </c:pt>
                <c:pt idx="4">
                  <c:v>1.135264506486912</c:v>
                </c:pt>
                <c:pt idx="5">
                  <c:v>1.2629515784423899</c:v>
                </c:pt>
                <c:pt idx="6">
                  <c:v>1.374393118979041</c:v>
                </c:pt>
                <c:pt idx="7">
                  <c:v>1.4122197127829537</c:v>
                </c:pt>
                <c:pt idx="8">
                  <c:v>1.4268374534320738</c:v>
                </c:pt>
                <c:pt idx="9">
                  <c:v>1.438567490801381</c:v>
                </c:pt>
                <c:pt idx="10">
                  <c:v>1.454530546052542</c:v>
                </c:pt>
              </c:numCache>
            </c:numRef>
          </c:val>
        </c:ser>
        <c:dLbls/>
        <c:marker val="1"/>
        <c:axId val="92450176"/>
        <c:axId val="92460544"/>
      </c:lineChart>
      <c:catAx>
        <c:axId val="92450176"/>
        <c:scaling>
          <c:orientation val="minMax"/>
        </c:scaling>
        <c:axPos val="b"/>
        <c:title>
          <c:tx>
            <c:rich>
              <a:bodyPr/>
              <a:lstStyle/>
              <a:p>
                <a:pPr>
                  <a:defRPr/>
                </a:pPr>
                <a:r>
                  <a:rPr lang="en-US" altLang="zh-CN" sz="900" b="0" i="0" u="none" strike="noStrike" baseline="0">
                    <a:effectLst/>
                  </a:rPr>
                  <a:t>Year</a:t>
                </a:r>
                <a:endParaRPr lang="zh-CN" altLang="en-US"/>
              </a:p>
            </c:rich>
          </c:tx>
        </c:title>
        <c:numFmt formatCode="General" sourceLinked="1"/>
        <c:tickLblPos val="nextTo"/>
        <c:crossAx val="92460544"/>
        <c:crosses val="autoZero"/>
        <c:auto val="1"/>
        <c:lblAlgn val="ctr"/>
        <c:lblOffset val="100"/>
      </c:catAx>
      <c:valAx>
        <c:axId val="92460544"/>
        <c:scaling>
          <c:orientation val="minMax"/>
        </c:scaling>
        <c:axPos val="l"/>
        <c:title>
          <c:tx>
            <c:rich>
              <a:bodyPr rot="-5400000" vert="horz"/>
              <a:lstStyle/>
              <a:p>
                <a:pPr>
                  <a:defRPr sz="900"/>
                </a:pPr>
                <a:r>
                  <a:rPr lang="en-US" altLang="zh-CN" sz="900" b="0" i="0" baseline="0">
                    <a:effectLst/>
                  </a:rPr>
                  <a:t>Human damage by geometric aspect of crashes (human damage/accident)</a:t>
                </a:r>
                <a:endParaRPr lang="zh-CN" altLang="zh-CN" sz="900">
                  <a:effectLst/>
                </a:endParaRPr>
              </a:p>
            </c:rich>
          </c:tx>
        </c:title>
        <c:numFmt formatCode="General" sourceLinked="1"/>
        <c:tickLblPos val="nextTo"/>
        <c:crossAx val="92450176"/>
        <c:crosses val="autoZero"/>
        <c:crossBetween val="between"/>
      </c:valAx>
      <c:spPr>
        <a:ln>
          <a:solidFill>
            <a:schemeClr val="tx1"/>
          </a:solidFill>
        </a:ln>
      </c:spPr>
    </c:plotArea>
    <c:legend>
      <c:legendPos val="r"/>
      <c:layout>
        <c:manualLayout>
          <c:xMode val="edge"/>
          <c:yMode val="edge"/>
          <c:x val="0.76999342261252968"/>
          <c:y val="0.23317269833611357"/>
          <c:w val="0.22066383704555767"/>
          <c:h val="0.42122678504741029"/>
        </c:manualLayout>
      </c:layout>
      <c:spPr>
        <a:ln>
          <a:solidFill>
            <a:schemeClr val="tx1"/>
          </a:solidFill>
        </a:ln>
      </c:spPr>
    </c:legend>
    <c:plotVisOnly val="1"/>
    <c:dispBlanksAs val="gap"/>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lang val="zh-CN"/>
  <c:style val="18"/>
  <c:chart>
    <c:autoTitleDeleted val="1"/>
    <c:plotArea>
      <c:layout>
        <c:manualLayout>
          <c:layoutTarget val="inner"/>
          <c:xMode val="edge"/>
          <c:yMode val="edge"/>
          <c:x val="0.16070177900047589"/>
          <c:y val="6.4686856806821763E-2"/>
          <c:w val="0.57914912092766557"/>
          <c:h val="0.69328613399949501"/>
        </c:manualLayout>
      </c:layout>
      <c:lineChart>
        <c:grouping val="standard"/>
        <c:ser>
          <c:idx val="0"/>
          <c:order val="0"/>
          <c:tx>
            <c:strRef>
              <c:f>'C:\Users\DEYU\Desktop\My Research\[不同因素分解v1.3.xlsx]事故形态'!$A$70</c:f>
              <c:strCache>
                <c:ptCount val="1"/>
                <c:pt idx="0">
                  <c:v>Head-on</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Research\[不同因素分解v1.3.xlsx]事故形态'!$B$69:$L$69</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Research\[不同因素分解v1.3.xlsx]事故形态'!$B$70:$L$70</c:f>
              <c:numCache>
                <c:formatCode>General</c:formatCode>
                <c:ptCount val="11"/>
                <c:pt idx="0">
                  <c:v>0.20083105506283724</c:v>
                </c:pt>
                <c:pt idx="1">
                  <c:v>0.17753897899267401</c:v>
                </c:pt>
                <c:pt idx="2">
                  <c:v>0.17767001475646321</c:v>
                </c:pt>
                <c:pt idx="3">
                  <c:v>0.19037586965983067</c:v>
                </c:pt>
                <c:pt idx="4">
                  <c:v>0.19801825651527888</c:v>
                </c:pt>
                <c:pt idx="5">
                  <c:v>0.1894644068656372</c:v>
                </c:pt>
                <c:pt idx="6">
                  <c:v>0.17393772743440344</c:v>
                </c:pt>
                <c:pt idx="7">
                  <c:v>0.17564430600363401</c:v>
                </c:pt>
                <c:pt idx="8">
                  <c:v>0.19365171538555112</c:v>
                </c:pt>
                <c:pt idx="9">
                  <c:v>0.199384091206919</c:v>
                </c:pt>
                <c:pt idx="10">
                  <c:v>0.210828232294686</c:v>
                </c:pt>
              </c:numCache>
            </c:numRef>
          </c:val>
        </c:ser>
        <c:ser>
          <c:idx val="1"/>
          <c:order val="1"/>
          <c:tx>
            <c:strRef>
              <c:f>'C:\Users\DEYU\Desktop\My Research\[不同因素分解v1.3.xlsx]事故形态'!$A$71</c:f>
              <c:strCache>
                <c:ptCount val="1"/>
                <c:pt idx="0">
                  <c:v>Side impact</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Research\[不同因素分解v1.3.xlsx]事故形态'!$B$69:$L$69</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Research\[不同因素分解v1.3.xlsx]事故形态'!$B$71:$L$71</c:f>
              <c:numCache>
                <c:formatCode>General</c:formatCode>
                <c:ptCount val="11"/>
                <c:pt idx="0">
                  <c:v>0.14296924990039808</c:v>
                </c:pt>
                <c:pt idx="1">
                  <c:v>0.12681190170949724</c:v>
                </c:pt>
                <c:pt idx="2">
                  <c:v>0.12562078807747601</c:v>
                </c:pt>
                <c:pt idx="3">
                  <c:v>0.13456637667485297</c:v>
                </c:pt>
                <c:pt idx="4">
                  <c:v>0.13805330981656044</c:v>
                </c:pt>
                <c:pt idx="5">
                  <c:v>0.12795284857500624</c:v>
                </c:pt>
                <c:pt idx="6">
                  <c:v>0.12639078773328</c:v>
                </c:pt>
                <c:pt idx="7">
                  <c:v>0.13057477563882935</c:v>
                </c:pt>
                <c:pt idx="8">
                  <c:v>0.14289944647345176</c:v>
                </c:pt>
                <c:pt idx="9">
                  <c:v>0.14249597223943541</c:v>
                </c:pt>
                <c:pt idx="10">
                  <c:v>0.14627334149066376</c:v>
                </c:pt>
              </c:numCache>
            </c:numRef>
          </c:val>
        </c:ser>
        <c:ser>
          <c:idx val="2"/>
          <c:order val="2"/>
          <c:tx>
            <c:strRef>
              <c:f>'C:\Users\DEYU\Desktop\My Research\[不同因素分解v1.3.xlsx]事故形态'!$A$72</c:f>
              <c:strCache>
                <c:ptCount val="1"/>
                <c:pt idx="0">
                  <c:v>Rear-end</c:v>
                </c:pt>
              </c:strCache>
            </c:strRef>
          </c:tx>
          <c:spPr>
            <a:ln w="19050">
              <a:solidFill>
                <a:schemeClr val="tx1"/>
              </a:solidFill>
            </a:ln>
            <a:effectLst/>
          </c:spPr>
          <c:marker>
            <c:symbol val="triangle"/>
            <c:size val="4"/>
            <c:spPr>
              <a:solidFill>
                <a:schemeClr val="bg1"/>
              </a:solidFill>
              <a:ln>
                <a:solidFill>
                  <a:schemeClr val="tx1"/>
                </a:solidFill>
              </a:ln>
              <a:effectLst/>
            </c:spPr>
          </c:marker>
          <c:cat>
            <c:numRef>
              <c:f>'C:\Users\DEYU\Desktop\My Research\[不同因素分解v1.3.xlsx]事故形态'!$B$69:$L$69</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Research\[不同因素分解v1.3.xlsx]事故形态'!$B$72:$L$72</c:f>
              <c:numCache>
                <c:formatCode>General</c:formatCode>
                <c:ptCount val="11"/>
                <c:pt idx="0">
                  <c:v>0.17737050665157067</c:v>
                </c:pt>
                <c:pt idx="1">
                  <c:v>0.16380295179958188</c:v>
                </c:pt>
                <c:pt idx="2">
                  <c:v>0.17023120119329788</c:v>
                </c:pt>
                <c:pt idx="3">
                  <c:v>0.18660792528480397</c:v>
                </c:pt>
                <c:pt idx="4">
                  <c:v>0.20361788403812744</c:v>
                </c:pt>
                <c:pt idx="5">
                  <c:v>0.19861866034574388</c:v>
                </c:pt>
                <c:pt idx="6">
                  <c:v>0.20679408806004862</c:v>
                </c:pt>
                <c:pt idx="7">
                  <c:v>0.21709063966411501</c:v>
                </c:pt>
                <c:pt idx="8">
                  <c:v>0.23860421929994988</c:v>
                </c:pt>
                <c:pt idx="9">
                  <c:v>0.24002484086322076</c:v>
                </c:pt>
                <c:pt idx="10">
                  <c:v>0.25129758998961932</c:v>
                </c:pt>
              </c:numCache>
            </c:numRef>
          </c:val>
        </c:ser>
        <c:ser>
          <c:idx val="3"/>
          <c:order val="3"/>
          <c:tx>
            <c:strRef>
              <c:f>'C:\Users\DEYU\Desktop\My Research\[不同因素分解v1.3.xlsx]事故形态'!$A$86</c:f>
              <c:strCache>
                <c:ptCount val="1"/>
                <c:pt idx="0">
                  <c:v>Average</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Research\[不同因素分解v1.3.xlsx]事故形态'!$B$69:$L$69</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Research\[不同因素分解v1.3.xlsx]事故形态'!$B$86:$L$86</c:f>
              <c:numCache>
                <c:formatCode>General</c:formatCode>
                <c:ptCount val="11"/>
                <c:pt idx="0">
                  <c:v>0.18310136682703476</c:v>
                </c:pt>
                <c:pt idx="1">
                  <c:v>0.16236597870986988</c:v>
                </c:pt>
                <c:pt idx="2">
                  <c:v>0.16290146026167104</c:v>
                </c:pt>
                <c:pt idx="3">
                  <c:v>0.17437590427469188</c:v>
                </c:pt>
                <c:pt idx="4">
                  <c:v>0.18212201564442701</c:v>
                </c:pt>
                <c:pt idx="5">
                  <c:v>0.17363610944537056</c:v>
                </c:pt>
                <c:pt idx="6">
                  <c:v>0.1718325604982</c:v>
                </c:pt>
                <c:pt idx="7">
                  <c:v>0.17669463374097324</c:v>
                </c:pt>
                <c:pt idx="8">
                  <c:v>0.19419507773458444</c:v>
                </c:pt>
                <c:pt idx="9">
                  <c:v>0.19761493682994821</c:v>
                </c:pt>
                <c:pt idx="10">
                  <c:v>0.20427497651111801</c:v>
                </c:pt>
              </c:numCache>
            </c:numRef>
          </c:val>
        </c:ser>
        <c:dLbls/>
        <c:marker val="1"/>
        <c:axId val="92517504"/>
        <c:axId val="92519424"/>
      </c:lineChart>
      <c:catAx>
        <c:axId val="92517504"/>
        <c:scaling>
          <c:orientation val="minMax"/>
        </c:scaling>
        <c:axPos val="b"/>
        <c:title>
          <c:tx>
            <c:rich>
              <a:bodyPr/>
              <a:lstStyle/>
              <a:p>
                <a:pPr>
                  <a:defRPr/>
                </a:pPr>
                <a:r>
                  <a:rPr lang="en-US" altLang="zh-CN" sz="900" b="0" i="0" u="none" strike="noStrike" baseline="0">
                    <a:effectLst/>
                  </a:rPr>
                  <a:t>Year</a:t>
                </a:r>
                <a:endParaRPr lang="zh-CN" altLang="en-US"/>
              </a:p>
            </c:rich>
          </c:tx>
        </c:title>
        <c:numFmt formatCode="General" sourceLinked="1"/>
        <c:tickLblPos val="nextTo"/>
        <c:crossAx val="92519424"/>
        <c:crosses val="autoZero"/>
        <c:auto val="1"/>
        <c:lblAlgn val="ctr"/>
        <c:lblOffset val="100"/>
      </c:catAx>
      <c:valAx>
        <c:axId val="92519424"/>
        <c:scaling>
          <c:orientation val="minMax"/>
        </c:scaling>
        <c:axPos val="l"/>
        <c:title>
          <c:tx>
            <c:rich>
              <a:bodyPr rot="-5400000" vert="horz"/>
              <a:lstStyle/>
              <a:p>
                <a:pPr>
                  <a:defRPr sz="900"/>
                </a:pPr>
                <a:r>
                  <a:rPr lang="en-US" altLang="zh-CN" sz="900" b="0" i="0" baseline="0">
                    <a:effectLst/>
                  </a:rPr>
                  <a:t>Fatality rate by geometric aspect of crashes</a:t>
                </a:r>
                <a:endParaRPr lang="zh-CN" altLang="zh-CN" sz="900">
                  <a:effectLst/>
                </a:endParaRPr>
              </a:p>
              <a:p>
                <a:pPr>
                  <a:defRPr sz="900"/>
                </a:pPr>
                <a:r>
                  <a:rPr lang="en-US" altLang="zh-CN" sz="900" b="0" i="0" baseline="0">
                    <a:effectLst/>
                  </a:rPr>
                  <a:t>(fatality/human damage) </a:t>
                </a:r>
                <a:endParaRPr lang="zh-CN" altLang="zh-CN" sz="900">
                  <a:effectLst/>
                </a:endParaRPr>
              </a:p>
              <a:p>
                <a:pPr>
                  <a:defRPr sz="900"/>
                </a:pPr>
                <a:endParaRPr lang="zh-CN" altLang="en-US" sz="900"/>
              </a:p>
            </c:rich>
          </c:tx>
        </c:title>
        <c:numFmt formatCode="General" sourceLinked="1"/>
        <c:tickLblPos val="nextTo"/>
        <c:crossAx val="92517504"/>
        <c:crosses val="autoZero"/>
        <c:crossBetween val="between"/>
      </c:valAx>
      <c:spPr>
        <a:ln>
          <a:solidFill>
            <a:schemeClr val="tx1"/>
          </a:solidFill>
        </a:ln>
      </c:spPr>
    </c:plotArea>
    <c:legend>
      <c:legendPos val="r"/>
      <c:layout>
        <c:manualLayout>
          <c:xMode val="edge"/>
          <c:yMode val="edge"/>
          <c:x val="0.76179936686445482"/>
          <c:y val="0.22013580998641"/>
          <c:w val="0.22476982883436841"/>
          <c:h val="0.43439377487399605"/>
        </c:manualLayout>
      </c:layout>
      <c:spPr>
        <a:ln>
          <a:solidFill>
            <a:schemeClr val="tx1"/>
          </a:solidFill>
        </a:ln>
      </c:spPr>
    </c:legend>
    <c:plotVisOnly val="1"/>
    <c:dispBlanksAs val="gap"/>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chartSpace>
</file>

<file path=word/charts/chart13.xml><?xml version="1.0" encoding="utf-8"?>
<c:chartSpace xmlns:c="http://schemas.openxmlformats.org/drawingml/2006/chart" xmlns:a="http://schemas.openxmlformats.org/drawingml/2006/main" xmlns:r="http://schemas.openxmlformats.org/officeDocument/2006/relationships">
  <c:lang val="zh-CN"/>
  <c:style val="18"/>
  <c:chart>
    <c:autoTitleDeleted val="1"/>
    <c:plotArea>
      <c:layout>
        <c:manualLayout>
          <c:layoutTarget val="inner"/>
          <c:xMode val="edge"/>
          <c:yMode val="edge"/>
          <c:x val="0.14719955079320501"/>
          <c:y val="6.4705841496364006E-2"/>
          <c:w val="0.48819276834315856"/>
          <c:h val="0.63736293835103053"/>
        </c:manualLayout>
      </c:layout>
      <c:lineChart>
        <c:grouping val="standard"/>
        <c:ser>
          <c:idx val="0"/>
          <c:order val="0"/>
          <c:tx>
            <c:strRef>
              <c:f>'C:\Users\DEYU\Desktop\My Research\[不同因素分解v1.3.xlsx]上下行隔离'!$A$20</c:f>
              <c:strCache>
                <c:ptCount val="1"/>
                <c:pt idx="0">
                  <c:v>Mixed</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Research\[不同因素分解v1.3.xlsx]上下行隔离'!$B$1:$L$1</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Research\[不同因素分解v1.3.xlsx]上下行隔离'!$B$20:$L$20</c:f>
              <c:numCache>
                <c:formatCode>General</c:formatCode>
                <c:ptCount val="11"/>
                <c:pt idx="0">
                  <c:v>0.96590548733583381</c:v>
                </c:pt>
                <c:pt idx="1">
                  <c:v>0.93611406270171449</c:v>
                </c:pt>
                <c:pt idx="2">
                  <c:v>0.92848527667734904</c:v>
                </c:pt>
                <c:pt idx="3">
                  <c:v>0.98823119643644597</c:v>
                </c:pt>
                <c:pt idx="4">
                  <c:v>1.2373718504042008</c:v>
                </c:pt>
                <c:pt idx="5">
                  <c:v>1.3083153670410101</c:v>
                </c:pt>
                <c:pt idx="6">
                  <c:v>1.3925081248368549</c:v>
                </c:pt>
                <c:pt idx="7">
                  <c:v>1.4299226440093786</c:v>
                </c:pt>
                <c:pt idx="8">
                  <c:v>1.436042920472498</c:v>
                </c:pt>
                <c:pt idx="9">
                  <c:v>1.4413507900457858</c:v>
                </c:pt>
                <c:pt idx="10">
                  <c:v>1.4521878871070339</c:v>
                </c:pt>
              </c:numCache>
            </c:numRef>
          </c:val>
        </c:ser>
        <c:ser>
          <c:idx val="1"/>
          <c:order val="1"/>
          <c:tx>
            <c:strRef>
              <c:f>'C:\Users\DEYU\Desktop\My Research\[不同因素分解v1.3.xlsx]上下行隔离'!$A$21</c:f>
              <c:strCache>
                <c:ptCount val="1"/>
                <c:pt idx="0">
                  <c:v>Separated directions</c:v>
                </c:pt>
              </c:strCache>
            </c:strRef>
          </c:tx>
          <c:spPr>
            <a:ln w="19050">
              <a:solidFill>
                <a:schemeClr val="tx1"/>
              </a:solidFill>
              <a:prstDash val="solid"/>
            </a:ln>
            <a:effectLst/>
          </c:spPr>
          <c:marker>
            <c:symbol val="diamond"/>
            <c:size val="4"/>
            <c:spPr>
              <a:solidFill>
                <a:schemeClr val="bg1"/>
              </a:solidFill>
              <a:ln>
                <a:solidFill>
                  <a:schemeClr val="tx1"/>
                </a:solidFill>
              </a:ln>
              <a:effectLst/>
            </c:spPr>
          </c:marker>
          <c:cat>
            <c:numRef>
              <c:f>'C:\Users\DEYU\Desktop\My Research\[不同因素分解v1.3.xlsx]上下行隔离'!$B$1:$L$1</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Research\[不同因素分解v1.3.xlsx]上下行隔离'!$B$21:$L$21</c:f>
              <c:numCache>
                <c:formatCode>General</c:formatCode>
                <c:ptCount val="11"/>
                <c:pt idx="0">
                  <c:v>0.7706996731630632</c:v>
                </c:pt>
                <c:pt idx="1">
                  <c:v>0.86470285439118622</c:v>
                </c:pt>
                <c:pt idx="2">
                  <c:v>0.89500289290173296</c:v>
                </c:pt>
                <c:pt idx="3">
                  <c:v>0.9154069720242245</c:v>
                </c:pt>
                <c:pt idx="4">
                  <c:v>1.1267342532619857</c:v>
                </c:pt>
                <c:pt idx="5">
                  <c:v>1.2727456358572</c:v>
                </c:pt>
                <c:pt idx="6">
                  <c:v>1.4223251552478808</c:v>
                </c:pt>
                <c:pt idx="7">
                  <c:v>1.4538998767533298</c:v>
                </c:pt>
                <c:pt idx="8">
                  <c:v>1.498495623632385</c:v>
                </c:pt>
                <c:pt idx="9">
                  <c:v>1.55156002115283</c:v>
                </c:pt>
                <c:pt idx="10">
                  <c:v>1.5701676516093031</c:v>
                </c:pt>
              </c:numCache>
            </c:numRef>
          </c:val>
        </c:ser>
        <c:ser>
          <c:idx val="2"/>
          <c:order val="2"/>
          <c:tx>
            <c:strRef>
              <c:f>'C:\Users\DEYU\Desktop\My Research\[不同因素分解v1.3.xlsx]上下行隔离'!$A$22</c:f>
              <c:strCache>
                <c:ptCount val="1"/>
                <c:pt idx="0">
                  <c:v>Separated vehicles</c:v>
                </c:pt>
              </c:strCache>
            </c:strRef>
          </c:tx>
          <c:spPr>
            <a:ln w="19050">
              <a:solidFill>
                <a:schemeClr val="tx1"/>
              </a:solidFill>
            </a:ln>
            <a:effectLst/>
          </c:spPr>
          <c:marker>
            <c:symbol val="triangle"/>
            <c:size val="4"/>
            <c:spPr>
              <a:solidFill>
                <a:schemeClr val="bg1"/>
              </a:solidFill>
              <a:ln>
                <a:solidFill>
                  <a:schemeClr val="tx1"/>
                </a:solidFill>
              </a:ln>
              <a:effectLst/>
            </c:spPr>
          </c:marker>
          <c:cat>
            <c:numRef>
              <c:f>'C:\Users\DEYU\Desktop\My Research\[不同因素分解v1.3.xlsx]上下行隔离'!$B$1:$L$1</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Research\[不同因素分解v1.3.xlsx]上下行隔离'!$B$22:$L$22</c:f>
              <c:numCache>
                <c:formatCode>General</c:formatCode>
                <c:ptCount val="11"/>
                <c:pt idx="0">
                  <c:v>0.72401918583199865</c:v>
                </c:pt>
                <c:pt idx="1">
                  <c:v>0.80965346534653504</c:v>
                </c:pt>
                <c:pt idx="2">
                  <c:v>0.84156862745098004</c:v>
                </c:pt>
                <c:pt idx="3">
                  <c:v>0.8338798298475748</c:v>
                </c:pt>
                <c:pt idx="4">
                  <c:v>1.0041160220994478</c:v>
                </c:pt>
                <c:pt idx="5">
                  <c:v>1.158739365815932</c:v>
                </c:pt>
                <c:pt idx="6">
                  <c:v>1.2270762898721084</c:v>
                </c:pt>
                <c:pt idx="7">
                  <c:v>1.2705763467837481</c:v>
                </c:pt>
                <c:pt idx="8">
                  <c:v>1.286358857543368</c:v>
                </c:pt>
                <c:pt idx="9">
                  <c:v>1.2736984652422498</c:v>
                </c:pt>
                <c:pt idx="10">
                  <c:v>1.302424620975527</c:v>
                </c:pt>
              </c:numCache>
            </c:numRef>
          </c:val>
        </c:ser>
        <c:ser>
          <c:idx val="3"/>
          <c:order val="3"/>
          <c:tx>
            <c:strRef>
              <c:f>'C:\Users\DEYU\Desktop\My Research\[不同因素分解v1.3.xlsx]上下行隔离'!$A$23</c:f>
              <c:strCache>
                <c:ptCount val="1"/>
                <c:pt idx="0">
                  <c:v>Separated directions and vehicles</c:v>
                </c:pt>
              </c:strCache>
            </c:strRef>
          </c:tx>
          <c:spPr>
            <a:ln w="19050">
              <a:solidFill>
                <a:schemeClr val="tx1"/>
              </a:solidFill>
            </a:ln>
            <a:effectLst/>
          </c:spPr>
          <c:marker>
            <c:symbol val="circle"/>
            <c:size val="4"/>
            <c:spPr>
              <a:solidFill>
                <a:schemeClr val="bg1"/>
              </a:solidFill>
              <a:ln>
                <a:solidFill>
                  <a:schemeClr val="tx1"/>
                </a:solidFill>
              </a:ln>
              <a:effectLst/>
            </c:spPr>
          </c:marker>
          <c:cat>
            <c:numRef>
              <c:f>'C:\Users\DEYU\Desktop\My Research\[不同因素分解v1.3.xlsx]上下行隔离'!$B$1:$L$1</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Research\[不同因素分解v1.3.xlsx]上下行隔离'!$B$23:$L$23</c:f>
              <c:numCache>
                <c:formatCode>General</c:formatCode>
                <c:ptCount val="11"/>
                <c:pt idx="0">
                  <c:v>0.60641870508954099</c:v>
                </c:pt>
                <c:pt idx="1">
                  <c:v>0.70662506212372556</c:v>
                </c:pt>
                <c:pt idx="2">
                  <c:v>0.72201902821824604</c:v>
                </c:pt>
                <c:pt idx="3">
                  <c:v>0.73356834760932998</c:v>
                </c:pt>
                <c:pt idx="4">
                  <c:v>0.98927019058330101</c:v>
                </c:pt>
                <c:pt idx="5">
                  <c:v>1.1911875526397513</c:v>
                </c:pt>
                <c:pt idx="6">
                  <c:v>1.253451080641413</c:v>
                </c:pt>
                <c:pt idx="7">
                  <c:v>1.2992357436801878</c:v>
                </c:pt>
                <c:pt idx="8">
                  <c:v>1.3226656384551119</c:v>
                </c:pt>
                <c:pt idx="9">
                  <c:v>1.3203592814371259</c:v>
                </c:pt>
                <c:pt idx="10">
                  <c:v>1.3380270969706201</c:v>
                </c:pt>
              </c:numCache>
            </c:numRef>
          </c:val>
        </c:ser>
        <c:ser>
          <c:idx val="4"/>
          <c:order val="4"/>
          <c:tx>
            <c:strRef>
              <c:f>'C:\Users\DEYU\Desktop\My Research\[不同因素分解v1.3.xlsx]上下行隔离'!$A$24</c:f>
              <c:strCache>
                <c:ptCount val="1"/>
                <c:pt idx="0">
                  <c:v>Average</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Research\[不同因素分解v1.3.xlsx]上下行隔离'!$B$1:$L$1</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Research\[不同因素分解v1.3.xlsx]上下行隔离'!$B$24:$L$24</c:f>
              <c:numCache>
                <c:formatCode>General</c:formatCode>
                <c:ptCount val="11"/>
                <c:pt idx="0">
                  <c:v>0.83079107445893441</c:v>
                </c:pt>
                <c:pt idx="1">
                  <c:v>0.86421854530088704</c:v>
                </c:pt>
                <c:pt idx="2">
                  <c:v>0.86848126528674696</c:v>
                </c:pt>
                <c:pt idx="3">
                  <c:v>0.89668872386357235</c:v>
                </c:pt>
                <c:pt idx="4">
                  <c:v>1.135264506486912</c:v>
                </c:pt>
                <c:pt idx="5">
                  <c:v>1.2629515784423899</c:v>
                </c:pt>
                <c:pt idx="6">
                  <c:v>1.374393118979041</c:v>
                </c:pt>
                <c:pt idx="7">
                  <c:v>1.4122197127829537</c:v>
                </c:pt>
                <c:pt idx="8">
                  <c:v>1.4268374534320738</c:v>
                </c:pt>
                <c:pt idx="9">
                  <c:v>1.438567490801381</c:v>
                </c:pt>
                <c:pt idx="10">
                  <c:v>1.454530546052542</c:v>
                </c:pt>
              </c:numCache>
            </c:numRef>
          </c:val>
        </c:ser>
        <c:dLbls/>
        <c:marker val="1"/>
        <c:axId val="92869376"/>
        <c:axId val="92870912"/>
      </c:lineChart>
      <c:catAx>
        <c:axId val="92869376"/>
        <c:scaling>
          <c:orientation val="minMax"/>
        </c:scaling>
        <c:axPos val="b"/>
        <c:title>
          <c:tx>
            <c:rich>
              <a:bodyPr/>
              <a:lstStyle/>
              <a:p>
                <a:pPr>
                  <a:defRPr/>
                </a:pPr>
                <a:r>
                  <a:rPr lang="en-US" altLang="zh-CN" sz="900" b="0" i="0" u="none" strike="noStrike" baseline="0">
                    <a:effectLst/>
                  </a:rPr>
                  <a:t>Year</a:t>
                </a:r>
                <a:endParaRPr lang="zh-CN" altLang="en-US"/>
              </a:p>
            </c:rich>
          </c:tx>
        </c:title>
        <c:numFmt formatCode="General" sourceLinked="1"/>
        <c:tickLblPos val="nextTo"/>
        <c:txPr>
          <a:bodyPr rot="-2220000"/>
          <a:lstStyle/>
          <a:p>
            <a:pPr>
              <a:defRPr/>
            </a:pPr>
            <a:endParaRPr lang="zh-CN"/>
          </a:p>
        </c:txPr>
        <c:crossAx val="92870912"/>
        <c:crosses val="autoZero"/>
        <c:auto val="1"/>
        <c:lblAlgn val="ctr"/>
        <c:lblOffset val="100"/>
      </c:catAx>
      <c:valAx>
        <c:axId val="92870912"/>
        <c:scaling>
          <c:orientation val="minMax"/>
        </c:scaling>
        <c:axPos val="l"/>
        <c:title>
          <c:tx>
            <c:rich>
              <a:bodyPr rot="-5400000" vert="horz"/>
              <a:lstStyle/>
              <a:p>
                <a:pPr>
                  <a:defRPr sz="900"/>
                </a:pPr>
                <a:r>
                  <a:rPr lang="en-US" altLang="zh-CN" sz="900" b="0" i="0" baseline="0">
                    <a:effectLst/>
                  </a:rPr>
                  <a:t>Human damage by traffic separation</a:t>
                </a:r>
              </a:p>
              <a:p>
                <a:pPr>
                  <a:defRPr sz="900"/>
                </a:pPr>
                <a:r>
                  <a:rPr lang="en-US" altLang="zh-CN" sz="900" b="0" i="0" baseline="0">
                    <a:effectLst/>
                  </a:rPr>
                  <a:t>(human damage/accident)</a:t>
                </a:r>
                <a:endParaRPr lang="zh-CN" altLang="zh-CN" sz="900">
                  <a:effectLst/>
                </a:endParaRPr>
              </a:p>
            </c:rich>
          </c:tx>
          <c:layout>
            <c:manualLayout>
              <c:xMode val="edge"/>
              <c:yMode val="edge"/>
              <c:x val="1.2589695029459402E-2"/>
              <c:y val="0.15534847323737697"/>
            </c:manualLayout>
          </c:layout>
        </c:title>
        <c:numFmt formatCode="General" sourceLinked="1"/>
        <c:tickLblPos val="nextTo"/>
        <c:crossAx val="92869376"/>
        <c:crosses val="autoZero"/>
        <c:crossBetween val="between"/>
      </c:valAx>
      <c:spPr>
        <a:ln>
          <a:solidFill>
            <a:schemeClr val="tx1"/>
          </a:solidFill>
        </a:ln>
      </c:spPr>
    </c:plotArea>
    <c:legend>
      <c:legendPos val="r"/>
      <c:layout>
        <c:manualLayout>
          <c:xMode val="edge"/>
          <c:yMode val="edge"/>
          <c:x val="0.69340029107171697"/>
          <c:y val="0.15654219347250908"/>
          <c:w val="0.28392114083976405"/>
          <c:h val="0.70209734515323197"/>
        </c:manualLayout>
      </c:layout>
      <c:spPr>
        <a:ln>
          <a:solidFill>
            <a:schemeClr val="tx1"/>
          </a:solidFill>
        </a:ln>
      </c:spPr>
    </c:legend>
    <c:plotVisOnly val="1"/>
    <c:dispBlanksAs val="gap"/>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chartSpace>
</file>

<file path=word/charts/chart14.xml><?xml version="1.0" encoding="utf-8"?>
<c:chartSpace xmlns:c="http://schemas.openxmlformats.org/drawingml/2006/chart" xmlns:a="http://schemas.openxmlformats.org/drawingml/2006/main" xmlns:r="http://schemas.openxmlformats.org/officeDocument/2006/relationships">
  <c:lang val="zh-CN"/>
  <c:style val="18"/>
  <c:chart>
    <c:autoTitleDeleted val="1"/>
    <c:plotArea>
      <c:layout>
        <c:manualLayout>
          <c:layoutTarget val="inner"/>
          <c:xMode val="edge"/>
          <c:yMode val="edge"/>
          <c:x val="0.15011543267419108"/>
          <c:y val="6.4705882352941502E-2"/>
          <c:w val="0.48978281996866541"/>
          <c:h val="0.65397704617365349"/>
        </c:manualLayout>
      </c:layout>
      <c:lineChart>
        <c:grouping val="standard"/>
        <c:ser>
          <c:idx val="0"/>
          <c:order val="0"/>
          <c:tx>
            <c:strRef>
              <c:f>'C:\Users\DEYU\Desktop\My Research\[不同因素分解v1.3.xlsx]上下行隔离'!$A$26</c:f>
              <c:strCache>
                <c:ptCount val="1"/>
                <c:pt idx="0">
                  <c:v>Mixed</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Research\[不同因素分解v1.3.xlsx]上下行隔离'!$B$25:$L$25</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Research\[不同因素分解v1.3.xlsx]上下行隔离'!$B$26:$L$26</c:f>
              <c:numCache>
                <c:formatCode>General</c:formatCode>
                <c:ptCount val="11"/>
                <c:pt idx="0">
                  <c:v>0.18979449872902729</c:v>
                </c:pt>
                <c:pt idx="1">
                  <c:v>0.16866412244107701</c:v>
                </c:pt>
                <c:pt idx="2">
                  <c:v>0.17178395947473701</c:v>
                </c:pt>
                <c:pt idx="3">
                  <c:v>0.18251132531211359</c:v>
                </c:pt>
                <c:pt idx="4">
                  <c:v>0.18961901665018704</c:v>
                </c:pt>
                <c:pt idx="5">
                  <c:v>0.17673493624541944</c:v>
                </c:pt>
                <c:pt idx="6">
                  <c:v>0.17241576055947797</c:v>
                </c:pt>
                <c:pt idx="7">
                  <c:v>0.17731246884547208</c:v>
                </c:pt>
                <c:pt idx="8">
                  <c:v>0.19558911972715601</c:v>
                </c:pt>
                <c:pt idx="9">
                  <c:v>0.19628991417846062</c:v>
                </c:pt>
                <c:pt idx="10">
                  <c:v>0.2027600898204982</c:v>
                </c:pt>
              </c:numCache>
            </c:numRef>
          </c:val>
        </c:ser>
        <c:ser>
          <c:idx val="1"/>
          <c:order val="1"/>
          <c:tx>
            <c:strRef>
              <c:f>'C:\Users\DEYU\Desktop\My Research\[不同因素分解v1.3.xlsx]上下行隔离'!$A$27</c:f>
              <c:strCache>
                <c:ptCount val="1"/>
                <c:pt idx="0">
                  <c:v>Separated directions</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Research\[不同因素分解v1.3.xlsx]上下行隔离'!$B$25:$L$25</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Research\[不同因素分解v1.3.xlsx]上下行隔离'!$B$27:$L$27</c:f>
              <c:numCache>
                <c:formatCode>General</c:formatCode>
                <c:ptCount val="11"/>
                <c:pt idx="0">
                  <c:v>0.18531171057970441</c:v>
                </c:pt>
                <c:pt idx="1">
                  <c:v>0.15951032165146514</c:v>
                </c:pt>
                <c:pt idx="2">
                  <c:v>0.16188629172195601</c:v>
                </c:pt>
                <c:pt idx="3">
                  <c:v>0.174559676475283</c:v>
                </c:pt>
                <c:pt idx="4">
                  <c:v>0.18073664303388301</c:v>
                </c:pt>
                <c:pt idx="5">
                  <c:v>0.17855442418370004</c:v>
                </c:pt>
                <c:pt idx="6">
                  <c:v>0.20179174271433559</c:v>
                </c:pt>
                <c:pt idx="7">
                  <c:v>0.20422772104038001</c:v>
                </c:pt>
                <c:pt idx="8">
                  <c:v>0.21712147485625621</c:v>
                </c:pt>
                <c:pt idx="9">
                  <c:v>0.22918492550394387</c:v>
                </c:pt>
                <c:pt idx="10">
                  <c:v>0.232057764065453</c:v>
                </c:pt>
              </c:numCache>
            </c:numRef>
          </c:val>
        </c:ser>
        <c:ser>
          <c:idx val="2"/>
          <c:order val="2"/>
          <c:tx>
            <c:strRef>
              <c:f>'C:\Users\DEYU\Desktop\My Research\[不同因素分解v1.3.xlsx]上下行隔离'!$A$28</c:f>
              <c:strCache>
                <c:ptCount val="1"/>
                <c:pt idx="0">
                  <c:v>Separated vehicles</c:v>
                </c:pt>
              </c:strCache>
            </c:strRef>
          </c:tx>
          <c:spPr>
            <a:ln w="19050">
              <a:solidFill>
                <a:schemeClr val="tx1"/>
              </a:solidFill>
            </a:ln>
            <a:effectLst/>
          </c:spPr>
          <c:marker>
            <c:symbol val="triangle"/>
            <c:size val="4"/>
            <c:spPr>
              <a:solidFill>
                <a:schemeClr val="bg1"/>
              </a:solidFill>
              <a:ln>
                <a:solidFill>
                  <a:schemeClr val="tx1"/>
                </a:solidFill>
              </a:ln>
              <a:effectLst/>
            </c:spPr>
          </c:marker>
          <c:cat>
            <c:numRef>
              <c:f>'C:\Users\DEYU\Desktop\My Research\[不同因素分解v1.3.xlsx]上下行隔离'!$B$25:$L$25</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Research\[不同因素分解v1.3.xlsx]上下行隔离'!$B$28:$L$28</c:f>
              <c:numCache>
                <c:formatCode>General</c:formatCode>
                <c:ptCount val="11"/>
                <c:pt idx="0">
                  <c:v>0.15910056055716076</c:v>
                </c:pt>
                <c:pt idx="1">
                  <c:v>0.14448520669859721</c:v>
                </c:pt>
                <c:pt idx="2">
                  <c:v>0.14164254999100701</c:v>
                </c:pt>
                <c:pt idx="3">
                  <c:v>0.15301911189046644</c:v>
                </c:pt>
                <c:pt idx="4">
                  <c:v>0.14935761644061687</c:v>
                </c:pt>
                <c:pt idx="5">
                  <c:v>0.14970799265810156</c:v>
                </c:pt>
                <c:pt idx="6">
                  <c:v>0.12302642612424802</c:v>
                </c:pt>
                <c:pt idx="7">
                  <c:v>0.13103694155719608</c:v>
                </c:pt>
                <c:pt idx="8">
                  <c:v>0.14541120381406508</c:v>
                </c:pt>
                <c:pt idx="9">
                  <c:v>0.14778499704666362</c:v>
                </c:pt>
                <c:pt idx="10">
                  <c:v>0.16109342982953301</c:v>
                </c:pt>
              </c:numCache>
            </c:numRef>
          </c:val>
        </c:ser>
        <c:ser>
          <c:idx val="3"/>
          <c:order val="3"/>
          <c:tx>
            <c:strRef>
              <c:f>'C:\Users\DEYU\Desktop\My Research\[不同因素分解v1.3.xlsx]上下行隔离'!$A$29</c:f>
              <c:strCache>
                <c:ptCount val="1"/>
                <c:pt idx="0">
                  <c:v>Separated directions and vehicles</c:v>
                </c:pt>
              </c:strCache>
            </c:strRef>
          </c:tx>
          <c:spPr>
            <a:ln w="19050">
              <a:solidFill>
                <a:schemeClr val="tx1"/>
              </a:solidFill>
            </a:ln>
            <a:effectLst/>
          </c:spPr>
          <c:marker>
            <c:symbol val="circle"/>
            <c:size val="4"/>
            <c:spPr>
              <a:solidFill>
                <a:schemeClr val="bg1"/>
              </a:solidFill>
              <a:ln>
                <a:solidFill>
                  <a:schemeClr val="tx1"/>
                </a:solidFill>
              </a:ln>
              <a:effectLst/>
            </c:spPr>
          </c:marker>
          <c:cat>
            <c:numRef>
              <c:f>'C:\Users\DEYU\Desktop\My Research\[不同因素分解v1.3.xlsx]上下行隔离'!$B$25:$L$25</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Research\[不同因素分解v1.3.xlsx]上下行隔离'!$B$29:$L$29</c:f>
              <c:numCache>
                <c:formatCode>General</c:formatCode>
                <c:ptCount val="11"/>
                <c:pt idx="0">
                  <c:v>0.16962389027370187</c:v>
                </c:pt>
                <c:pt idx="1">
                  <c:v>0.15324555077766897</c:v>
                </c:pt>
                <c:pt idx="2">
                  <c:v>0.14807393276799097</c:v>
                </c:pt>
                <c:pt idx="3">
                  <c:v>0.16328944190423841</c:v>
                </c:pt>
                <c:pt idx="4">
                  <c:v>0.17519049960056501</c:v>
                </c:pt>
                <c:pt idx="5">
                  <c:v>0.16802619827329601</c:v>
                </c:pt>
                <c:pt idx="6">
                  <c:v>0.14628448531593097</c:v>
                </c:pt>
                <c:pt idx="7">
                  <c:v>0.15269436445907056</c:v>
                </c:pt>
                <c:pt idx="8">
                  <c:v>0.172772325332815</c:v>
                </c:pt>
                <c:pt idx="9">
                  <c:v>0.17789655544757604</c:v>
                </c:pt>
                <c:pt idx="10">
                  <c:v>0.18146652255532308</c:v>
                </c:pt>
              </c:numCache>
            </c:numRef>
          </c:val>
        </c:ser>
        <c:ser>
          <c:idx val="4"/>
          <c:order val="4"/>
          <c:tx>
            <c:strRef>
              <c:f>'C:\Users\DEYU\Desktop\My Research\[不同因素分解v1.3.xlsx]上下行隔离'!$A$30</c:f>
              <c:strCache>
                <c:ptCount val="1"/>
                <c:pt idx="0">
                  <c:v>Average</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Research\[不同因素分解v1.3.xlsx]上下行隔离'!$B$25:$L$25</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Research\[不同因素分解v1.3.xlsx]上下行隔离'!$B$30:$L$30</c:f>
              <c:numCache>
                <c:formatCode>General</c:formatCode>
                <c:ptCount val="11"/>
                <c:pt idx="0">
                  <c:v>0.18310136682703476</c:v>
                </c:pt>
                <c:pt idx="1">
                  <c:v>0.16236597870986988</c:v>
                </c:pt>
                <c:pt idx="2">
                  <c:v>0.16290146026167104</c:v>
                </c:pt>
                <c:pt idx="3">
                  <c:v>0.17437590427469188</c:v>
                </c:pt>
                <c:pt idx="4">
                  <c:v>0.18212201564442701</c:v>
                </c:pt>
                <c:pt idx="5">
                  <c:v>0.17363610944537056</c:v>
                </c:pt>
                <c:pt idx="6">
                  <c:v>0.1718325604982</c:v>
                </c:pt>
                <c:pt idx="7">
                  <c:v>0.17669463374097324</c:v>
                </c:pt>
                <c:pt idx="8">
                  <c:v>0.19419507773458444</c:v>
                </c:pt>
                <c:pt idx="9">
                  <c:v>0.19761493682994821</c:v>
                </c:pt>
                <c:pt idx="10">
                  <c:v>0.20427497651111801</c:v>
                </c:pt>
              </c:numCache>
            </c:numRef>
          </c:val>
        </c:ser>
        <c:dLbls/>
        <c:marker val="1"/>
        <c:axId val="92965888"/>
        <c:axId val="93021312"/>
      </c:lineChart>
      <c:catAx>
        <c:axId val="92965888"/>
        <c:scaling>
          <c:orientation val="minMax"/>
        </c:scaling>
        <c:axPos val="b"/>
        <c:title>
          <c:tx>
            <c:rich>
              <a:bodyPr/>
              <a:lstStyle/>
              <a:p>
                <a:pPr>
                  <a:defRPr/>
                </a:pPr>
                <a:r>
                  <a:rPr lang="en-US" altLang="zh-CN" sz="900" b="0" i="0" u="none" strike="noStrike" baseline="0">
                    <a:effectLst/>
                  </a:rPr>
                  <a:t>Year</a:t>
                </a:r>
                <a:endParaRPr lang="zh-CN" altLang="en-US"/>
              </a:p>
            </c:rich>
          </c:tx>
        </c:title>
        <c:numFmt formatCode="General" sourceLinked="1"/>
        <c:tickLblPos val="nextTo"/>
        <c:txPr>
          <a:bodyPr rot="-2220000"/>
          <a:lstStyle/>
          <a:p>
            <a:pPr>
              <a:defRPr/>
            </a:pPr>
            <a:endParaRPr lang="zh-CN"/>
          </a:p>
        </c:txPr>
        <c:crossAx val="93021312"/>
        <c:crosses val="autoZero"/>
        <c:auto val="1"/>
        <c:lblAlgn val="ctr"/>
        <c:lblOffset val="100"/>
      </c:catAx>
      <c:valAx>
        <c:axId val="93021312"/>
        <c:scaling>
          <c:orientation val="minMax"/>
        </c:scaling>
        <c:axPos val="l"/>
        <c:title>
          <c:tx>
            <c:rich>
              <a:bodyPr rot="-5400000" vert="horz"/>
              <a:lstStyle/>
              <a:p>
                <a:pPr>
                  <a:defRPr sz="900"/>
                </a:pPr>
                <a:r>
                  <a:rPr lang="en-US" altLang="zh-CN" sz="900" b="0" i="0" baseline="0">
                    <a:effectLst/>
                  </a:rPr>
                  <a:t>Fatality rate by traffic separation</a:t>
                </a:r>
                <a:endParaRPr lang="zh-CN" altLang="zh-CN" sz="900">
                  <a:effectLst/>
                </a:endParaRPr>
              </a:p>
              <a:p>
                <a:pPr>
                  <a:defRPr sz="900"/>
                </a:pPr>
                <a:r>
                  <a:rPr lang="en-US" altLang="zh-CN" sz="900" b="0" i="0" baseline="0">
                    <a:effectLst/>
                  </a:rPr>
                  <a:t>(fatality/human damage) </a:t>
                </a:r>
                <a:endParaRPr lang="zh-CN" altLang="zh-CN" sz="900">
                  <a:effectLst/>
                </a:endParaRPr>
              </a:p>
            </c:rich>
          </c:tx>
        </c:title>
        <c:numFmt formatCode="General" sourceLinked="1"/>
        <c:tickLblPos val="nextTo"/>
        <c:crossAx val="92965888"/>
        <c:crosses val="autoZero"/>
        <c:crossBetween val="between"/>
      </c:valAx>
      <c:spPr>
        <a:ln>
          <a:solidFill>
            <a:schemeClr val="tx1"/>
          </a:solidFill>
        </a:ln>
      </c:spPr>
    </c:plotArea>
    <c:legend>
      <c:legendPos val="r"/>
      <c:layout>
        <c:manualLayout>
          <c:xMode val="edge"/>
          <c:yMode val="edge"/>
          <c:x val="0.69604232591561555"/>
          <c:y val="9.1290889432704983E-2"/>
          <c:w val="0.28128210135543907"/>
          <c:h val="0.75755738588269395"/>
        </c:manualLayout>
      </c:layout>
      <c:spPr>
        <a:ln>
          <a:solidFill>
            <a:schemeClr val="tx1"/>
          </a:solidFill>
        </a:ln>
      </c:spPr>
    </c:legend>
    <c:plotVisOnly val="1"/>
    <c:dispBlanksAs val="gap"/>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chartSpace>
</file>

<file path=word/charts/chart15.xml><?xml version="1.0" encoding="utf-8"?>
<c:chartSpace xmlns:c="http://schemas.openxmlformats.org/drawingml/2006/chart" xmlns:a="http://schemas.openxmlformats.org/drawingml/2006/main" xmlns:r="http://schemas.openxmlformats.org/officeDocument/2006/relationships">
  <c:lang val="zh-CN"/>
  <c:style val="18"/>
  <c:chart>
    <c:autoTitleDeleted val="1"/>
    <c:plotArea>
      <c:layout>
        <c:manualLayout>
          <c:layoutTarget val="inner"/>
          <c:xMode val="edge"/>
          <c:yMode val="edge"/>
          <c:x val="0.16483845375751224"/>
          <c:y val="6.4705882352941502E-2"/>
          <c:w val="0.59481410838574056"/>
          <c:h val="0.68652156668371711"/>
        </c:manualLayout>
      </c:layout>
      <c:lineChart>
        <c:grouping val="standard"/>
        <c:ser>
          <c:idx val="0"/>
          <c:order val="0"/>
          <c:tx>
            <c:strRef>
              <c:f>'C:\Users\DEYU\Desktop\My Research\[不同因素分解v1.3.xlsx]事故位置'!$A$30</c:f>
              <c:strCache>
                <c:ptCount val="1"/>
                <c:pt idx="0">
                  <c:v>Motorway</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Research\[不同因素分解v1.3.xlsx]事故位置'!$B$29:$F$29</c:f>
              <c:numCache>
                <c:formatCode>General</c:formatCode>
                <c:ptCount val="5"/>
                <c:pt idx="0">
                  <c:v>2006</c:v>
                </c:pt>
                <c:pt idx="1">
                  <c:v>2007</c:v>
                </c:pt>
                <c:pt idx="2">
                  <c:v>2008</c:v>
                </c:pt>
                <c:pt idx="3">
                  <c:v>2009</c:v>
                </c:pt>
                <c:pt idx="4">
                  <c:v>2010</c:v>
                </c:pt>
              </c:numCache>
            </c:numRef>
          </c:cat>
          <c:val>
            <c:numRef>
              <c:f>'C:\Users\DEYU\Desktop\My Research\[不同因素分解v1.3.xlsx]事故位置'!$B$30:$F$30</c:f>
              <c:numCache>
                <c:formatCode>General</c:formatCode>
                <c:ptCount val="5"/>
                <c:pt idx="0">
                  <c:v>1.3644587696805686</c:v>
                </c:pt>
                <c:pt idx="1">
                  <c:v>1.4008842794247958</c:v>
                </c:pt>
                <c:pt idx="2">
                  <c:v>1.4221853722562741</c:v>
                </c:pt>
                <c:pt idx="3">
                  <c:v>1.443718469381652</c:v>
                </c:pt>
                <c:pt idx="4">
                  <c:v>1.4643333617190379</c:v>
                </c:pt>
              </c:numCache>
            </c:numRef>
          </c:val>
        </c:ser>
        <c:ser>
          <c:idx val="2"/>
          <c:order val="1"/>
          <c:tx>
            <c:strRef>
              <c:f>'C:\Users\DEYU\Desktop\My Research\[不同因素分解v1.3.xlsx]事故位置'!$A$32</c:f>
              <c:strCache>
                <c:ptCount val="1"/>
                <c:pt idx="0">
                  <c:v>Mixed road</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Research\[不同因素分解v1.3.xlsx]事故位置'!$B$29:$F$29</c:f>
              <c:numCache>
                <c:formatCode>General</c:formatCode>
                <c:ptCount val="5"/>
                <c:pt idx="0">
                  <c:v>2006</c:v>
                </c:pt>
                <c:pt idx="1">
                  <c:v>2007</c:v>
                </c:pt>
                <c:pt idx="2">
                  <c:v>2008</c:v>
                </c:pt>
                <c:pt idx="3">
                  <c:v>2009</c:v>
                </c:pt>
                <c:pt idx="4">
                  <c:v>2010</c:v>
                </c:pt>
              </c:numCache>
            </c:numRef>
          </c:cat>
          <c:val>
            <c:numRef>
              <c:f>'C:\Users\DEYU\Desktop\My Research\[不同因素分解v1.3.xlsx]事故位置'!$B$32:$F$32</c:f>
              <c:numCache>
                <c:formatCode>General</c:formatCode>
                <c:ptCount val="5"/>
                <c:pt idx="0">
                  <c:v>1.4204114981801894</c:v>
                </c:pt>
                <c:pt idx="1">
                  <c:v>1.4608515579176629</c:v>
                </c:pt>
                <c:pt idx="2">
                  <c:v>1.4605333526053264</c:v>
                </c:pt>
                <c:pt idx="3">
                  <c:v>1.4584207181442572</c:v>
                </c:pt>
                <c:pt idx="4">
                  <c:v>1.4683064429192558</c:v>
                </c:pt>
              </c:numCache>
            </c:numRef>
          </c:val>
        </c:ser>
        <c:ser>
          <c:idx val="7"/>
          <c:order val="2"/>
          <c:tx>
            <c:strRef>
              <c:f>'C:\Users\DEYU\Desktop\My Research\[不同因素分解v1.3.xlsx]事故位置'!$A$37</c:f>
              <c:strCache>
                <c:ptCount val="1"/>
                <c:pt idx="0">
                  <c:v>Average</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Research\[不同因素分解v1.3.xlsx]事故位置'!$B$29:$F$29</c:f>
              <c:numCache>
                <c:formatCode>General</c:formatCode>
                <c:ptCount val="5"/>
                <c:pt idx="0">
                  <c:v>2006</c:v>
                </c:pt>
                <c:pt idx="1">
                  <c:v>2007</c:v>
                </c:pt>
                <c:pt idx="2">
                  <c:v>2008</c:v>
                </c:pt>
                <c:pt idx="3">
                  <c:v>2009</c:v>
                </c:pt>
                <c:pt idx="4">
                  <c:v>2010</c:v>
                </c:pt>
              </c:numCache>
            </c:numRef>
          </c:cat>
          <c:val>
            <c:numRef>
              <c:f>'C:\Users\DEYU\Desktop\My Research\[不同因素分解v1.3.xlsx]事故位置'!$B$37:$F$37</c:f>
              <c:numCache>
                <c:formatCode>General</c:formatCode>
                <c:ptCount val="5"/>
                <c:pt idx="0">
                  <c:v>1.374393118979041</c:v>
                </c:pt>
                <c:pt idx="1">
                  <c:v>1.4122197127829537</c:v>
                </c:pt>
                <c:pt idx="2">
                  <c:v>1.4268374534320738</c:v>
                </c:pt>
                <c:pt idx="3">
                  <c:v>1.438567490801381</c:v>
                </c:pt>
                <c:pt idx="4">
                  <c:v>1.454530546052542</c:v>
                </c:pt>
              </c:numCache>
            </c:numRef>
          </c:val>
        </c:ser>
        <c:dLbls/>
        <c:marker val="1"/>
        <c:axId val="93052288"/>
        <c:axId val="93058560"/>
      </c:lineChart>
      <c:catAx>
        <c:axId val="93052288"/>
        <c:scaling>
          <c:orientation val="minMax"/>
        </c:scaling>
        <c:axPos val="b"/>
        <c:title>
          <c:tx>
            <c:rich>
              <a:bodyPr/>
              <a:lstStyle/>
              <a:p>
                <a:pPr>
                  <a:defRPr/>
                </a:pPr>
                <a:r>
                  <a:rPr lang="en-US" altLang="zh-CN" sz="900" b="0" i="0" u="none" strike="noStrike" baseline="0">
                    <a:effectLst/>
                  </a:rPr>
                  <a:t>Year</a:t>
                </a:r>
                <a:endParaRPr lang="zh-CN" altLang="en-US"/>
              </a:p>
            </c:rich>
          </c:tx>
        </c:title>
        <c:numFmt formatCode="General" sourceLinked="1"/>
        <c:tickLblPos val="nextTo"/>
        <c:crossAx val="93058560"/>
        <c:crosses val="autoZero"/>
        <c:auto val="1"/>
        <c:lblAlgn val="ctr"/>
        <c:lblOffset val="100"/>
      </c:catAx>
      <c:valAx>
        <c:axId val="93058560"/>
        <c:scaling>
          <c:orientation val="minMax"/>
          <c:min val="0"/>
        </c:scaling>
        <c:axPos val="l"/>
        <c:title>
          <c:tx>
            <c:rich>
              <a:bodyPr rot="-5400000" vert="horz"/>
              <a:lstStyle/>
              <a:p>
                <a:pPr>
                  <a:defRPr sz="900"/>
                </a:pPr>
                <a:r>
                  <a:rPr lang="en-US" altLang="zh-CN" sz="900" b="0" i="0" baseline="0">
                    <a:effectLst/>
                  </a:rPr>
                  <a:t>Human damage by accident location</a:t>
                </a:r>
                <a:endParaRPr lang="zh-CN" altLang="zh-CN" sz="900">
                  <a:effectLst/>
                </a:endParaRPr>
              </a:p>
              <a:p>
                <a:pPr>
                  <a:defRPr sz="900"/>
                </a:pPr>
                <a:r>
                  <a:rPr lang="en-US" altLang="zh-CN" sz="900" b="0" i="0" baseline="0">
                    <a:effectLst/>
                  </a:rPr>
                  <a:t>(human damage/accident)</a:t>
                </a:r>
                <a:endParaRPr lang="zh-CN" altLang="zh-CN" sz="900">
                  <a:effectLst/>
                </a:endParaRPr>
              </a:p>
            </c:rich>
          </c:tx>
        </c:title>
        <c:numFmt formatCode="General" sourceLinked="1"/>
        <c:tickLblPos val="nextTo"/>
        <c:crossAx val="93052288"/>
        <c:crosses val="autoZero"/>
        <c:crossBetween val="between"/>
      </c:valAx>
      <c:spPr>
        <a:ln>
          <a:solidFill>
            <a:schemeClr val="tx1"/>
          </a:solidFill>
        </a:ln>
      </c:spPr>
    </c:plotArea>
    <c:legend>
      <c:legendPos val="r"/>
      <c:spPr>
        <a:ln>
          <a:solidFill>
            <a:schemeClr val="tx1"/>
          </a:solidFill>
        </a:ln>
      </c:spPr>
    </c:legend>
    <c:plotVisOnly val="1"/>
    <c:dispBlanksAs val="gap"/>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chartSpace>
</file>

<file path=word/charts/chart16.xml><?xml version="1.0" encoding="utf-8"?>
<c:chartSpace xmlns:c="http://schemas.openxmlformats.org/drawingml/2006/chart" xmlns:a="http://schemas.openxmlformats.org/drawingml/2006/main" xmlns:r="http://schemas.openxmlformats.org/officeDocument/2006/relationships">
  <c:lang val="zh-CN"/>
  <c:style val="18"/>
  <c:chart>
    <c:autoTitleDeleted val="1"/>
    <c:plotArea>
      <c:layout>
        <c:manualLayout>
          <c:layoutTarget val="inner"/>
          <c:xMode val="edge"/>
          <c:yMode val="edge"/>
          <c:x val="0.15011543267419108"/>
          <c:y val="6.4705882352941502E-2"/>
          <c:w val="0.6074787282572035"/>
          <c:h val="0.70842614749379385"/>
        </c:manualLayout>
      </c:layout>
      <c:lineChart>
        <c:grouping val="standard"/>
        <c:ser>
          <c:idx val="0"/>
          <c:order val="0"/>
          <c:tx>
            <c:strRef>
              <c:f>'C:\Users\DEYU\Desktop\My Research\[不同因素分解v1.3.xlsx]事故位置'!$A$39</c:f>
              <c:strCache>
                <c:ptCount val="1"/>
                <c:pt idx="0">
                  <c:v>Motorway</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Research\[不同因素分解v1.3.xlsx]事故位置'!$B$38:$F$38</c:f>
              <c:numCache>
                <c:formatCode>General</c:formatCode>
                <c:ptCount val="5"/>
                <c:pt idx="0">
                  <c:v>2006</c:v>
                </c:pt>
                <c:pt idx="1">
                  <c:v>2007</c:v>
                </c:pt>
                <c:pt idx="2">
                  <c:v>2008</c:v>
                </c:pt>
                <c:pt idx="3">
                  <c:v>2009</c:v>
                </c:pt>
                <c:pt idx="4">
                  <c:v>2010</c:v>
                </c:pt>
              </c:numCache>
            </c:numRef>
          </c:cat>
          <c:val>
            <c:numRef>
              <c:f>'C:\Users\DEYU\Desktop\My Research\[不同因素分解v1.3.xlsx]事故位置'!$B$39:$F$39</c:f>
              <c:numCache>
                <c:formatCode>General</c:formatCode>
                <c:ptCount val="5"/>
                <c:pt idx="0">
                  <c:v>0.17551701427003324</c:v>
                </c:pt>
                <c:pt idx="1">
                  <c:v>0.18083418679840288</c:v>
                </c:pt>
                <c:pt idx="2">
                  <c:v>0.19783859949817301</c:v>
                </c:pt>
                <c:pt idx="3">
                  <c:v>0.20225500216384401</c:v>
                </c:pt>
                <c:pt idx="4">
                  <c:v>0.20869598929963001</c:v>
                </c:pt>
              </c:numCache>
            </c:numRef>
          </c:val>
        </c:ser>
        <c:ser>
          <c:idx val="2"/>
          <c:order val="1"/>
          <c:tx>
            <c:strRef>
              <c:f>'C:\Users\DEYU\Desktop\My Research\[不同因素分解v1.3.xlsx]事故位置'!$A$41</c:f>
              <c:strCache>
                <c:ptCount val="1"/>
                <c:pt idx="0">
                  <c:v>Mixed road</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Research\[不同因素分解v1.3.xlsx]事故位置'!$B$38:$F$38</c:f>
              <c:numCache>
                <c:formatCode>General</c:formatCode>
                <c:ptCount val="5"/>
                <c:pt idx="0">
                  <c:v>2006</c:v>
                </c:pt>
                <c:pt idx="1">
                  <c:v>2007</c:v>
                </c:pt>
                <c:pt idx="2">
                  <c:v>2008</c:v>
                </c:pt>
                <c:pt idx="3">
                  <c:v>2009</c:v>
                </c:pt>
                <c:pt idx="4">
                  <c:v>2010</c:v>
                </c:pt>
              </c:numCache>
            </c:numRef>
          </c:cat>
          <c:val>
            <c:numRef>
              <c:f>'C:\Users\DEYU\Desktop\My Research\[不同因素分解v1.3.xlsx]事故位置'!$B$41:$F$41</c:f>
              <c:numCache>
                <c:formatCode>General</c:formatCode>
                <c:ptCount val="5"/>
                <c:pt idx="0">
                  <c:v>0.164528876969394</c:v>
                </c:pt>
                <c:pt idx="1">
                  <c:v>0.169697069017789</c:v>
                </c:pt>
                <c:pt idx="2">
                  <c:v>0.18845685671024462</c:v>
                </c:pt>
                <c:pt idx="3">
                  <c:v>0.19072260412014</c:v>
                </c:pt>
                <c:pt idx="4">
                  <c:v>0.19809600724398288</c:v>
                </c:pt>
              </c:numCache>
            </c:numRef>
          </c:val>
        </c:ser>
        <c:ser>
          <c:idx val="7"/>
          <c:order val="2"/>
          <c:tx>
            <c:strRef>
              <c:f>'C:\Users\DEYU\Desktop\My Research\[不同因素分解v1.3.xlsx]事故位置'!$A$46</c:f>
              <c:strCache>
                <c:ptCount val="1"/>
                <c:pt idx="0">
                  <c:v>Average</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Research\[不同因素分解v1.3.xlsx]事故位置'!$B$38:$F$38</c:f>
              <c:numCache>
                <c:formatCode>General</c:formatCode>
                <c:ptCount val="5"/>
                <c:pt idx="0">
                  <c:v>2006</c:v>
                </c:pt>
                <c:pt idx="1">
                  <c:v>2007</c:v>
                </c:pt>
                <c:pt idx="2">
                  <c:v>2008</c:v>
                </c:pt>
                <c:pt idx="3">
                  <c:v>2009</c:v>
                </c:pt>
                <c:pt idx="4">
                  <c:v>2010</c:v>
                </c:pt>
              </c:numCache>
            </c:numRef>
          </c:cat>
          <c:val>
            <c:numRef>
              <c:f>'C:\Users\DEYU\Desktop\My Research\[不同因素分解v1.3.xlsx]事故位置'!$B$46:$F$46</c:f>
              <c:numCache>
                <c:formatCode>General</c:formatCode>
                <c:ptCount val="5"/>
                <c:pt idx="0">
                  <c:v>0.1718325604982</c:v>
                </c:pt>
                <c:pt idx="1">
                  <c:v>0.17669463374097324</c:v>
                </c:pt>
                <c:pt idx="2">
                  <c:v>0.19419507773458444</c:v>
                </c:pt>
                <c:pt idx="3">
                  <c:v>0.19761493682994821</c:v>
                </c:pt>
                <c:pt idx="4">
                  <c:v>0.20427497651111801</c:v>
                </c:pt>
              </c:numCache>
            </c:numRef>
          </c:val>
        </c:ser>
        <c:dLbls/>
        <c:marker val="1"/>
        <c:axId val="93126656"/>
        <c:axId val="93128576"/>
      </c:lineChart>
      <c:catAx>
        <c:axId val="93126656"/>
        <c:scaling>
          <c:orientation val="minMax"/>
        </c:scaling>
        <c:axPos val="b"/>
        <c:title>
          <c:tx>
            <c:rich>
              <a:bodyPr/>
              <a:lstStyle/>
              <a:p>
                <a:pPr>
                  <a:defRPr/>
                </a:pPr>
                <a:r>
                  <a:rPr lang="en-US" altLang="zh-CN" sz="900" b="0" i="0" u="none" strike="noStrike" baseline="0">
                    <a:effectLst/>
                  </a:rPr>
                  <a:t>Year</a:t>
                </a:r>
                <a:endParaRPr lang="zh-CN" altLang="en-US"/>
              </a:p>
            </c:rich>
          </c:tx>
        </c:title>
        <c:numFmt formatCode="General" sourceLinked="1"/>
        <c:tickLblPos val="nextTo"/>
        <c:crossAx val="93128576"/>
        <c:crosses val="autoZero"/>
        <c:auto val="1"/>
        <c:lblAlgn val="ctr"/>
        <c:lblOffset val="100"/>
      </c:catAx>
      <c:valAx>
        <c:axId val="93128576"/>
        <c:scaling>
          <c:orientation val="minMax"/>
        </c:scaling>
        <c:axPos val="l"/>
        <c:title>
          <c:tx>
            <c:rich>
              <a:bodyPr rot="-5400000" vert="horz"/>
              <a:lstStyle/>
              <a:p>
                <a:pPr>
                  <a:defRPr sz="900"/>
                </a:pPr>
                <a:r>
                  <a:rPr lang="en-US" altLang="zh-CN" sz="900" b="0" i="0" baseline="0">
                    <a:effectLst/>
                  </a:rPr>
                  <a:t>Fatality rate by accident location</a:t>
                </a:r>
                <a:endParaRPr lang="zh-CN" altLang="zh-CN" sz="900">
                  <a:effectLst/>
                </a:endParaRPr>
              </a:p>
              <a:p>
                <a:pPr>
                  <a:defRPr sz="900"/>
                </a:pPr>
                <a:r>
                  <a:rPr lang="en-US" altLang="zh-CN" sz="900" b="0" i="0" baseline="0">
                    <a:effectLst/>
                  </a:rPr>
                  <a:t>(fatality/human damage) </a:t>
                </a:r>
                <a:endParaRPr lang="zh-CN" altLang="zh-CN" sz="900">
                  <a:effectLst/>
                </a:endParaRPr>
              </a:p>
            </c:rich>
          </c:tx>
        </c:title>
        <c:numFmt formatCode="General" sourceLinked="1"/>
        <c:tickLblPos val="nextTo"/>
        <c:crossAx val="93126656"/>
        <c:crosses val="autoZero"/>
        <c:crossBetween val="between"/>
      </c:valAx>
      <c:spPr>
        <a:ln>
          <a:solidFill>
            <a:sysClr val="windowText" lastClr="000000"/>
          </a:solidFill>
        </a:ln>
      </c:spPr>
    </c:plotArea>
    <c:legend>
      <c:legendPos val="r"/>
      <c:spPr>
        <a:ln>
          <a:solidFill>
            <a:schemeClr val="tx1"/>
          </a:solidFill>
        </a:ln>
      </c:spPr>
    </c:legend>
    <c:plotVisOnly val="1"/>
    <c:dispBlanksAs val="gap"/>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chartSpace>
</file>

<file path=word/charts/chart17.xml><?xml version="1.0" encoding="utf-8"?>
<c:chartSpace xmlns:c="http://schemas.openxmlformats.org/drawingml/2006/chart" xmlns:a="http://schemas.openxmlformats.org/drawingml/2006/main" xmlns:r="http://schemas.openxmlformats.org/officeDocument/2006/relationships">
  <c:lang val="zh-CN"/>
  <c:style val="18"/>
  <c:chart>
    <c:autoTitleDeleted val="1"/>
    <c:plotArea>
      <c:layout>
        <c:manualLayout>
          <c:layoutTarget val="inner"/>
          <c:xMode val="edge"/>
          <c:yMode val="edge"/>
          <c:x val="0.13878042007973201"/>
          <c:y val="6.4705882352941502E-2"/>
          <c:w val="0.60851087630420064"/>
          <c:h val="0.7041633241278521"/>
        </c:manualLayout>
      </c:layout>
      <c:lineChart>
        <c:grouping val="standard"/>
        <c:ser>
          <c:idx val="0"/>
          <c:order val="0"/>
          <c:tx>
            <c:strRef>
              <c:f>'C:\Users\DEYU\Desktop\My Research\[不同因素分解v1.3.xlsx]事发点钟'!$A$27</c:f>
              <c:strCache>
                <c:ptCount val="1"/>
                <c:pt idx="0">
                  <c:v>22:00-01:59</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Research\[不同因素分解v1.3.xlsx]事发点钟'!$B$1:$L$1</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Research\[不同因素分解v1.3.xlsx]事发点钟'!$B$27:$L$27</c:f>
              <c:numCache>
                <c:formatCode>General</c:formatCode>
                <c:ptCount val="11"/>
                <c:pt idx="0">
                  <c:v>0.8137040171238058</c:v>
                </c:pt>
                <c:pt idx="1">
                  <c:v>0.87985429463502718</c:v>
                </c:pt>
                <c:pt idx="2">
                  <c:v>0.87509723994150335</c:v>
                </c:pt>
                <c:pt idx="3">
                  <c:v>0.91899382394732798</c:v>
                </c:pt>
                <c:pt idx="4">
                  <c:v>1.1679148600709499</c:v>
                </c:pt>
                <c:pt idx="5">
                  <c:v>1.3299346788376107</c:v>
                </c:pt>
                <c:pt idx="6">
                  <c:v>1.4374830685876119</c:v>
                </c:pt>
                <c:pt idx="7">
                  <c:v>1.4814578376182461</c:v>
                </c:pt>
                <c:pt idx="8">
                  <c:v>1.4993234100135318</c:v>
                </c:pt>
                <c:pt idx="9">
                  <c:v>1.5278925619834711</c:v>
                </c:pt>
                <c:pt idx="10">
                  <c:v>1.5451590434176918</c:v>
                </c:pt>
              </c:numCache>
            </c:numRef>
          </c:val>
        </c:ser>
        <c:ser>
          <c:idx val="1"/>
          <c:order val="1"/>
          <c:tx>
            <c:strRef>
              <c:f>'C:\Users\DEYU\Desktop\My Research\[不同因素分解v1.3.xlsx]事发点钟'!$A$28</c:f>
              <c:strCache>
                <c:ptCount val="1"/>
                <c:pt idx="0">
                  <c:v>02:00-05:59</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Research\[不同因素分解v1.3.xlsx]事发点钟'!$B$1:$L$1</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Research\[不同因素分解v1.3.xlsx]事发点钟'!$B$28:$L$28</c:f>
              <c:numCache>
                <c:formatCode>General</c:formatCode>
                <c:ptCount val="11"/>
                <c:pt idx="0">
                  <c:v>0.84471184646667719</c:v>
                </c:pt>
                <c:pt idx="1">
                  <c:v>0.82732704696106796</c:v>
                </c:pt>
                <c:pt idx="2">
                  <c:v>0.86457185668327396</c:v>
                </c:pt>
                <c:pt idx="3">
                  <c:v>0.95190820653530006</c:v>
                </c:pt>
                <c:pt idx="4">
                  <c:v>1.2026074932508071</c:v>
                </c:pt>
                <c:pt idx="5">
                  <c:v>1.3546763767285821</c:v>
                </c:pt>
                <c:pt idx="6">
                  <c:v>1.483475783475783</c:v>
                </c:pt>
                <c:pt idx="7">
                  <c:v>1.491640105127775</c:v>
                </c:pt>
                <c:pt idx="8">
                  <c:v>1.533733443708609</c:v>
                </c:pt>
                <c:pt idx="9">
                  <c:v>1.5647923672479858</c:v>
                </c:pt>
                <c:pt idx="10">
                  <c:v>1.5840869427256861</c:v>
                </c:pt>
              </c:numCache>
            </c:numRef>
          </c:val>
        </c:ser>
        <c:ser>
          <c:idx val="2"/>
          <c:order val="2"/>
          <c:tx>
            <c:strRef>
              <c:f>'C:\Users\DEYU\Desktop\My Research\[不同因素分解v1.3.xlsx]事发点钟'!$A$29</c:f>
              <c:strCache>
                <c:ptCount val="1"/>
                <c:pt idx="0">
                  <c:v>06:00-09:59</c:v>
                </c:pt>
              </c:strCache>
            </c:strRef>
          </c:tx>
          <c:spPr>
            <a:ln w="19050">
              <a:solidFill>
                <a:schemeClr val="tx1"/>
              </a:solidFill>
            </a:ln>
            <a:effectLst/>
          </c:spPr>
          <c:marker>
            <c:symbol val="triangle"/>
            <c:size val="4"/>
            <c:spPr>
              <a:solidFill>
                <a:schemeClr val="bg1"/>
              </a:solidFill>
              <a:ln>
                <a:solidFill>
                  <a:schemeClr val="tx1"/>
                </a:solidFill>
              </a:ln>
              <a:effectLst/>
            </c:spPr>
          </c:marker>
          <c:cat>
            <c:numRef>
              <c:f>'C:\Users\DEYU\Desktop\My Research\[不同因素分解v1.3.xlsx]事发点钟'!$B$1:$L$1</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Research\[不同因素分解v1.3.xlsx]事发点钟'!$B$29:$L$29</c:f>
              <c:numCache>
                <c:formatCode>General</c:formatCode>
                <c:ptCount val="11"/>
                <c:pt idx="0">
                  <c:v>0.80280403797013511</c:v>
                </c:pt>
                <c:pt idx="1">
                  <c:v>0.83206670538455096</c:v>
                </c:pt>
                <c:pt idx="2">
                  <c:v>0.84473152172182697</c:v>
                </c:pt>
                <c:pt idx="3">
                  <c:v>0.86730255227713404</c:v>
                </c:pt>
                <c:pt idx="4">
                  <c:v>1.1019389518141678</c:v>
                </c:pt>
                <c:pt idx="5">
                  <c:v>1.2387481914990679</c:v>
                </c:pt>
                <c:pt idx="6">
                  <c:v>1.3549749915019671</c:v>
                </c:pt>
                <c:pt idx="7">
                  <c:v>1.4028296218066598</c:v>
                </c:pt>
                <c:pt idx="8">
                  <c:v>1.4015290728010974</c:v>
                </c:pt>
                <c:pt idx="9">
                  <c:v>1.3885409079873761</c:v>
                </c:pt>
                <c:pt idx="10">
                  <c:v>1.4244663172695766</c:v>
                </c:pt>
              </c:numCache>
            </c:numRef>
          </c:val>
        </c:ser>
        <c:ser>
          <c:idx val="3"/>
          <c:order val="3"/>
          <c:tx>
            <c:strRef>
              <c:f>'C:\Users\DEYU\Desktop\My Research\[不同因素分解v1.3.xlsx]事发点钟'!$A$30</c:f>
              <c:strCache>
                <c:ptCount val="1"/>
                <c:pt idx="0">
                  <c:v>10:00-13:59</c:v>
                </c:pt>
              </c:strCache>
            </c:strRef>
          </c:tx>
          <c:spPr>
            <a:ln w="19050">
              <a:solidFill>
                <a:schemeClr val="tx1"/>
              </a:solidFill>
            </a:ln>
            <a:effectLst/>
          </c:spPr>
          <c:marker>
            <c:symbol val="circle"/>
            <c:size val="4"/>
            <c:spPr>
              <a:solidFill>
                <a:schemeClr val="bg1"/>
              </a:solidFill>
              <a:ln>
                <a:solidFill>
                  <a:schemeClr val="tx1"/>
                </a:solidFill>
              </a:ln>
              <a:effectLst/>
            </c:spPr>
          </c:marker>
          <c:cat>
            <c:numRef>
              <c:f>'C:\Users\DEYU\Desktop\My Research\[不同因素分解v1.3.xlsx]事发点钟'!$B$1:$L$1</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Research\[不同因素分解v1.3.xlsx]事发点钟'!$B$30:$L$30</c:f>
              <c:numCache>
                <c:formatCode>General</c:formatCode>
                <c:ptCount val="11"/>
                <c:pt idx="0">
                  <c:v>0.77797323476363534</c:v>
                </c:pt>
                <c:pt idx="1">
                  <c:v>0.80232153221126001</c:v>
                </c:pt>
                <c:pt idx="2">
                  <c:v>0.80920315598396353</c:v>
                </c:pt>
                <c:pt idx="3">
                  <c:v>0.81282687642844675</c:v>
                </c:pt>
                <c:pt idx="4">
                  <c:v>1.0844756872598278</c:v>
                </c:pt>
                <c:pt idx="5">
                  <c:v>1.2260646148800078</c:v>
                </c:pt>
                <c:pt idx="6">
                  <c:v>1.35226175144881</c:v>
                </c:pt>
                <c:pt idx="7">
                  <c:v>1.391877488322518</c:v>
                </c:pt>
                <c:pt idx="8">
                  <c:v>1.40107692607839</c:v>
                </c:pt>
                <c:pt idx="9">
                  <c:v>1.4197567613539719</c:v>
                </c:pt>
                <c:pt idx="10">
                  <c:v>1.435840862113013</c:v>
                </c:pt>
              </c:numCache>
            </c:numRef>
          </c:val>
        </c:ser>
        <c:ser>
          <c:idx val="4"/>
          <c:order val="4"/>
          <c:tx>
            <c:strRef>
              <c:f>'C:\Users\DEYU\Desktop\My Research\[不同因素分解v1.3.xlsx]事发点钟'!$A$31</c:f>
              <c:strCache>
                <c:ptCount val="1"/>
                <c:pt idx="0">
                  <c:v>14:00-17:59</c:v>
                </c:pt>
              </c:strCache>
            </c:strRef>
          </c:tx>
          <c:spPr>
            <a:ln w="19050">
              <a:solidFill>
                <a:schemeClr val="tx1"/>
              </a:solidFill>
            </a:ln>
            <a:effectLst/>
          </c:spPr>
          <c:marker>
            <c:symbol val="x"/>
            <c:size val="4"/>
            <c:spPr>
              <a:solidFill>
                <a:schemeClr val="bg1"/>
              </a:solidFill>
              <a:ln>
                <a:solidFill>
                  <a:schemeClr val="tx1"/>
                </a:solidFill>
              </a:ln>
              <a:effectLst/>
            </c:spPr>
          </c:marker>
          <c:cat>
            <c:numRef>
              <c:f>'C:\Users\DEYU\Desktop\My Research\[不同因素分解v1.3.xlsx]事发点钟'!$B$1:$L$1</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Research\[不同因素分解v1.3.xlsx]事发点钟'!$B$31:$L$31</c:f>
              <c:numCache>
                <c:formatCode>General</c:formatCode>
                <c:ptCount val="11"/>
                <c:pt idx="0">
                  <c:v>0.8259816394243511</c:v>
                </c:pt>
                <c:pt idx="1">
                  <c:v>0.85617220258611482</c:v>
                </c:pt>
                <c:pt idx="2">
                  <c:v>0.85880358966559034</c:v>
                </c:pt>
                <c:pt idx="3">
                  <c:v>0.88361574881634453</c:v>
                </c:pt>
                <c:pt idx="4">
                  <c:v>1.1221713429356419</c:v>
                </c:pt>
                <c:pt idx="5">
                  <c:v>1.2412918902888124</c:v>
                </c:pt>
                <c:pt idx="6">
                  <c:v>1.3531801404393231</c:v>
                </c:pt>
                <c:pt idx="7">
                  <c:v>1.3965762444034759</c:v>
                </c:pt>
                <c:pt idx="8">
                  <c:v>1.4217729643000401</c:v>
                </c:pt>
                <c:pt idx="9">
                  <c:v>1.440832646035787</c:v>
                </c:pt>
                <c:pt idx="10">
                  <c:v>1.4506863193023578</c:v>
                </c:pt>
              </c:numCache>
            </c:numRef>
          </c:val>
        </c:ser>
        <c:ser>
          <c:idx val="5"/>
          <c:order val="5"/>
          <c:tx>
            <c:strRef>
              <c:f>'C:\Users\DEYU\Desktop\My Research\[不同因素分解v1.3.xlsx]事发点钟'!$A$32</c:f>
              <c:strCache>
                <c:ptCount val="1"/>
                <c:pt idx="0">
                  <c:v>18:00-21:59</c:v>
                </c:pt>
              </c:strCache>
            </c:strRef>
          </c:tx>
          <c:spPr>
            <a:ln w="19050">
              <a:solidFill>
                <a:schemeClr val="tx1"/>
              </a:solidFill>
            </a:ln>
            <a:effectLst/>
          </c:spPr>
          <c:marker>
            <c:symbol val="plus"/>
            <c:size val="4"/>
            <c:spPr>
              <a:solidFill>
                <a:schemeClr val="bg1"/>
              </a:solidFill>
              <a:ln>
                <a:solidFill>
                  <a:schemeClr val="tx1"/>
                </a:solidFill>
              </a:ln>
              <a:effectLst/>
            </c:spPr>
          </c:marker>
          <c:cat>
            <c:numRef>
              <c:f>'C:\Users\DEYU\Desktop\My Research\[不同因素分解v1.3.xlsx]事发点钟'!$B$1:$L$1</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Research\[不同因素分解v1.3.xlsx]事发点钟'!$B$32:$L$32</c:f>
              <c:numCache>
                <c:formatCode>General</c:formatCode>
                <c:ptCount val="11"/>
                <c:pt idx="0">
                  <c:v>0.93084609799107965</c:v>
                </c:pt>
                <c:pt idx="1">
                  <c:v>0.96912284503189305</c:v>
                </c:pt>
                <c:pt idx="2">
                  <c:v>0.96026631330596857</c:v>
                </c:pt>
                <c:pt idx="3">
                  <c:v>0.99496722930831749</c:v>
                </c:pt>
                <c:pt idx="4">
                  <c:v>1.1888329383886331</c:v>
                </c:pt>
                <c:pt idx="5">
                  <c:v>1.2824470963515773</c:v>
                </c:pt>
                <c:pt idx="6">
                  <c:v>1.3730378879352541</c:v>
                </c:pt>
                <c:pt idx="7">
                  <c:v>1.4021843479995448</c:v>
                </c:pt>
                <c:pt idx="8">
                  <c:v>1.4149671252891758</c:v>
                </c:pt>
                <c:pt idx="9">
                  <c:v>1.4236492046077878</c:v>
                </c:pt>
                <c:pt idx="10">
                  <c:v>1.427847239298617</c:v>
                </c:pt>
              </c:numCache>
            </c:numRef>
          </c:val>
        </c:ser>
        <c:ser>
          <c:idx val="6"/>
          <c:order val="6"/>
          <c:tx>
            <c:strRef>
              <c:f>'C:\Users\DEYU\Desktop\My Research\[不同因素分解v1.3.xlsx]事发点钟'!$A$33</c:f>
              <c:strCache>
                <c:ptCount val="1"/>
                <c:pt idx="0">
                  <c:v>Average</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Research\[不同因素分解v1.3.xlsx]事发点钟'!$B$1:$L$1</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Research\[不同因素分解v1.3.xlsx]事发点钟'!$B$33:$L$33</c:f>
              <c:numCache>
                <c:formatCode>General</c:formatCode>
                <c:ptCount val="11"/>
                <c:pt idx="0">
                  <c:v>0.83079107445893441</c:v>
                </c:pt>
                <c:pt idx="1">
                  <c:v>0.86421854530088704</c:v>
                </c:pt>
                <c:pt idx="2">
                  <c:v>0.86848126528674696</c:v>
                </c:pt>
                <c:pt idx="3">
                  <c:v>0.89668872386357235</c:v>
                </c:pt>
                <c:pt idx="4">
                  <c:v>1.135264506486912</c:v>
                </c:pt>
                <c:pt idx="5">
                  <c:v>1.2629515784423899</c:v>
                </c:pt>
                <c:pt idx="6">
                  <c:v>1.374393118979041</c:v>
                </c:pt>
                <c:pt idx="7">
                  <c:v>1.4122197127829537</c:v>
                </c:pt>
                <c:pt idx="8">
                  <c:v>1.4268374534320738</c:v>
                </c:pt>
                <c:pt idx="9">
                  <c:v>1.438567490801381</c:v>
                </c:pt>
                <c:pt idx="10">
                  <c:v>1.454530546052542</c:v>
                </c:pt>
              </c:numCache>
            </c:numRef>
          </c:val>
        </c:ser>
        <c:dLbls/>
        <c:marker val="1"/>
        <c:axId val="92092288"/>
        <c:axId val="92093824"/>
      </c:lineChart>
      <c:catAx>
        <c:axId val="92092288"/>
        <c:scaling>
          <c:orientation val="minMax"/>
        </c:scaling>
        <c:axPos val="b"/>
        <c:title>
          <c:tx>
            <c:rich>
              <a:bodyPr/>
              <a:lstStyle/>
              <a:p>
                <a:pPr>
                  <a:defRPr/>
                </a:pPr>
                <a:r>
                  <a:rPr lang="en-US" altLang="zh-CN" sz="900" b="0" i="0" u="none" strike="noStrike" baseline="0">
                    <a:effectLst/>
                  </a:rPr>
                  <a:t>Year</a:t>
                </a:r>
                <a:endParaRPr lang="zh-CN" altLang="en-US"/>
              </a:p>
            </c:rich>
          </c:tx>
        </c:title>
        <c:numFmt formatCode="General" sourceLinked="1"/>
        <c:tickLblPos val="nextTo"/>
        <c:crossAx val="92093824"/>
        <c:crosses val="autoZero"/>
        <c:auto val="1"/>
        <c:lblAlgn val="ctr"/>
        <c:lblOffset val="100"/>
      </c:catAx>
      <c:valAx>
        <c:axId val="92093824"/>
        <c:scaling>
          <c:orientation val="minMax"/>
        </c:scaling>
        <c:axPos val="l"/>
        <c:title>
          <c:tx>
            <c:rich>
              <a:bodyPr rot="-5400000" vert="horz"/>
              <a:lstStyle/>
              <a:p>
                <a:pPr>
                  <a:defRPr sz="900"/>
                </a:pPr>
                <a:r>
                  <a:rPr lang="en-US" altLang="zh-CN" sz="900" b="0" i="0" baseline="0">
                    <a:effectLst/>
                  </a:rPr>
                  <a:t>Human damage by time of day</a:t>
                </a:r>
                <a:endParaRPr lang="zh-CN" altLang="zh-CN" sz="900">
                  <a:effectLst/>
                </a:endParaRPr>
              </a:p>
              <a:p>
                <a:pPr>
                  <a:defRPr sz="900"/>
                </a:pPr>
                <a:r>
                  <a:rPr lang="en-US" altLang="zh-CN" sz="900" b="0" i="0" baseline="0">
                    <a:effectLst/>
                  </a:rPr>
                  <a:t>(human damage/accident)</a:t>
                </a:r>
                <a:endParaRPr lang="zh-CN" altLang="zh-CN" sz="900">
                  <a:effectLst/>
                </a:endParaRPr>
              </a:p>
            </c:rich>
          </c:tx>
        </c:title>
        <c:numFmt formatCode="General" sourceLinked="1"/>
        <c:tickLblPos val="nextTo"/>
        <c:crossAx val="92092288"/>
        <c:crosses val="autoZero"/>
        <c:crossBetween val="between"/>
      </c:valAx>
      <c:spPr>
        <a:ln>
          <a:solidFill>
            <a:schemeClr val="tx1"/>
          </a:solidFill>
        </a:ln>
      </c:spPr>
    </c:plotArea>
    <c:legend>
      <c:legendPos val="r"/>
      <c:layout>
        <c:manualLayout>
          <c:xMode val="edge"/>
          <c:yMode val="edge"/>
          <c:x val="0.77960947261945734"/>
          <c:y val="5.6043266570508406E-2"/>
          <c:w val="0.20527717725460587"/>
          <c:h val="0.74660490968041282"/>
        </c:manualLayout>
      </c:layout>
      <c:spPr>
        <a:ln>
          <a:solidFill>
            <a:schemeClr val="tx1"/>
          </a:solidFill>
        </a:ln>
      </c:spPr>
    </c:legend>
    <c:plotVisOnly val="1"/>
    <c:dispBlanksAs val="gap"/>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chartSpace>
</file>

<file path=word/charts/chart18.xml><?xml version="1.0" encoding="utf-8"?>
<c:chartSpace xmlns:c="http://schemas.openxmlformats.org/drawingml/2006/chart" xmlns:a="http://schemas.openxmlformats.org/drawingml/2006/main" xmlns:r="http://schemas.openxmlformats.org/officeDocument/2006/relationships">
  <c:lang val="zh-CN"/>
  <c:style val="18"/>
  <c:chart>
    <c:autoTitleDeleted val="1"/>
    <c:plotArea>
      <c:layout>
        <c:manualLayout>
          <c:layoutTarget val="inner"/>
          <c:xMode val="edge"/>
          <c:yMode val="edge"/>
          <c:x val="0.15011543267419108"/>
          <c:y val="6.4705882352941502E-2"/>
          <c:w val="0.60178623138102705"/>
          <c:h val="0.68409492301055563"/>
        </c:manualLayout>
      </c:layout>
      <c:lineChart>
        <c:grouping val="standard"/>
        <c:ser>
          <c:idx val="0"/>
          <c:order val="0"/>
          <c:tx>
            <c:strRef>
              <c:f>'C:\Users\DEYU\Desktop\My Research\[不同因素分解v1.3.xlsx]事发点钟'!$A$35</c:f>
              <c:strCache>
                <c:ptCount val="1"/>
                <c:pt idx="0">
                  <c:v>22:00-01:59</c:v>
                </c:pt>
              </c:strCache>
            </c:strRef>
          </c:tx>
          <c:spPr>
            <a:ln w="19050">
              <a:solidFill>
                <a:schemeClr val="tx1"/>
              </a:solidFill>
              <a:prstDash val="solid"/>
            </a:ln>
            <a:effectLst/>
          </c:spPr>
          <c:marker>
            <c:symbol val="square"/>
            <c:size val="4"/>
            <c:spPr>
              <a:solidFill>
                <a:schemeClr val="bg1"/>
              </a:solidFill>
              <a:ln>
                <a:solidFill>
                  <a:schemeClr val="tx1"/>
                </a:solidFill>
              </a:ln>
              <a:effectLst/>
            </c:spPr>
          </c:marker>
          <c:cat>
            <c:numRef>
              <c:f>'C:\Users\DEYU\Desktop\My Research\[不同因素分解v1.3.xlsx]事发点钟'!$B$34:$L$34</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Research\[不同因素分解v1.3.xlsx]事发点钟'!$B$35:$L$35</c:f>
              <c:numCache>
                <c:formatCode>General</c:formatCode>
                <c:ptCount val="11"/>
                <c:pt idx="0">
                  <c:v>0.20356039519163197</c:v>
                </c:pt>
                <c:pt idx="1">
                  <c:v>0.18565249156335956</c:v>
                </c:pt>
                <c:pt idx="2">
                  <c:v>0.18656141473764176</c:v>
                </c:pt>
                <c:pt idx="3">
                  <c:v>0.20916063254902661</c:v>
                </c:pt>
                <c:pt idx="4">
                  <c:v>0.21222348357009344</c:v>
                </c:pt>
                <c:pt idx="5">
                  <c:v>0.21063236937802104</c:v>
                </c:pt>
                <c:pt idx="6">
                  <c:v>0.20596549538282455</c:v>
                </c:pt>
                <c:pt idx="7">
                  <c:v>0.213754064324049</c:v>
                </c:pt>
                <c:pt idx="8">
                  <c:v>0.23051029368718962</c:v>
                </c:pt>
                <c:pt idx="9">
                  <c:v>0.23932274059048941</c:v>
                </c:pt>
                <c:pt idx="10">
                  <c:v>0.24444778362133823</c:v>
                </c:pt>
              </c:numCache>
            </c:numRef>
          </c:val>
        </c:ser>
        <c:ser>
          <c:idx val="1"/>
          <c:order val="1"/>
          <c:tx>
            <c:strRef>
              <c:f>'C:\Users\DEYU\Desktop\My Research\[不同因素分解v1.3.xlsx]事发点钟'!$A$36</c:f>
              <c:strCache>
                <c:ptCount val="1"/>
                <c:pt idx="0">
                  <c:v>02:00-05:59</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Research\[不同因素分解v1.3.xlsx]事发点钟'!$B$34:$L$34</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Research\[不同因素分解v1.3.xlsx]事发点钟'!$B$36:$L$36</c:f>
              <c:numCache>
                <c:formatCode>General</c:formatCode>
                <c:ptCount val="11"/>
                <c:pt idx="0">
                  <c:v>0.27161511574226732</c:v>
                </c:pt>
                <c:pt idx="1">
                  <c:v>0.24485132313942376</c:v>
                </c:pt>
                <c:pt idx="2">
                  <c:v>0.24505556121928787</c:v>
                </c:pt>
                <c:pt idx="3">
                  <c:v>0.25391750956448905</c:v>
                </c:pt>
                <c:pt idx="4">
                  <c:v>0.28547963206307508</c:v>
                </c:pt>
                <c:pt idx="5">
                  <c:v>0.28316873546555532</c:v>
                </c:pt>
                <c:pt idx="6">
                  <c:v>0.27687087894501211</c:v>
                </c:pt>
                <c:pt idx="7">
                  <c:v>0.28348641049672002</c:v>
                </c:pt>
                <c:pt idx="8">
                  <c:v>0.29622633022984063</c:v>
                </c:pt>
                <c:pt idx="9">
                  <c:v>0.30531260932580717</c:v>
                </c:pt>
                <c:pt idx="10">
                  <c:v>0.30757674395312817</c:v>
                </c:pt>
              </c:numCache>
            </c:numRef>
          </c:val>
        </c:ser>
        <c:ser>
          <c:idx val="2"/>
          <c:order val="2"/>
          <c:tx>
            <c:strRef>
              <c:f>'C:\Users\DEYU\Desktop\My Research\[不同因素分解v1.3.xlsx]事发点钟'!$A$37</c:f>
              <c:strCache>
                <c:ptCount val="1"/>
                <c:pt idx="0">
                  <c:v>06:00-09:59</c:v>
                </c:pt>
              </c:strCache>
            </c:strRef>
          </c:tx>
          <c:spPr>
            <a:ln w="19050">
              <a:solidFill>
                <a:schemeClr val="tx1"/>
              </a:solidFill>
            </a:ln>
            <a:effectLst/>
          </c:spPr>
          <c:marker>
            <c:symbol val="triangle"/>
            <c:size val="4"/>
            <c:spPr>
              <a:solidFill>
                <a:schemeClr val="bg1"/>
              </a:solidFill>
              <a:ln>
                <a:solidFill>
                  <a:schemeClr val="tx1"/>
                </a:solidFill>
              </a:ln>
              <a:effectLst/>
            </c:spPr>
          </c:marker>
          <c:cat>
            <c:numRef>
              <c:f>'C:\Users\DEYU\Desktop\My Research\[不同因素分解v1.3.xlsx]事发点钟'!$B$34:$L$34</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Research\[不同因素分解v1.3.xlsx]事发点钟'!$B$37:$L$37</c:f>
              <c:numCache>
                <c:formatCode>General</c:formatCode>
                <c:ptCount val="11"/>
                <c:pt idx="0">
                  <c:v>0.17197768283975001</c:v>
                </c:pt>
                <c:pt idx="1">
                  <c:v>0.14962757630447987</c:v>
                </c:pt>
                <c:pt idx="2">
                  <c:v>0.15419261827810088</c:v>
                </c:pt>
                <c:pt idx="3">
                  <c:v>0.16063407658065887</c:v>
                </c:pt>
                <c:pt idx="4">
                  <c:v>0.17014757122361024</c:v>
                </c:pt>
                <c:pt idx="5">
                  <c:v>0.15842084218944097</c:v>
                </c:pt>
                <c:pt idx="6">
                  <c:v>0.16252732681073701</c:v>
                </c:pt>
                <c:pt idx="7">
                  <c:v>0.16476726980088804</c:v>
                </c:pt>
                <c:pt idx="8">
                  <c:v>0.18106769400110162</c:v>
                </c:pt>
                <c:pt idx="9">
                  <c:v>0.18682029583522897</c:v>
                </c:pt>
                <c:pt idx="10">
                  <c:v>0.194030654366632</c:v>
                </c:pt>
              </c:numCache>
            </c:numRef>
          </c:val>
        </c:ser>
        <c:ser>
          <c:idx val="3"/>
          <c:order val="3"/>
          <c:tx>
            <c:strRef>
              <c:f>'C:\Users\DEYU\Desktop\My Research\[不同因素分解v1.3.xlsx]事发点钟'!$A$38</c:f>
              <c:strCache>
                <c:ptCount val="1"/>
                <c:pt idx="0">
                  <c:v>10:00-13:59</c:v>
                </c:pt>
              </c:strCache>
            </c:strRef>
          </c:tx>
          <c:spPr>
            <a:ln w="19050">
              <a:solidFill>
                <a:schemeClr val="tx1"/>
              </a:solidFill>
            </a:ln>
            <a:effectLst/>
          </c:spPr>
          <c:marker>
            <c:symbol val="circle"/>
            <c:size val="4"/>
            <c:spPr>
              <a:solidFill>
                <a:schemeClr val="bg1"/>
              </a:solidFill>
              <a:ln>
                <a:solidFill>
                  <a:schemeClr val="tx1"/>
                </a:solidFill>
              </a:ln>
              <a:effectLst/>
            </c:spPr>
          </c:marker>
          <c:cat>
            <c:numRef>
              <c:f>'C:\Users\DEYU\Desktop\My Research\[不同因素分解v1.3.xlsx]事发点钟'!$B$34:$L$34</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Research\[不同因素分解v1.3.xlsx]事发点钟'!$B$38:$L$38</c:f>
              <c:numCache>
                <c:formatCode>General</c:formatCode>
                <c:ptCount val="11"/>
                <c:pt idx="0">
                  <c:v>0.16072280420554436</c:v>
                </c:pt>
                <c:pt idx="1">
                  <c:v>0.13972648635477641</c:v>
                </c:pt>
                <c:pt idx="2">
                  <c:v>0.13945051934879688</c:v>
                </c:pt>
                <c:pt idx="3">
                  <c:v>0.14574780058651088</c:v>
                </c:pt>
                <c:pt idx="4">
                  <c:v>0.15308217136140262</c:v>
                </c:pt>
                <c:pt idx="5">
                  <c:v>0.143487720925255</c:v>
                </c:pt>
                <c:pt idx="6">
                  <c:v>0.14375564219318901</c:v>
                </c:pt>
                <c:pt idx="7">
                  <c:v>0.14801968490636297</c:v>
                </c:pt>
                <c:pt idx="8">
                  <c:v>0.16392118638167524</c:v>
                </c:pt>
                <c:pt idx="9">
                  <c:v>0.16708599155359904</c:v>
                </c:pt>
                <c:pt idx="10">
                  <c:v>0.172071882632677</c:v>
                </c:pt>
              </c:numCache>
            </c:numRef>
          </c:val>
        </c:ser>
        <c:ser>
          <c:idx val="4"/>
          <c:order val="4"/>
          <c:tx>
            <c:strRef>
              <c:f>'C:\Users\DEYU\Desktop\My Research\[不同因素分解v1.3.xlsx]事发点钟'!$A$39</c:f>
              <c:strCache>
                <c:ptCount val="1"/>
                <c:pt idx="0">
                  <c:v>14:00-17:59</c:v>
                </c:pt>
              </c:strCache>
            </c:strRef>
          </c:tx>
          <c:spPr>
            <a:ln w="19050">
              <a:solidFill>
                <a:schemeClr val="tx1"/>
              </a:solidFill>
            </a:ln>
            <a:effectLst/>
          </c:spPr>
          <c:marker>
            <c:symbol val="x"/>
            <c:size val="4"/>
            <c:spPr>
              <a:solidFill>
                <a:schemeClr val="bg1"/>
              </a:solidFill>
              <a:ln>
                <a:solidFill>
                  <a:schemeClr val="tx1"/>
                </a:solidFill>
              </a:ln>
              <a:effectLst/>
            </c:spPr>
          </c:marker>
          <c:cat>
            <c:numRef>
              <c:f>'C:\Users\DEYU\Desktop\My Research\[不同因素分解v1.3.xlsx]事发点钟'!$B$34:$L$34</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Research\[不同因素分解v1.3.xlsx]事发点钟'!$B$39:$L$39</c:f>
              <c:numCache>
                <c:formatCode>General</c:formatCode>
                <c:ptCount val="11"/>
                <c:pt idx="0">
                  <c:v>0.164382998997815</c:v>
                </c:pt>
                <c:pt idx="1">
                  <c:v>0.1449185245964702</c:v>
                </c:pt>
                <c:pt idx="2">
                  <c:v>0.14315714900184701</c:v>
                </c:pt>
                <c:pt idx="3">
                  <c:v>0.15541674304488276</c:v>
                </c:pt>
                <c:pt idx="4">
                  <c:v>0.16126543209876576</c:v>
                </c:pt>
                <c:pt idx="5">
                  <c:v>0.15397183836733497</c:v>
                </c:pt>
                <c:pt idx="6">
                  <c:v>0.15169356917729088</c:v>
                </c:pt>
                <c:pt idx="7">
                  <c:v>0.15815229689975124</c:v>
                </c:pt>
                <c:pt idx="8">
                  <c:v>0.175145578476956</c:v>
                </c:pt>
                <c:pt idx="9">
                  <c:v>0.17717549557621276</c:v>
                </c:pt>
                <c:pt idx="10">
                  <c:v>0.18504977474701856</c:v>
                </c:pt>
              </c:numCache>
            </c:numRef>
          </c:val>
        </c:ser>
        <c:ser>
          <c:idx val="5"/>
          <c:order val="5"/>
          <c:tx>
            <c:strRef>
              <c:f>'C:\Users\DEYU\Desktop\My Research\[不同因素分解v1.3.xlsx]事发点钟'!$A$40</c:f>
              <c:strCache>
                <c:ptCount val="1"/>
                <c:pt idx="0">
                  <c:v>18:00-21:59</c:v>
                </c:pt>
              </c:strCache>
            </c:strRef>
          </c:tx>
          <c:spPr>
            <a:ln w="19050">
              <a:solidFill>
                <a:schemeClr val="tx1"/>
              </a:solidFill>
            </a:ln>
            <a:effectLst/>
          </c:spPr>
          <c:marker>
            <c:symbol val="plus"/>
            <c:size val="4"/>
            <c:spPr>
              <a:solidFill>
                <a:schemeClr val="bg1"/>
              </a:solidFill>
              <a:ln>
                <a:solidFill>
                  <a:schemeClr val="tx1"/>
                </a:solidFill>
              </a:ln>
              <a:effectLst/>
            </c:spPr>
          </c:marker>
          <c:cat>
            <c:numRef>
              <c:f>'C:\Users\DEYU\Desktop\My Research\[不同因素分解v1.3.xlsx]事发点钟'!$B$34:$L$34</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Research\[不同因素分解v1.3.xlsx]事发点钟'!$B$40:$L$40</c:f>
              <c:numCache>
                <c:formatCode>General</c:formatCode>
                <c:ptCount val="11"/>
                <c:pt idx="0">
                  <c:v>0.19722521451654801</c:v>
                </c:pt>
                <c:pt idx="1">
                  <c:v>0.17661156216374788</c:v>
                </c:pt>
                <c:pt idx="2">
                  <c:v>0.17632170600034988</c:v>
                </c:pt>
                <c:pt idx="3">
                  <c:v>0.18935743117404596</c:v>
                </c:pt>
                <c:pt idx="4">
                  <c:v>0.19421218094812462</c:v>
                </c:pt>
                <c:pt idx="5">
                  <c:v>0.18401142992508401</c:v>
                </c:pt>
                <c:pt idx="6">
                  <c:v>0.17782953843228624</c:v>
                </c:pt>
                <c:pt idx="7">
                  <c:v>0.18283910549948962</c:v>
                </c:pt>
                <c:pt idx="8">
                  <c:v>0.20404651012703276</c:v>
                </c:pt>
                <c:pt idx="9">
                  <c:v>0.20559903672486576</c:v>
                </c:pt>
                <c:pt idx="10">
                  <c:v>0.21177436875712197</c:v>
                </c:pt>
              </c:numCache>
            </c:numRef>
          </c:val>
        </c:ser>
        <c:ser>
          <c:idx val="6"/>
          <c:order val="6"/>
          <c:tx>
            <c:strRef>
              <c:f>'C:\Users\DEYU\Desktop\My Research\[不同因素分解v1.3.xlsx]事发点钟'!$A$41</c:f>
              <c:strCache>
                <c:ptCount val="1"/>
                <c:pt idx="0">
                  <c:v>Average</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Research\[不同因素分解v1.3.xlsx]事发点钟'!$B$34:$L$34</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Research\[不同因素分解v1.3.xlsx]事发点钟'!$B$41:$L$41</c:f>
              <c:numCache>
                <c:formatCode>General</c:formatCode>
                <c:ptCount val="11"/>
                <c:pt idx="0">
                  <c:v>0.18310136682703476</c:v>
                </c:pt>
                <c:pt idx="1">
                  <c:v>0.16236597870986988</c:v>
                </c:pt>
                <c:pt idx="2">
                  <c:v>0.16290146026167104</c:v>
                </c:pt>
                <c:pt idx="3">
                  <c:v>0.17437590427469188</c:v>
                </c:pt>
                <c:pt idx="4">
                  <c:v>0.18212201564442701</c:v>
                </c:pt>
                <c:pt idx="5">
                  <c:v>0.17363610944537056</c:v>
                </c:pt>
                <c:pt idx="6">
                  <c:v>0.1718325604982</c:v>
                </c:pt>
                <c:pt idx="7">
                  <c:v>0.17669463374097324</c:v>
                </c:pt>
                <c:pt idx="8">
                  <c:v>0.19419507773458444</c:v>
                </c:pt>
                <c:pt idx="9">
                  <c:v>0.19761493682994821</c:v>
                </c:pt>
                <c:pt idx="10">
                  <c:v>0.20427497651111801</c:v>
                </c:pt>
              </c:numCache>
            </c:numRef>
          </c:val>
        </c:ser>
        <c:dLbls/>
        <c:marker val="1"/>
        <c:axId val="93223552"/>
        <c:axId val="93242112"/>
      </c:lineChart>
      <c:catAx>
        <c:axId val="93223552"/>
        <c:scaling>
          <c:orientation val="minMax"/>
        </c:scaling>
        <c:axPos val="b"/>
        <c:title>
          <c:tx>
            <c:rich>
              <a:bodyPr/>
              <a:lstStyle/>
              <a:p>
                <a:pPr>
                  <a:defRPr/>
                </a:pPr>
                <a:r>
                  <a:rPr lang="en-US" altLang="zh-CN" sz="900" b="0" i="0" u="none" strike="noStrike" baseline="0">
                    <a:effectLst/>
                  </a:rPr>
                  <a:t>Year</a:t>
                </a:r>
                <a:endParaRPr lang="zh-CN" altLang="en-US"/>
              </a:p>
            </c:rich>
          </c:tx>
        </c:title>
        <c:numFmt formatCode="General" sourceLinked="1"/>
        <c:tickLblPos val="nextTo"/>
        <c:crossAx val="93242112"/>
        <c:crosses val="autoZero"/>
        <c:auto val="1"/>
        <c:lblAlgn val="ctr"/>
        <c:lblOffset val="100"/>
      </c:catAx>
      <c:valAx>
        <c:axId val="93242112"/>
        <c:scaling>
          <c:orientation val="minMax"/>
        </c:scaling>
        <c:axPos val="l"/>
        <c:title>
          <c:tx>
            <c:rich>
              <a:bodyPr rot="-5400000" vert="horz"/>
              <a:lstStyle/>
              <a:p>
                <a:pPr>
                  <a:defRPr sz="900"/>
                </a:pPr>
                <a:r>
                  <a:rPr lang="en-US" altLang="zh-CN" sz="900" b="0" i="0" baseline="0">
                    <a:effectLst/>
                  </a:rPr>
                  <a:t>Fatality rate by time of day</a:t>
                </a:r>
                <a:endParaRPr lang="zh-CN" altLang="zh-CN" sz="900">
                  <a:effectLst/>
                </a:endParaRPr>
              </a:p>
              <a:p>
                <a:pPr>
                  <a:defRPr sz="900"/>
                </a:pPr>
                <a:r>
                  <a:rPr lang="en-US" altLang="zh-CN" sz="900" b="0" i="0" baseline="0">
                    <a:effectLst/>
                  </a:rPr>
                  <a:t>(fatality/human damage) </a:t>
                </a:r>
                <a:endParaRPr lang="zh-CN" altLang="zh-CN" sz="900">
                  <a:effectLst/>
                </a:endParaRPr>
              </a:p>
            </c:rich>
          </c:tx>
        </c:title>
        <c:numFmt formatCode="General" sourceLinked="1"/>
        <c:tickLblPos val="nextTo"/>
        <c:crossAx val="93223552"/>
        <c:crosses val="autoZero"/>
        <c:crossBetween val="between"/>
      </c:valAx>
      <c:spPr>
        <a:ln>
          <a:solidFill>
            <a:schemeClr val="tx1"/>
          </a:solidFill>
        </a:ln>
      </c:spPr>
    </c:plotArea>
    <c:legend>
      <c:legendPos val="r"/>
      <c:layout>
        <c:manualLayout>
          <c:xMode val="edge"/>
          <c:yMode val="edge"/>
          <c:x val="0.77448640393502399"/>
          <c:y val="9.6926100938353243E-2"/>
          <c:w val="0.205354767217031"/>
          <c:h val="0.65308721149638982"/>
        </c:manualLayout>
      </c:layout>
      <c:spPr>
        <a:ln>
          <a:solidFill>
            <a:schemeClr val="tx1"/>
          </a:solidFill>
        </a:ln>
      </c:spPr>
    </c:legend>
    <c:plotVisOnly val="1"/>
    <c:dispBlanksAs val="gap"/>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chartSpace>
</file>

<file path=word/charts/chart19.xml><?xml version="1.0" encoding="utf-8"?>
<c:chartSpace xmlns:c="http://schemas.openxmlformats.org/drawingml/2006/chart" xmlns:a="http://schemas.openxmlformats.org/drawingml/2006/main" xmlns:r="http://schemas.openxmlformats.org/officeDocument/2006/relationships">
  <c:lang val="zh-CN"/>
  <c:style val="18"/>
  <c:chart>
    <c:autoTitleDeleted val="1"/>
    <c:plotArea>
      <c:layout>
        <c:manualLayout>
          <c:layoutTarget val="inner"/>
          <c:xMode val="edge"/>
          <c:yMode val="edge"/>
          <c:x val="0.13878042007973201"/>
          <c:y val="6.4705882352941502E-2"/>
          <c:w val="0.55904943016243103"/>
          <c:h val="0.69411384840824919"/>
        </c:manualLayout>
      </c:layout>
      <c:lineChart>
        <c:grouping val="standard"/>
        <c:ser>
          <c:idx val="1"/>
          <c:order val="0"/>
          <c:tx>
            <c:strRef>
              <c:f>'C:\Users\DEYU\Desktop\My Research\[不同因素分解v1.3.xlsx]事故原因'!$K$1</c:f>
              <c:strCache>
                <c:ptCount val="1"/>
                <c:pt idx="0">
                  <c:v>Speeding</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Research\[不同因素分解v1.3.xlsx]事故原因'!$A$15:$A$25</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Research\[不同因素分解v1.3.xlsx]事故原因'!$K$2:$K$12</c:f>
              <c:numCache>
                <c:formatCode>General</c:formatCode>
                <c:ptCount val="11"/>
                <c:pt idx="0">
                  <c:v>1.0378948948197733</c:v>
                </c:pt>
                <c:pt idx="1">
                  <c:v>1.03173046927225</c:v>
                </c:pt>
                <c:pt idx="2">
                  <c:v>1.072036288957595</c:v>
                </c:pt>
                <c:pt idx="3">
                  <c:v>1.065928127533099</c:v>
                </c:pt>
                <c:pt idx="4">
                  <c:v>1.2261531780252521</c:v>
                </c:pt>
                <c:pt idx="5">
                  <c:v>1.3114234165796153</c:v>
                </c:pt>
                <c:pt idx="6">
                  <c:v>1.4152681353523198</c:v>
                </c:pt>
                <c:pt idx="7">
                  <c:v>1.4367067817361958</c:v>
                </c:pt>
                <c:pt idx="8">
                  <c:v>1.4602462360008899</c:v>
                </c:pt>
                <c:pt idx="9">
                  <c:v>1.487411421425594</c:v>
                </c:pt>
                <c:pt idx="10">
                  <c:v>1.496575499885084</c:v>
                </c:pt>
              </c:numCache>
            </c:numRef>
          </c:val>
        </c:ser>
        <c:ser>
          <c:idx val="4"/>
          <c:order val="1"/>
          <c:tx>
            <c:strRef>
              <c:f>'C:\Users\DEYU\Desktop\My Research\[不同因素分解v1.3.xlsx]事故原因'!$N$1</c:f>
              <c:strCache>
                <c:ptCount val="1"/>
                <c:pt idx="0">
                  <c:v>Inadequate operation</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Research\[不同因素分解v1.3.xlsx]事故原因'!$A$15:$A$25</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Research\[不同因素分解v1.3.xlsx]事故原因'!$N$2:$N$12</c:f>
              <c:numCache>
                <c:formatCode>General</c:formatCode>
                <c:ptCount val="11"/>
                <c:pt idx="0">
                  <c:v>0.80814907523293</c:v>
                </c:pt>
                <c:pt idx="1">
                  <c:v>0.83993872692502802</c:v>
                </c:pt>
                <c:pt idx="2">
                  <c:v>0.83100748808713398</c:v>
                </c:pt>
                <c:pt idx="3">
                  <c:v>0.844145925060652</c:v>
                </c:pt>
                <c:pt idx="4">
                  <c:v>1.2239978005739118</c:v>
                </c:pt>
                <c:pt idx="5">
                  <c:v>1.2600611977269418</c:v>
                </c:pt>
                <c:pt idx="6">
                  <c:v>1.2337342892281706</c:v>
                </c:pt>
                <c:pt idx="7">
                  <c:v>1.3461727787349251</c:v>
                </c:pt>
                <c:pt idx="8">
                  <c:v>1.3849248927038618</c:v>
                </c:pt>
                <c:pt idx="9">
                  <c:v>1.4139344262295017</c:v>
                </c:pt>
                <c:pt idx="10">
                  <c:v>1.4193548387096708</c:v>
                </c:pt>
              </c:numCache>
            </c:numRef>
          </c:val>
        </c:ser>
        <c:ser>
          <c:idx val="5"/>
          <c:order val="2"/>
          <c:tx>
            <c:strRef>
              <c:f>'C:\Users\DEYU\Desktop\My Research\[不同因素分解v1.3.xlsx]事故原因'!$O$1</c:f>
              <c:strCache>
                <c:ptCount val="1"/>
                <c:pt idx="0">
                  <c:v>Fail to yield to traffic</c:v>
                </c:pt>
              </c:strCache>
            </c:strRef>
          </c:tx>
          <c:spPr>
            <a:ln w="19050">
              <a:solidFill>
                <a:schemeClr val="tx1"/>
              </a:solidFill>
            </a:ln>
            <a:effectLst/>
          </c:spPr>
          <c:marker>
            <c:symbol val="triangle"/>
            <c:size val="4"/>
            <c:spPr>
              <a:solidFill>
                <a:schemeClr val="bg1"/>
              </a:solidFill>
              <a:ln>
                <a:solidFill>
                  <a:schemeClr val="tx1"/>
                </a:solidFill>
              </a:ln>
              <a:effectLst/>
            </c:spPr>
          </c:marker>
          <c:cat>
            <c:numRef>
              <c:f>'C:\Users\DEYU\Desktop\My Research\[不同因素分解v1.3.xlsx]事故原因'!$A$15:$A$25</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Research\[不同因素分解v1.3.xlsx]事故原因'!$O$2:$O$12</c:f>
              <c:numCache>
                <c:formatCode>General</c:formatCode>
                <c:ptCount val="11"/>
                <c:pt idx="0">
                  <c:v>0.61506174710205297</c:v>
                </c:pt>
                <c:pt idx="1">
                  <c:v>0.70844415690221096</c:v>
                </c:pt>
                <c:pt idx="2">
                  <c:v>0.72851090608740598</c:v>
                </c:pt>
                <c:pt idx="3">
                  <c:v>0.80091821395197704</c:v>
                </c:pt>
                <c:pt idx="4">
                  <c:v>1.0718276566025509</c:v>
                </c:pt>
                <c:pt idx="5">
                  <c:v>1.1708111187985841</c:v>
                </c:pt>
                <c:pt idx="6">
                  <c:v>1.2685855611057888</c:v>
                </c:pt>
                <c:pt idx="7">
                  <c:v>1.3067651193226799</c:v>
                </c:pt>
                <c:pt idx="8">
                  <c:v>1.3189797604295739</c:v>
                </c:pt>
                <c:pt idx="9">
                  <c:v>1.3177442854754216</c:v>
                </c:pt>
                <c:pt idx="10">
                  <c:v>1.3336321451170638</c:v>
                </c:pt>
              </c:numCache>
            </c:numRef>
          </c:val>
        </c:ser>
        <c:ser>
          <c:idx val="0"/>
          <c:order val="3"/>
          <c:tx>
            <c:strRef>
              <c:f>'C:\Users\DEYU\Desktop\My Research\[不同因素分解v1.3.xlsx]事故原因'!$P$1</c:f>
              <c:strCache>
                <c:ptCount val="1"/>
                <c:pt idx="0">
                  <c:v>Average</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Research\[不同因素分解v1.3.xlsx]事故原因'!$A$15:$A$25</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Research\[不同因素分解v1.3.xlsx]事故原因'!$P$2:$P$12</c:f>
              <c:numCache>
                <c:formatCode>General</c:formatCode>
                <c:ptCount val="11"/>
                <c:pt idx="0">
                  <c:v>0.83079107445893441</c:v>
                </c:pt>
                <c:pt idx="1">
                  <c:v>0.86421854530088704</c:v>
                </c:pt>
                <c:pt idx="2">
                  <c:v>0.86848126528674696</c:v>
                </c:pt>
                <c:pt idx="3">
                  <c:v>0.89668872386357235</c:v>
                </c:pt>
                <c:pt idx="4">
                  <c:v>1.135264506486912</c:v>
                </c:pt>
                <c:pt idx="5">
                  <c:v>1.2629515784423899</c:v>
                </c:pt>
                <c:pt idx="6">
                  <c:v>1.374393118979041</c:v>
                </c:pt>
                <c:pt idx="7">
                  <c:v>1.4122197127829537</c:v>
                </c:pt>
                <c:pt idx="8">
                  <c:v>1.4268374534320738</c:v>
                </c:pt>
                <c:pt idx="9">
                  <c:v>1.438567490801381</c:v>
                </c:pt>
                <c:pt idx="10">
                  <c:v>1.454530546052542</c:v>
                </c:pt>
              </c:numCache>
            </c:numRef>
          </c:val>
        </c:ser>
        <c:dLbls/>
        <c:marker val="1"/>
        <c:axId val="93692288"/>
        <c:axId val="93694208"/>
      </c:lineChart>
      <c:catAx>
        <c:axId val="93692288"/>
        <c:scaling>
          <c:orientation val="minMax"/>
        </c:scaling>
        <c:axPos val="b"/>
        <c:title>
          <c:tx>
            <c:rich>
              <a:bodyPr/>
              <a:lstStyle/>
              <a:p>
                <a:pPr>
                  <a:defRPr/>
                </a:pPr>
                <a:r>
                  <a:rPr lang="en-US" altLang="zh-CN" sz="900" b="0" i="0" u="none" strike="noStrike" baseline="0">
                    <a:effectLst/>
                  </a:rPr>
                  <a:t>Year</a:t>
                </a:r>
                <a:endParaRPr lang="zh-CN" altLang="en-US"/>
              </a:p>
            </c:rich>
          </c:tx>
        </c:title>
        <c:numFmt formatCode="General" sourceLinked="1"/>
        <c:tickLblPos val="nextTo"/>
        <c:crossAx val="93694208"/>
        <c:crosses val="autoZero"/>
        <c:auto val="1"/>
        <c:lblAlgn val="ctr"/>
        <c:lblOffset val="100"/>
      </c:catAx>
      <c:valAx>
        <c:axId val="93694208"/>
        <c:scaling>
          <c:orientation val="minMax"/>
        </c:scaling>
        <c:axPos val="l"/>
        <c:title>
          <c:tx>
            <c:rich>
              <a:bodyPr rot="-5400000" vert="horz"/>
              <a:lstStyle/>
              <a:p>
                <a:pPr>
                  <a:defRPr sz="900"/>
                </a:pPr>
                <a:r>
                  <a:rPr lang="en-US" altLang="zh-CN" sz="900" b="0" i="0" baseline="0">
                    <a:effectLst/>
                  </a:rPr>
                  <a:t>Human damage by causes</a:t>
                </a:r>
                <a:endParaRPr lang="zh-CN" altLang="zh-CN" sz="900">
                  <a:effectLst/>
                </a:endParaRPr>
              </a:p>
              <a:p>
                <a:pPr>
                  <a:defRPr sz="900"/>
                </a:pPr>
                <a:r>
                  <a:rPr lang="en-US" altLang="zh-CN" sz="900" b="0" i="0" baseline="0">
                    <a:effectLst/>
                  </a:rPr>
                  <a:t>(human damage/accident)</a:t>
                </a:r>
                <a:endParaRPr lang="zh-CN" altLang="zh-CN" sz="900">
                  <a:effectLst/>
                </a:endParaRPr>
              </a:p>
            </c:rich>
          </c:tx>
        </c:title>
        <c:numFmt formatCode="General" sourceLinked="1"/>
        <c:tickLblPos val="nextTo"/>
        <c:crossAx val="93692288"/>
        <c:crosses val="autoZero"/>
        <c:crossBetween val="between"/>
      </c:valAx>
      <c:spPr>
        <a:ln>
          <a:solidFill>
            <a:schemeClr val="tx1"/>
          </a:solidFill>
        </a:ln>
      </c:spPr>
    </c:plotArea>
    <c:legend>
      <c:legendPos val="r"/>
      <c:layout>
        <c:manualLayout>
          <c:xMode val="edge"/>
          <c:yMode val="edge"/>
          <c:x val="0.71802700258422658"/>
          <c:y val="0.1809637783795372"/>
          <c:w val="0.26936604029721523"/>
          <c:h val="0.49015779241266982"/>
        </c:manualLayout>
      </c:layout>
      <c:spPr>
        <a:ln>
          <a:solidFill>
            <a:schemeClr val="tx1"/>
          </a:solidFill>
        </a:ln>
      </c:spPr>
      <c:txPr>
        <a:bodyPr/>
        <a:lstStyle/>
        <a:p>
          <a:pPr>
            <a:defRPr sz="900"/>
          </a:pPr>
          <a:endParaRPr lang="zh-CN"/>
        </a:p>
      </c:txPr>
    </c:legend>
    <c:plotVisOnly val="1"/>
    <c:dispBlanksAs val="gap"/>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zh-CN"/>
  <c:style val="18"/>
  <c:chart>
    <c:plotArea>
      <c:layout/>
      <c:lineChart>
        <c:grouping val="standard"/>
        <c:ser>
          <c:idx val="1"/>
          <c:order val="0"/>
          <c:tx>
            <c:strRef>
              <c:f>'C:\Users\DEYU\Desktop\My Research\[同欧美国家对比.xlsx]Total'!$B$1</c:f>
              <c:strCache>
                <c:ptCount val="1"/>
                <c:pt idx="0">
                  <c:v>DE</c:v>
                </c:pt>
              </c:strCache>
            </c:strRef>
          </c:tx>
          <c:spPr>
            <a:ln w="19050">
              <a:solidFill>
                <a:schemeClr val="tx1"/>
              </a:solidFill>
            </a:ln>
            <a:effectLst/>
          </c:spPr>
          <c:marker>
            <c:symbol val="plus"/>
            <c:size val="5"/>
            <c:spPr>
              <a:solidFill>
                <a:schemeClr val="bg1"/>
              </a:solidFill>
              <a:ln w="12700">
                <a:solidFill>
                  <a:schemeClr val="tx1"/>
                </a:solidFill>
              </a:ln>
              <a:effectLst/>
            </c:spPr>
          </c:marker>
          <c:cat>
            <c:numRef>
              <c:f>'C:\Users\DEYU\Desktop\My Research\[同欧美国家对比.xlsx]Total'!$A$12:$A$23</c:f>
              <c:numCache>
                <c:formatCode>General</c:formatCode>
                <c:ptCount val="12"/>
                <c:pt idx="0">
                  <c:v>2000</c:v>
                </c:pt>
                <c:pt idx="1">
                  <c:v>2001</c:v>
                </c:pt>
                <c:pt idx="2">
                  <c:v>2002</c:v>
                </c:pt>
                <c:pt idx="3">
                  <c:v>2003</c:v>
                </c:pt>
                <c:pt idx="4">
                  <c:v>2004</c:v>
                </c:pt>
                <c:pt idx="5">
                  <c:v>2005</c:v>
                </c:pt>
                <c:pt idx="6">
                  <c:v>2006</c:v>
                </c:pt>
                <c:pt idx="7">
                  <c:v>2007</c:v>
                </c:pt>
                <c:pt idx="8">
                  <c:v>2008</c:v>
                </c:pt>
                <c:pt idx="9">
                  <c:v>2009</c:v>
                </c:pt>
                <c:pt idx="10">
                  <c:v>2010</c:v>
                </c:pt>
                <c:pt idx="11">
                  <c:v>2011</c:v>
                </c:pt>
              </c:numCache>
            </c:numRef>
          </c:cat>
          <c:val>
            <c:numRef>
              <c:f>'C:\Users\DEYU\Desktop\My Research\[同欧美国家对比.xlsx]Total'!$B$12:$B$23</c:f>
              <c:numCache>
                <c:formatCode>General</c:formatCode>
                <c:ptCount val="12"/>
                <c:pt idx="0">
                  <c:v>0.21767131430283101</c:v>
                </c:pt>
                <c:pt idx="1">
                  <c:v>0.211392526656207</c:v>
                </c:pt>
                <c:pt idx="2">
                  <c:v>0.21107686743767301</c:v>
                </c:pt>
                <c:pt idx="3">
                  <c:v>0.20746585518375901</c:v>
                </c:pt>
                <c:pt idx="4">
                  <c:v>0.19718360924070436</c:v>
                </c:pt>
                <c:pt idx="5">
                  <c:v>0.19467859690717587</c:v>
                </c:pt>
                <c:pt idx="6">
                  <c:v>0.19121574648439388</c:v>
                </c:pt>
                <c:pt idx="7">
                  <c:v>0.18688097027629524</c:v>
                </c:pt>
                <c:pt idx="8">
                  <c:v>0.18028978101839788</c:v>
                </c:pt>
                <c:pt idx="9">
                  <c:v>0.173689718356068</c:v>
                </c:pt>
                <c:pt idx="10">
                  <c:v>0.15544416202077788</c:v>
                </c:pt>
                <c:pt idx="11">
                  <c:v>0.16785145780761601</c:v>
                </c:pt>
              </c:numCache>
            </c:numRef>
          </c:val>
        </c:ser>
        <c:ser>
          <c:idx val="2"/>
          <c:order val="1"/>
          <c:tx>
            <c:strRef>
              <c:f>'C:\Users\DEYU\Desktop\My Research\[同欧美国家对比.xlsx]Total'!$C$1</c:f>
              <c:strCache>
                <c:ptCount val="1"/>
                <c:pt idx="0">
                  <c:v>IT</c:v>
                </c:pt>
              </c:strCache>
            </c:strRef>
          </c:tx>
          <c:spPr>
            <a:ln w="19050">
              <a:solidFill>
                <a:schemeClr val="tx1"/>
              </a:solidFill>
            </a:ln>
            <a:effectLst/>
          </c:spPr>
          <c:marker>
            <c:symbol val="x"/>
            <c:size val="5"/>
            <c:spPr>
              <a:solidFill>
                <a:schemeClr val="bg1"/>
              </a:solidFill>
              <a:ln w="12700">
                <a:solidFill>
                  <a:schemeClr val="tx1"/>
                </a:solidFill>
              </a:ln>
              <a:effectLst/>
            </c:spPr>
          </c:marker>
          <c:cat>
            <c:numRef>
              <c:f>'C:\Users\DEYU\Desktop\My Research\[同欧美国家对比.xlsx]Total'!$A$12:$A$23</c:f>
              <c:numCache>
                <c:formatCode>General</c:formatCode>
                <c:ptCount val="12"/>
                <c:pt idx="0">
                  <c:v>2000</c:v>
                </c:pt>
                <c:pt idx="1">
                  <c:v>2001</c:v>
                </c:pt>
                <c:pt idx="2">
                  <c:v>2002</c:v>
                </c:pt>
                <c:pt idx="3">
                  <c:v>2003</c:v>
                </c:pt>
                <c:pt idx="4">
                  <c:v>2004</c:v>
                </c:pt>
                <c:pt idx="5">
                  <c:v>2005</c:v>
                </c:pt>
                <c:pt idx="6">
                  <c:v>2006</c:v>
                </c:pt>
                <c:pt idx="7">
                  <c:v>2007</c:v>
                </c:pt>
                <c:pt idx="8">
                  <c:v>2008</c:v>
                </c:pt>
                <c:pt idx="9">
                  <c:v>2009</c:v>
                </c:pt>
                <c:pt idx="10">
                  <c:v>2010</c:v>
                </c:pt>
                <c:pt idx="11">
                  <c:v>2011</c:v>
                </c:pt>
              </c:numCache>
            </c:numRef>
          </c:cat>
          <c:val>
            <c:numRef>
              <c:f>'C:\Users\DEYU\Desktop\My Research\[同欧美国家对比.xlsx]Total'!$C$12:$C$23</c:f>
              <c:numCache>
                <c:formatCode>General</c:formatCode>
                <c:ptCount val="12"/>
                <c:pt idx="1">
                  <c:v>1.4457696693272457</c:v>
                </c:pt>
                <c:pt idx="2">
                  <c:v>1.4524042772850168</c:v>
                </c:pt>
                <c:pt idx="3">
                  <c:v>1.4390794027058198</c:v>
                </c:pt>
                <c:pt idx="4">
                  <c:v>1.4345694020625264</c:v>
                </c:pt>
                <c:pt idx="5">
                  <c:v>1.4194116911795247</c:v>
                </c:pt>
                <c:pt idx="6">
                  <c:v>1.422033335993045</c:v>
                </c:pt>
                <c:pt idx="7">
                  <c:v>1.4336244087530454</c:v>
                </c:pt>
                <c:pt idx="8">
                  <c:v>1.4407456967615531</c:v>
                </c:pt>
                <c:pt idx="9">
                  <c:v>1.4460780672596598</c:v>
                </c:pt>
                <c:pt idx="10">
                  <c:v>1.4513679968212521</c:v>
                </c:pt>
                <c:pt idx="11">
                  <c:v>1.4388342621499774</c:v>
                </c:pt>
              </c:numCache>
            </c:numRef>
          </c:val>
        </c:ser>
        <c:ser>
          <c:idx val="3"/>
          <c:order val="2"/>
          <c:tx>
            <c:strRef>
              <c:f>'C:\Users\DEYU\Desktop\My Research\[同欧美国家对比.xlsx]Total'!$D$1</c:f>
              <c:strCache>
                <c:ptCount val="1"/>
                <c:pt idx="0">
                  <c:v>FR</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Research\[同欧美国家对比.xlsx]Total'!$A$12:$A$23</c:f>
              <c:numCache>
                <c:formatCode>General</c:formatCode>
                <c:ptCount val="12"/>
                <c:pt idx="0">
                  <c:v>2000</c:v>
                </c:pt>
                <c:pt idx="1">
                  <c:v>2001</c:v>
                </c:pt>
                <c:pt idx="2">
                  <c:v>2002</c:v>
                </c:pt>
                <c:pt idx="3">
                  <c:v>2003</c:v>
                </c:pt>
                <c:pt idx="4">
                  <c:v>2004</c:v>
                </c:pt>
                <c:pt idx="5">
                  <c:v>2005</c:v>
                </c:pt>
                <c:pt idx="6">
                  <c:v>2006</c:v>
                </c:pt>
                <c:pt idx="7">
                  <c:v>2007</c:v>
                </c:pt>
                <c:pt idx="8">
                  <c:v>2008</c:v>
                </c:pt>
                <c:pt idx="9">
                  <c:v>2009</c:v>
                </c:pt>
                <c:pt idx="10">
                  <c:v>2010</c:v>
                </c:pt>
                <c:pt idx="11">
                  <c:v>2011</c:v>
                </c:pt>
              </c:numCache>
            </c:numRef>
          </c:cat>
          <c:val>
            <c:numRef>
              <c:f>'C:\Users\DEYU\Desktop\My Research\[同欧美国家对比.xlsx]Total'!$D$12:$D$23</c:f>
              <c:numCache>
                <c:formatCode>General</c:formatCode>
                <c:ptCount val="12"/>
                <c:pt idx="0">
                  <c:v>1.4003943146102638</c:v>
                </c:pt>
                <c:pt idx="1">
                  <c:v>1.384770225705598</c:v>
                </c:pt>
                <c:pt idx="2">
                  <c:v>1.375566511804305</c:v>
                </c:pt>
                <c:pt idx="3">
                  <c:v>1.3484814896918718</c:v>
                </c:pt>
                <c:pt idx="4">
                  <c:v>1.3345707928328838</c:v>
                </c:pt>
                <c:pt idx="5">
                  <c:v>1.3415439219166017</c:v>
                </c:pt>
                <c:pt idx="6">
                  <c:v>1.3302867673610681</c:v>
                </c:pt>
                <c:pt idx="7">
                  <c:v>1.326668471306238</c:v>
                </c:pt>
                <c:pt idx="8">
                  <c:v>1.3166458576664379</c:v>
                </c:pt>
                <c:pt idx="9">
                  <c:v>1.3165594966466161</c:v>
                </c:pt>
                <c:pt idx="10">
                  <c:v>1.3145434549994051</c:v>
                </c:pt>
                <c:pt idx="11">
                  <c:v>1.3105007381889759</c:v>
                </c:pt>
              </c:numCache>
            </c:numRef>
          </c:val>
        </c:ser>
        <c:ser>
          <c:idx val="4"/>
          <c:order val="3"/>
          <c:tx>
            <c:strRef>
              <c:f>'C:\Users\DEYU\Desktop\My Research\[同欧美国家对比.xlsx]Total'!$E$1</c:f>
              <c:strCache>
                <c:ptCount val="1"/>
                <c:pt idx="0">
                  <c:v>UK</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Research\[同欧美国家对比.xlsx]Total'!$A$12:$A$23</c:f>
              <c:numCache>
                <c:formatCode>General</c:formatCode>
                <c:ptCount val="12"/>
                <c:pt idx="0">
                  <c:v>2000</c:v>
                </c:pt>
                <c:pt idx="1">
                  <c:v>2001</c:v>
                </c:pt>
                <c:pt idx="2">
                  <c:v>2002</c:v>
                </c:pt>
                <c:pt idx="3">
                  <c:v>2003</c:v>
                </c:pt>
                <c:pt idx="4">
                  <c:v>2004</c:v>
                </c:pt>
                <c:pt idx="5">
                  <c:v>2005</c:v>
                </c:pt>
                <c:pt idx="6">
                  <c:v>2006</c:v>
                </c:pt>
                <c:pt idx="7">
                  <c:v>2007</c:v>
                </c:pt>
                <c:pt idx="8">
                  <c:v>2008</c:v>
                </c:pt>
                <c:pt idx="9">
                  <c:v>2009</c:v>
                </c:pt>
                <c:pt idx="10">
                  <c:v>2010</c:v>
                </c:pt>
                <c:pt idx="11">
                  <c:v>2011</c:v>
                </c:pt>
              </c:numCache>
            </c:numRef>
          </c:cat>
          <c:val>
            <c:numRef>
              <c:f>'C:\Users\DEYU\Desktop\My Research\[同欧美国家对比.xlsx]Total'!$E$12:$E$23</c:f>
              <c:numCache>
                <c:formatCode>General</c:formatCode>
                <c:ptCount val="12"/>
                <c:pt idx="0">
                  <c:v>1.3692692307692298</c:v>
                </c:pt>
                <c:pt idx="1">
                  <c:v>1.368777292576419</c:v>
                </c:pt>
                <c:pt idx="2">
                  <c:v>1.3623018018018092</c:v>
                </c:pt>
                <c:pt idx="3">
                  <c:v>1.3575140186915891</c:v>
                </c:pt>
                <c:pt idx="4">
                  <c:v>1.3585555555555622</c:v>
                </c:pt>
                <c:pt idx="5">
                  <c:v>1.3628190954773858</c:v>
                </c:pt>
                <c:pt idx="6">
                  <c:v>1.3659894179894108</c:v>
                </c:pt>
                <c:pt idx="7">
                  <c:v>1.36234065934066</c:v>
                </c:pt>
                <c:pt idx="8">
                  <c:v>1.3481754385964921</c:v>
                </c:pt>
                <c:pt idx="9">
                  <c:v>1.3550121951219511</c:v>
                </c:pt>
                <c:pt idx="10">
                  <c:v>1.3561688311688387</c:v>
                </c:pt>
              </c:numCache>
            </c:numRef>
          </c:val>
        </c:ser>
        <c:ser>
          <c:idx val="5"/>
          <c:order val="4"/>
          <c:tx>
            <c:strRef>
              <c:f>'C:\Users\DEYU\Desktop\My Research\[同欧美国家对比.xlsx]Total'!$F$1</c:f>
              <c:strCache>
                <c:ptCount val="1"/>
                <c:pt idx="0">
                  <c:v>US</c:v>
                </c:pt>
              </c:strCache>
            </c:strRef>
          </c:tx>
          <c:spPr>
            <a:ln w="19050">
              <a:solidFill>
                <a:schemeClr val="tx1"/>
              </a:solidFill>
            </a:ln>
            <a:effectLst/>
          </c:spPr>
          <c:marker>
            <c:symbol val="circle"/>
            <c:size val="4"/>
            <c:spPr>
              <a:solidFill>
                <a:schemeClr val="bg1"/>
              </a:solidFill>
              <a:ln>
                <a:solidFill>
                  <a:schemeClr val="tx1"/>
                </a:solidFill>
              </a:ln>
              <a:effectLst/>
            </c:spPr>
          </c:marker>
          <c:cat>
            <c:numRef>
              <c:f>'C:\Users\DEYU\Desktop\My Research\[同欧美国家对比.xlsx]Total'!$A$12:$A$23</c:f>
              <c:numCache>
                <c:formatCode>General</c:formatCode>
                <c:ptCount val="12"/>
                <c:pt idx="0">
                  <c:v>2000</c:v>
                </c:pt>
                <c:pt idx="1">
                  <c:v>2001</c:v>
                </c:pt>
                <c:pt idx="2">
                  <c:v>2002</c:v>
                </c:pt>
                <c:pt idx="3">
                  <c:v>2003</c:v>
                </c:pt>
                <c:pt idx="4">
                  <c:v>2004</c:v>
                </c:pt>
                <c:pt idx="5">
                  <c:v>2005</c:v>
                </c:pt>
                <c:pt idx="6">
                  <c:v>2006</c:v>
                </c:pt>
                <c:pt idx="7">
                  <c:v>2007</c:v>
                </c:pt>
                <c:pt idx="8">
                  <c:v>2008</c:v>
                </c:pt>
                <c:pt idx="9">
                  <c:v>2009</c:v>
                </c:pt>
                <c:pt idx="10">
                  <c:v>2010</c:v>
                </c:pt>
                <c:pt idx="11">
                  <c:v>2011</c:v>
                </c:pt>
              </c:numCache>
            </c:numRef>
          </c:cat>
          <c:val>
            <c:numRef>
              <c:f>'C:\Users\DEYU\Desktop\My Research\[同欧美国家对比.xlsx]Total'!$F$12:$F$23</c:f>
              <c:numCache>
                <c:formatCode>General</c:formatCode>
                <c:ptCount val="12"/>
                <c:pt idx="0">
                  <c:v>0.50529949837525601</c:v>
                </c:pt>
                <c:pt idx="1">
                  <c:v>0.48630175441482132</c:v>
                </c:pt>
                <c:pt idx="2">
                  <c:v>0.470060205443317</c:v>
                </c:pt>
                <c:pt idx="3">
                  <c:v>0.46325945743925201</c:v>
                </c:pt>
                <c:pt idx="4">
                  <c:v>0.45804912355179694</c:v>
                </c:pt>
                <c:pt idx="5">
                  <c:v>0.44525574938914031</c:v>
                </c:pt>
                <c:pt idx="6">
                  <c:v>0.43818494334623753</c:v>
                </c:pt>
                <c:pt idx="7">
                  <c:v>0.42028363840154276</c:v>
                </c:pt>
                <c:pt idx="8">
                  <c:v>0.41012272567540253</c:v>
                </c:pt>
                <c:pt idx="9">
                  <c:v>0.40891632971129038</c:v>
                </c:pt>
                <c:pt idx="10">
                  <c:v>0.41923129086633076</c:v>
                </c:pt>
              </c:numCache>
            </c:numRef>
          </c:val>
        </c:ser>
        <c:ser>
          <c:idx val="6"/>
          <c:order val="5"/>
          <c:tx>
            <c:strRef>
              <c:f>'C:\Users\DEYU\Desktop\My Research\[同欧美国家对比.xlsx]Total'!$G$1</c:f>
              <c:strCache>
                <c:ptCount val="1"/>
                <c:pt idx="0">
                  <c:v>CN</c:v>
                </c:pt>
              </c:strCache>
            </c:strRef>
          </c:tx>
          <c:spPr>
            <a:ln w="19050">
              <a:solidFill>
                <a:schemeClr val="tx1"/>
              </a:solidFill>
            </a:ln>
            <a:effectLst/>
          </c:spPr>
          <c:marker>
            <c:symbol val="triangle"/>
            <c:size val="4"/>
            <c:spPr>
              <a:solidFill>
                <a:schemeClr val="bg1"/>
              </a:solidFill>
              <a:ln>
                <a:solidFill>
                  <a:schemeClr val="tx1"/>
                </a:solidFill>
              </a:ln>
              <a:effectLst/>
            </c:spPr>
          </c:marker>
          <c:cat>
            <c:numRef>
              <c:f>'C:\Users\DEYU\Desktop\My Research\[同欧美国家对比.xlsx]Total'!$A$12:$A$23</c:f>
              <c:numCache>
                <c:formatCode>General</c:formatCode>
                <c:ptCount val="12"/>
                <c:pt idx="0">
                  <c:v>2000</c:v>
                </c:pt>
                <c:pt idx="1">
                  <c:v>2001</c:v>
                </c:pt>
                <c:pt idx="2">
                  <c:v>2002</c:v>
                </c:pt>
                <c:pt idx="3">
                  <c:v>2003</c:v>
                </c:pt>
                <c:pt idx="4">
                  <c:v>2004</c:v>
                </c:pt>
                <c:pt idx="5">
                  <c:v>2005</c:v>
                </c:pt>
                <c:pt idx="6">
                  <c:v>2006</c:v>
                </c:pt>
                <c:pt idx="7">
                  <c:v>2007</c:v>
                </c:pt>
                <c:pt idx="8">
                  <c:v>2008</c:v>
                </c:pt>
                <c:pt idx="9">
                  <c:v>2009</c:v>
                </c:pt>
                <c:pt idx="10">
                  <c:v>2010</c:v>
                </c:pt>
                <c:pt idx="11">
                  <c:v>2011</c:v>
                </c:pt>
              </c:numCache>
            </c:numRef>
          </c:cat>
          <c:val>
            <c:numRef>
              <c:f>'C:\Users\DEYU\Desktop\My Research\[同欧美国家对比.xlsx]Total'!$G$12:$G$23</c:f>
              <c:numCache>
                <c:formatCode>General</c:formatCode>
                <c:ptCount val="12"/>
                <c:pt idx="0">
                  <c:v>0.83079107445893441</c:v>
                </c:pt>
                <c:pt idx="1">
                  <c:v>0.86421854530088704</c:v>
                </c:pt>
                <c:pt idx="2">
                  <c:v>0.86848126528674696</c:v>
                </c:pt>
                <c:pt idx="3">
                  <c:v>0.89668872386357235</c:v>
                </c:pt>
                <c:pt idx="4">
                  <c:v>1.135264506486912</c:v>
                </c:pt>
                <c:pt idx="5">
                  <c:v>1.2629515784423899</c:v>
                </c:pt>
                <c:pt idx="6">
                  <c:v>1.374393118979041</c:v>
                </c:pt>
                <c:pt idx="7">
                  <c:v>1.4122197127829537</c:v>
                </c:pt>
                <c:pt idx="8">
                  <c:v>1.4268374534320738</c:v>
                </c:pt>
                <c:pt idx="9">
                  <c:v>1.438567490801381</c:v>
                </c:pt>
                <c:pt idx="10">
                  <c:v>1.454530546052542</c:v>
                </c:pt>
              </c:numCache>
            </c:numRef>
          </c:val>
        </c:ser>
        <c:dLbls/>
        <c:marker val="1"/>
        <c:axId val="91268992"/>
        <c:axId val="59248640"/>
      </c:lineChart>
      <c:catAx>
        <c:axId val="91268992"/>
        <c:scaling>
          <c:orientation val="minMax"/>
        </c:scaling>
        <c:axPos val="b"/>
        <c:title>
          <c:tx>
            <c:rich>
              <a:bodyPr/>
              <a:lstStyle/>
              <a:p>
                <a:pPr>
                  <a:defRPr/>
                </a:pPr>
                <a:r>
                  <a:rPr lang="en-US"/>
                  <a:t>Year</a:t>
                </a:r>
                <a:endParaRPr lang="zh-CN"/>
              </a:p>
            </c:rich>
          </c:tx>
        </c:title>
        <c:numFmt formatCode="General" sourceLinked="1"/>
        <c:tickLblPos val="nextTo"/>
        <c:crossAx val="59248640"/>
        <c:crosses val="autoZero"/>
        <c:auto val="1"/>
        <c:lblAlgn val="ctr"/>
        <c:lblOffset val="100"/>
      </c:catAx>
      <c:valAx>
        <c:axId val="59248640"/>
        <c:scaling>
          <c:orientation val="minMax"/>
        </c:scaling>
        <c:axPos val="l"/>
        <c:majorGridlines/>
        <c:title>
          <c:tx>
            <c:rich>
              <a:bodyPr rot="-5400000" vert="horz"/>
              <a:lstStyle/>
              <a:p>
                <a:pPr>
                  <a:defRPr/>
                </a:pPr>
                <a:r>
                  <a:rPr lang="en-US"/>
                  <a:t>Human damage (injuries or fatalities per accident)</a:t>
                </a:r>
                <a:endParaRPr lang="zh-CN"/>
              </a:p>
            </c:rich>
          </c:tx>
        </c:title>
        <c:numFmt formatCode="General" sourceLinked="1"/>
        <c:tickLblPos val="nextTo"/>
        <c:crossAx val="91268992"/>
        <c:crosses val="autoZero"/>
        <c:crossBetween val="between"/>
      </c:valAx>
    </c:plotArea>
    <c:legend>
      <c:legendPos val="r"/>
    </c:legend>
    <c:plotVisOnly val="1"/>
    <c:dispBlanksAs val="gap"/>
  </c:chart>
  <c:txPr>
    <a:bodyPr/>
    <a:lstStyle/>
    <a:p>
      <a:pPr>
        <a:defRPr sz="900" b="0">
          <a:latin typeface="Times New Roman" pitchFamily="18" charset="0"/>
          <a:cs typeface="Times New Roman" pitchFamily="18" charset="0"/>
        </a:defRPr>
      </a:pPr>
      <a:endParaRPr lang="zh-CN"/>
    </a:p>
  </c:txPr>
  <c:externalData r:id="rId1"/>
</c:chartSpace>
</file>

<file path=word/charts/chart20.xml><?xml version="1.0" encoding="utf-8"?>
<c:chartSpace xmlns:c="http://schemas.openxmlformats.org/drawingml/2006/chart" xmlns:a="http://schemas.openxmlformats.org/drawingml/2006/main" xmlns:r="http://schemas.openxmlformats.org/officeDocument/2006/relationships">
  <c:lang val="zh-CN"/>
  <c:style val="18"/>
  <c:chart>
    <c:autoTitleDeleted val="1"/>
    <c:plotArea>
      <c:layout>
        <c:manualLayout>
          <c:layoutTarget val="inner"/>
          <c:xMode val="edge"/>
          <c:yMode val="edge"/>
          <c:x val="0.13878042007973201"/>
          <c:y val="6.4705882352941502E-2"/>
          <c:w val="0.53737834901626635"/>
          <c:h val="0.69411405168002904"/>
        </c:manualLayout>
      </c:layout>
      <c:lineChart>
        <c:grouping val="standard"/>
        <c:ser>
          <c:idx val="1"/>
          <c:order val="0"/>
          <c:tx>
            <c:strRef>
              <c:f>'C:\Users\DEYU\Desktop\My Research\[不同因素分解v1.3.xlsx]事故原因'!$K$1</c:f>
              <c:strCache>
                <c:ptCount val="1"/>
                <c:pt idx="0">
                  <c:v>Speeding</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Research\[不同因素分解v1.3.xlsx]事故原因'!$A$15:$A$25</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Research\[不同因素分解v1.3.xlsx]事故原因'!$K$2:$K$12</c:f>
              <c:numCache>
                <c:formatCode>General</c:formatCode>
                <c:ptCount val="11"/>
                <c:pt idx="0">
                  <c:v>1.0378948948197733</c:v>
                </c:pt>
                <c:pt idx="1">
                  <c:v>1.03173046927225</c:v>
                </c:pt>
                <c:pt idx="2">
                  <c:v>1.072036288957595</c:v>
                </c:pt>
                <c:pt idx="3">
                  <c:v>1.065928127533099</c:v>
                </c:pt>
                <c:pt idx="4">
                  <c:v>1.2261531780252521</c:v>
                </c:pt>
                <c:pt idx="5">
                  <c:v>1.3114234165796153</c:v>
                </c:pt>
                <c:pt idx="6">
                  <c:v>1.4152681353523198</c:v>
                </c:pt>
                <c:pt idx="7">
                  <c:v>1.4367067817361958</c:v>
                </c:pt>
                <c:pt idx="8">
                  <c:v>1.4602462360008899</c:v>
                </c:pt>
                <c:pt idx="9">
                  <c:v>1.487411421425594</c:v>
                </c:pt>
                <c:pt idx="10">
                  <c:v>1.496575499885084</c:v>
                </c:pt>
              </c:numCache>
            </c:numRef>
          </c:val>
        </c:ser>
        <c:ser>
          <c:idx val="4"/>
          <c:order val="1"/>
          <c:tx>
            <c:strRef>
              <c:f>'C:\Users\DEYU\Desktop\My Research\[不同因素分解v1.3.xlsx]事故原因'!$N$1</c:f>
              <c:strCache>
                <c:ptCount val="1"/>
                <c:pt idx="0">
                  <c:v>Inadequate operation</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Research\[不同因素分解v1.3.xlsx]事故原因'!$A$15:$A$25</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Research\[不同因素分解v1.3.xlsx]事故原因'!$N$2:$N$12</c:f>
              <c:numCache>
                <c:formatCode>General</c:formatCode>
                <c:ptCount val="11"/>
                <c:pt idx="0">
                  <c:v>0.80814907523293</c:v>
                </c:pt>
                <c:pt idx="1">
                  <c:v>0.83993872692502802</c:v>
                </c:pt>
                <c:pt idx="2">
                  <c:v>0.83100748808713398</c:v>
                </c:pt>
                <c:pt idx="3">
                  <c:v>0.844145925060652</c:v>
                </c:pt>
                <c:pt idx="4">
                  <c:v>1.2239978005739118</c:v>
                </c:pt>
                <c:pt idx="5">
                  <c:v>1.2600611977269418</c:v>
                </c:pt>
                <c:pt idx="6">
                  <c:v>1.2337342892281706</c:v>
                </c:pt>
                <c:pt idx="7">
                  <c:v>1.3461727787349251</c:v>
                </c:pt>
                <c:pt idx="8">
                  <c:v>1.3849248927038618</c:v>
                </c:pt>
                <c:pt idx="9">
                  <c:v>1.4139344262295017</c:v>
                </c:pt>
                <c:pt idx="10">
                  <c:v>1.4193548387096708</c:v>
                </c:pt>
              </c:numCache>
            </c:numRef>
          </c:val>
        </c:ser>
        <c:ser>
          <c:idx val="5"/>
          <c:order val="2"/>
          <c:tx>
            <c:strRef>
              <c:f>'C:\Users\DEYU\Desktop\My Research\[不同因素分解v1.3.xlsx]事故原因'!$O$1</c:f>
              <c:strCache>
                <c:ptCount val="1"/>
                <c:pt idx="0">
                  <c:v>Fail to yield to traffic</c:v>
                </c:pt>
              </c:strCache>
            </c:strRef>
          </c:tx>
          <c:spPr>
            <a:ln w="19050">
              <a:solidFill>
                <a:schemeClr val="tx1"/>
              </a:solidFill>
            </a:ln>
            <a:effectLst/>
          </c:spPr>
          <c:marker>
            <c:symbol val="triangle"/>
            <c:size val="4"/>
            <c:spPr>
              <a:solidFill>
                <a:schemeClr val="bg1"/>
              </a:solidFill>
              <a:ln>
                <a:solidFill>
                  <a:schemeClr val="tx1"/>
                </a:solidFill>
              </a:ln>
              <a:effectLst/>
            </c:spPr>
          </c:marker>
          <c:cat>
            <c:numRef>
              <c:f>'C:\Users\DEYU\Desktop\My Research\[不同因素分解v1.3.xlsx]事故原因'!$A$15:$A$25</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Research\[不同因素分解v1.3.xlsx]事故原因'!$O$2:$O$12</c:f>
              <c:numCache>
                <c:formatCode>General</c:formatCode>
                <c:ptCount val="11"/>
                <c:pt idx="0">
                  <c:v>0.61506174710205297</c:v>
                </c:pt>
                <c:pt idx="1">
                  <c:v>0.70844415690221096</c:v>
                </c:pt>
                <c:pt idx="2">
                  <c:v>0.72851090608740598</c:v>
                </c:pt>
                <c:pt idx="3">
                  <c:v>0.80091821395197704</c:v>
                </c:pt>
                <c:pt idx="4">
                  <c:v>1.0718276566025509</c:v>
                </c:pt>
                <c:pt idx="5">
                  <c:v>1.1708111187985841</c:v>
                </c:pt>
                <c:pt idx="6">
                  <c:v>1.2685855611057888</c:v>
                </c:pt>
                <c:pt idx="7">
                  <c:v>1.3067651193226799</c:v>
                </c:pt>
                <c:pt idx="8">
                  <c:v>1.3189797604295739</c:v>
                </c:pt>
                <c:pt idx="9">
                  <c:v>1.3177442854754216</c:v>
                </c:pt>
                <c:pt idx="10">
                  <c:v>1.3336321451170638</c:v>
                </c:pt>
              </c:numCache>
            </c:numRef>
          </c:val>
        </c:ser>
        <c:ser>
          <c:idx val="0"/>
          <c:order val="3"/>
          <c:tx>
            <c:strRef>
              <c:f>'C:\Users\DEYU\Desktop\My Research\[不同因素分解v1.3.xlsx]事故原因'!$P$1</c:f>
              <c:strCache>
                <c:ptCount val="1"/>
                <c:pt idx="0">
                  <c:v>Average</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Research\[不同因素分解v1.3.xlsx]事故原因'!$A$15:$A$25</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Research\[不同因素分解v1.3.xlsx]事故原因'!$P$2:$P$12</c:f>
              <c:numCache>
                <c:formatCode>General</c:formatCode>
                <c:ptCount val="11"/>
                <c:pt idx="0">
                  <c:v>0.83079107445893441</c:v>
                </c:pt>
                <c:pt idx="1">
                  <c:v>0.86421854530088704</c:v>
                </c:pt>
                <c:pt idx="2">
                  <c:v>0.86848126528674696</c:v>
                </c:pt>
                <c:pt idx="3">
                  <c:v>0.89668872386357235</c:v>
                </c:pt>
                <c:pt idx="4">
                  <c:v>1.135264506486912</c:v>
                </c:pt>
                <c:pt idx="5">
                  <c:v>1.2629515784423899</c:v>
                </c:pt>
                <c:pt idx="6">
                  <c:v>1.374393118979041</c:v>
                </c:pt>
                <c:pt idx="7">
                  <c:v>1.4122197127829537</c:v>
                </c:pt>
                <c:pt idx="8">
                  <c:v>1.4268374534320738</c:v>
                </c:pt>
                <c:pt idx="9">
                  <c:v>1.438567490801381</c:v>
                </c:pt>
                <c:pt idx="10">
                  <c:v>1.454530546052542</c:v>
                </c:pt>
              </c:numCache>
            </c:numRef>
          </c:val>
        </c:ser>
        <c:dLbls/>
        <c:marker val="1"/>
        <c:axId val="93337088"/>
        <c:axId val="93339008"/>
      </c:lineChart>
      <c:catAx>
        <c:axId val="93337088"/>
        <c:scaling>
          <c:orientation val="minMax"/>
        </c:scaling>
        <c:axPos val="b"/>
        <c:title>
          <c:tx>
            <c:rich>
              <a:bodyPr/>
              <a:lstStyle/>
              <a:p>
                <a:pPr>
                  <a:defRPr/>
                </a:pPr>
                <a:r>
                  <a:rPr lang="en-US" altLang="zh-CN" sz="900" b="0" i="0" u="none" strike="noStrike" baseline="0">
                    <a:effectLst/>
                  </a:rPr>
                  <a:t>Year</a:t>
                </a:r>
                <a:endParaRPr lang="zh-CN" altLang="en-US"/>
              </a:p>
            </c:rich>
          </c:tx>
        </c:title>
        <c:numFmt formatCode="General" sourceLinked="1"/>
        <c:tickLblPos val="nextTo"/>
        <c:crossAx val="93339008"/>
        <c:crosses val="autoZero"/>
        <c:auto val="1"/>
        <c:lblAlgn val="ctr"/>
        <c:lblOffset val="100"/>
      </c:catAx>
      <c:valAx>
        <c:axId val="93339008"/>
        <c:scaling>
          <c:orientation val="minMax"/>
        </c:scaling>
        <c:axPos val="l"/>
        <c:title>
          <c:tx>
            <c:rich>
              <a:bodyPr rot="-5400000" vert="horz"/>
              <a:lstStyle/>
              <a:p>
                <a:pPr>
                  <a:defRPr sz="900"/>
                </a:pPr>
                <a:r>
                  <a:rPr lang="en-US" altLang="zh-CN" sz="900" b="0" i="0" baseline="0">
                    <a:effectLst/>
                  </a:rPr>
                  <a:t>Human damage by causes</a:t>
                </a:r>
                <a:endParaRPr lang="zh-CN" altLang="zh-CN" sz="900">
                  <a:effectLst/>
                </a:endParaRPr>
              </a:p>
              <a:p>
                <a:pPr>
                  <a:defRPr sz="900"/>
                </a:pPr>
                <a:r>
                  <a:rPr lang="en-US" altLang="zh-CN" sz="900" b="0" i="0" baseline="0">
                    <a:effectLst/>
                  </a:rPr>
                  <a:t>(human damage/accident)</a:t>
                </a:r>
                <a:endParaRPr lang="zh-CN" altLang="zh-CN" sz="900">
                  <a:effectLst/>
                </a:endParaRPr>
              </a:p>
            </c:rich>
          </c:tx>
        </c:title>
        <c:numFmt formatCode="General" sourceLinked="1"/>
        <c:tickLblPos val="nextTo"/>
        <c:crossAx val="93337088"/>
        <c:crosses val="autoZero"/>
        <c:crossBetween val="between"/>
      </c:valAx>
      <c:spPr>
        <a:ln>
          <a:solidFill>
            <a:schemeClr val="tx1"/>
          </a:solidFill>
        </a:ln>
      </c:spPr>
    </c:plotArea>
    <c:legend>
      <c:legendPos val="r"/>
      <c:layout>
        <c:manualLayout>
          <c:xMode val="edge"/>
          <c:yMode val="edge"/>
          <c:x val="0.69876375969376603"/>
          <c:y val="0.14751659423930424"/>
          <c:w val="0.28862913504949705"/>
          <c:h val="0.52360490968040863"/>
        </c:manualLayout>
      </c:layout>
      <c:spPr>
        <a:ln>
          <a:solidFill>
            <a:schemeClr val="tx1"/>
          </a:solidFill>
        </a:ln>
      </c:spPr>
      <c:txPr>
        <a:bodyPr/>
        <a:lstStyle/>
        <a:p>
          <a:pPr>
            <a:defRPr sz="900"/>
          </a:pPr>
          <a:endParaRPr lang="zh-CN"/>
        </a:p>
      </c:txPr>
    </c:legend>
    <c:plotVisOnly val="1"/>
    <c:dispBlanksAs val="gap"/>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chartSpace>
</file>

<file path=word/charts/chart21.xml><?xml version="1.0" encoding="utf-8"?>
<c:chartSpace xmlns:c="http://schemas.openxmlformats.org/drawingml/2006/chart" xmlns:a="http://schemas.openxmlformats.org/drawingml/2006/main" xmlns:r="http://schemas.openxmlformats.org/officeDocument/2006/relationships">
  <c:lang val="zh-CN"/>
  <c:style val="18"/>
  <c:chart>
    <c:autoTitleDeleted val="1"/>
    <c:plotArea>
      <c:layout>
        <c:manualLayout>
          <c:layoutTarget val="inner"/>
          <c:xMode val="edge"/>
          <c:yMode val="edge"/>
          <c:x val="0.16483845375751224"/>
          <c:y val="6.4705882352941502E-2"/>
          <c:w val="0.52812557471972632"/>
          <c:h val="0.70587529837218521"/>
        </c:manualLayout>
      </c:layout>
      <c:lineChart>
        <c:grouping val="standard"/>
        <c:ser>
          <c:idx val="2"/>
          <c:order val="0"/>
          <c:tx>
            <c:strRef>
              <c:f>'C:\Users\DEYU\Desktop\My Research\[不同因素分解v1.3.xlsx]交通控制'!$A$26</c:f>
              <c:strCache>
                <c:ptCount val="1"/>
                <c:pt idx="0">
                  <c:v>Signs and markings</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Research\[不同因素分解v1.3.xlsx]交通控制'!$B$1:$K$1</c:f>
              <c:numCache>
                <c:formatCode>General</c:formatCode>
                <c:ptCount val="10"/>
                <c:pt idx="0">
                  <c:v>2000</c:v>
                </c:pt>
                <c:pt idx="1">
                  <c:v>2001</c:v>
                </c:pt>
                <c:pt idx="2">
                  <c:v>2002</c:v>
                </c:pt>
                <c:pt idx="3">
                  <c:v>2003</c:v>
                </c:pt>
                <c:pt idx="4">
                  <c:v>2004</c:v>
                </c:pt>
                <c:pt idx="5">
                  <c:v>2005</c:v>
                </c:pt>
                <c:pt idx="6">
                  <c:v>2007</c:v>
                </c:pt>
                <c:pt idx="7">
                  <c:v>2008</c:v>
                </c:pt>
                <c:pt idx="8">
                  <c:v>2009</c:v>
                </c:pt>
                <c:pt idx="9">
                  <c:v>2010</c:v>
                </c:pt>
              </c:numCache>
            </c:numRef>
          </c:cat>
          <c:val>
            <c:numRef>
              <c:f>'C:\Users\DEYU\Desktop\My Research\[不同因素分解v1.3.xlsx]交通控制'!$B$26:$K$26</c:f>
              <c:numCache>
                <c:formatCode>General</c:formatCode>
                <c:ptCount val="10"/>
                <c:pt idx="0">
                  <c:v>0.72462427055505518</c:v>
                </c:pt>
                <c:pt idx="1">
                  <c:v>0.82263501068297906</c:v>
                </c:pt>
                <c:pt idx="2">
                  <c:v>0.84386526479524759</c:v>
                </c:pt>
                <c:pt idx="3">
                  <c:v>0.87313133823050182</c:v>
                </c:pt>
                <c:pt idx="4">
                  <c:v>1.0866982403928698</c:v>
                </c:pt>
                <c:pt idx="5">
                  <c:v>1.2433914088314744</c:v>
                </c:pt>
                <c:pt idx="6">
                  <c:v>1.412559234067245</c:v>
                </c:pt>
                <c:pt idx="7">
                  <c:v>1.4346815343091859</c:v>
                </c:pt>
                <c:pt idx="8">
                  <c:v>1.4508099880404384</c:v>
                </c:pt>
                <c:pt idx="9">
                  <c:v>1.4788292621386689</c:v>
                </c:pt>
              </c:numCache>
            </c:numRef>
          </c:val>
        </c:ser>
        <c:ser>
          <c:idx val="5"/>
          <c:order val="1"/>
          <c:tx>
            <c:strRef>
              <c:f>'C:\Users\DEYU\Desktop\My Research\[不同因素分解v1.3.xlsx]交通控制'!$A$29</c:f>
              <c:strCache>
                <c:ptCount val="1"/>
                <c:pt idx="0">
                  <c:v>Uncontrolled</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Research\[不同因素分解v1.3.xlsx]交通控制'!$B$1:$K$1</c:f>
              <c:numCache>
                <c:formatCode>General</c:formatCode>
                <c:ptCount val="10"/>
                <c:pt idx="0">
                  <c:v>2000</c:v>
                </c:pt>
                <c:pt idx="1">
                  <c:v>2001</c:v>
                </c:pt>
                <c:pt idx="2">
                  <c:v>2002</c:v>
                </c:pt>
                <c:pt idx="3">
                  <c:v>2003</c:v>
                </c:pt>
                <c:pt idx="4">
                  <c:v>2004</c:v>
                </c:pt>
                <c:pt idx="5">
                  <c:v>2005</c:v>
                </c:pt>
                <c:pt idx="6">
                  <c:v>2007</c:v>
                </c:pt>
                <c:pt idx="7">
                  <c:v>2008</c:v>
                </c:pt>
                <c:pt idx="8">
                  <c:v>2009</c:v>
                </c:pt>
                <c:pt idx="9">
                  <c:v>2010</c:v>
                </c:pt>
              </c:numCache>
            </c:numRef>
          </c:cat>
          <c:val>
            <c:numRef>
              <c:f>'C:\Users\DEYU\Desktop\My Research\[不同因素分解v1.3.xlsx]交通控制'!$B$29:$K$29</c:f>
              <c:numCache>
                <c:formatCode>General</c:formatCode>
                <c:ptCount val="10"/>
                <c:pt idx="0">
                  <c:v>0.98763021781889981</c:v>
                </c:pt>
                <c:pt idx="1">
                  <c:v>1.0535952264554018</c:v>
                </c:pt>
                <c:pt idx="2">
                  <c:v>1.09415110671448</c:v>
                </c:pt>
                <c:pt idx="3">
                  <c:v>1.1293982061872898</c:v>
                </c:pt>
                <c:pt idx="4">
                  <c:v>1.2563830744767135</c:v>
                </c:pt>
                <c:pt idx="5">
                  <c:v>1.3169056926872678</c:v>
                </c:pt>
                <c:pt idx="6">
                  <c:v>1.4468982583753487</c:v>
                </c:pt>
                <c:pt idx="7">
                  <c:v>1.4474549411041198</c:v>
                </c:pt>
                <c:pt idx="8">
                  <c:v>1.4484791478988919</c:v>
                </c:pt>
                <c:pt idx="9">
                  <c:v>1.4446179877651959</c:v>
                </c:pt>
              </c:numCache>
            </c:numRef>
          </c:val>
        </c:ser>
        <c:ser>
          <c:idx val="0"/>
          <c:order val="2"/>
          <c:tx>
            <c:strRef>
              <c:f>'C:\Users\DEYU\Desktop\My Research\[不同因素分解v1.3.xlsx]交通控制'!$A$30</c:f>
              <c:strCache>
                <c:ptCount val="1"/>
                <c:pt idx="0">
                  <c:v>Average</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Research\[不同因素分解v1.3.xlsx]交通控制'!$B$1:$K$1</c:f>
              <c:numCache>
                <c:formatCode>General</c:formatCode>
                <c:ptCount val="10"/>
                <c:pt idx="0">
                  <c:v>2000</c:v>
                </c:pt>
                <c:pt idx="1">
                  <c:v>2001</c:v>
                </c:pt>
                <c:pt idx="2">
                  <c:v>2002</c:v>
                </c:pt>
                <c:pt idx="3">
                  <c:v>2003</c:v>
                </c:pt>
                <c:pt idx="4">
                  <c:v>2004</c:v>
                </c:pt>
                <c:pt idx="5">
                  <c:v>2005</c:v>
                </c:pt>
                <c:pt idx="6">
                  <c:v>2007</c:v>
                </c:pt>
                <c:pt idx="7">
                  <c:v>2008</c:v>
                </c:pt>
                <c:pt idx="8">
                  <c:v>2009</c:v>
                </c:pt>
                <c:pt idx="9">
                  <c:v>2010</c:v>
                </c:pt>
              </c:numCache>
            </c:numRef>
          </c:cat>
          <c:val>
            <c:numRef>
              <c:f>'C:\Users\DEYU\Desktop\My Research\[不同因素分解v1.3.xlsx]交通控制'!$B$30:$K$30</c:f>
              <c:numCache>
                <c:formatCode>General</c:formatCode>
                <c:ptCount val="10"/>
                <c:pt idx="0">
                  <c:v>0.83079107445893441</c:v>
                </c:pt>
                <c:pt idx="1">
                  <c:v>0.86421854530088704</c:v>
                </c:pt>
                <c:pt idx="2">
                  <c:v>0.86848126528674696</c:v>
                </c:pt>
                <c:pt idx="3">
                  <c:v>0.89668872386357235</c:v>
                </c:pt>
                <c:pt idx="4">
                  <c:v>1.135264506486912</c:v>
                </c:pt>
                <c:pt idx="5">
                  <c:v>1.2629515784423899</c:v>
                </c:pt>
                <c:pt idx="6">
                  <c:v>1.4122197127829537</c:v>
                </c:pt>
                <c:pt idx="7">
                  <c:v>1.4268374534320738</c:v>
                </c:pt>
                <c:pt idx="8">
                  <c:v>1.438567490801381</c:v>
                </c:pt>
                <c:pt idx="9">
                  <c:v>1.454530546052542</c:v>
                </c:pt>
              </c:numCache>
            </c:numRef>
          </c:val>
        </c:ser>
        <c:dLbls/>
        <c:marker val="1"/>
        <c:axId val="93799936"/>
        <c:axId val="93801856"/>
      </c:lineChart>
      <c:catAx>
        <c:axId val="93799936"/>
        <c:scaling>
          <c:orientation val="minMax"/>
        </c:scaling>
        <c:axPos val="b"/>
        <c:title>
          <c:tx>
            <c:rich>
              <a:bodyPr/>
              <a:lstStyle/>
              <a:p>
                <a:pPr>
                  <a:defRPr/>
                </a:pPr>
                <a:r>
                  <a:rPr lang="en-US" altLang="zh-CN" sz="900" b="0" i="0" u="none" strike="noStrike" baseline="0">
                    <a:effectLst/>
                  </a:rPr>
                  <a:t>Year</a:t>
                </a:r>
                <a:endParaRPr lang="zh-CN" altLang="en-US"/>
              </a:p>
            </c:rich>
          </c:tx>
        </c:title>
        <c:numFmt formatCode="General" sourceLinked="1"/>
        <c:tickLblPos val="nextTo"/>
        <c:crossAx val="93801856"/>
        <c:crosses val="autoZero"/>
        <c:auto val="1"/>
        <c:lblAlgn val="ctr"/>
        <c:lblOffset val="100"/>
      </c:catAx>
      <c:valAx>
        <c:axId val="93801856"/>
        <c:scaling>
          <c:orientation val="minMax"/>
        </c:scaling>
        <c:axPos val="l"/>
        <c:title>
          <c:tx>
            <c:rich>
              <a:bodyPr rot="-5400000" vert="horz"/>
              <a:lstStyle/>
              <a:p>
                <a:pPr>
                  <a:defRPr sz="900"/>
                </a:pPr>
                <a:r>
                  <a:rPr lang="en-US" altLang="zh-CN" sz="900" b="0" i="0" baseline="0">
                    <a:effectLst/>
                  </a:rPr>
                  <a:t>Human damage by intersection control</a:t>
                </a:r>
                <a:endParaRPr lang="zh-CN" altLang="zh-CN" sz="900">
                  <a:effectLst/>
                </a:endParaRPr>
              </a:p>
              <a:p>
                <a:pPr>
                  <a:defRPr sz="900"/>
                </a:pPr>
                <a:r>
                  <a:rPr lang="en-US" altLang="zh-CN" sz="900" b="0" i="0" baseline="0">
                    <a:effectLst/>
                  </a:rPr>
                  <a:t>(human damage/accident)</a:t>
                </a:r>
                <a:endParaRPr lang="zh-CN" altLang="zh-CN" sz="900">
                  <a:effectLst/>
                </a:endParaRPr>
              </a:p>
            </c:rich>
          </c:tx>
        </c:title>
        <c:numFmt formatCode="General" sourceLinked="1"/>
        <c:tickLblPos val="nextTo"/>
        <c:crossAx val="93799936"/>
        <c:crosses val="autoZero"/>
        <c:crossBetween val="between"/>
      </c:valAx>
      <c:spPr>
        <a:ln>
          <a:solidFill>
            <a:schemeClr val="tx1"/>
          </a:solidFill>
        </a:ln>
      </c:spPr>
    </c:plotArea>
    <c:legend>
      <c:legendPos val="r"/>
      <c:spPr>
        <a:ln>
          <a:solidFill>
            <a:schemeClr val="tx1"/>
          </a:solidFill>
        </a:ln>
      </c:spPr>
    </c:legend>
    <c:plotVisOnly val="1"/>
    <c:dispBlanksAs val="gap"/>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chartSpace>
</file>

<file path=word/charts/chart22.xml><?xml version="1.0" encoding="utf-8"?>
<c:chartSpace xmlns:c="http://schemas.openxmlformats.org/drawingml/2006/chart" xmlns:a="http://schemas.openxmlformats.org/drawingml/2006/main" xmlns:r="http://schemas.openxmlformats.org/officeDocument/2006/relationships">
  <c:lang val="zh-CN"/>
  <c:style val="18"/>
  <c:chart>
    <c:autoTitleDeleted val="1"/>
    <c:plotArea>
      <c:layout>
        <c:manualLayout>
          <c:layoutTarget val="inner"/>
          <c:xMode val="edge"/>
          <c:yMode val="edge"/>
          <c:x val="0.15011543267419108"/>
          <c:y val="6.4705882352941502E-2"/>
          <c:w val="0.54193629119259201"/>
          <c:h val="0.69319592403890762"/>
        </c:manualLayout>
      </c:layout>
      <c:lineChart>
        <c:grouping val="standard"/>
        <c:ser>
          <c:idx val="2"/>
          <c:order val="0"/>
          <c:tx>
            <c:strRef>
              <c:f>'C:\Users\DEYU\Desktop\My Research\[不同因素分解v1.3.xlsx]交通控制'!$A$34</c:f>
              <c:strCache>
                <c:ptCount val="1"/>
                <c:pt idx="0">
                  <c:v>Signs and markings</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Research\[不同因素分解v1.3.xlsx]交通控制'!$B$31:$K$31</c:f>
              <c:numCache>
                <c:formatCode>General</c:formatCode>
                <c:ptCount val="10"/>
                <c:pt idx="0">
                  <c:v>2000</c:v>
                </c:pt>
                <c:pt idx="1">
                  <c:v>2001</c:v>
                </c:pt>
                <c:pt idx="2">
                  <c:v>2002</c:v>
                </c:pt>
                <c:pt idx="3">
                  <c:v>2003</c:v>
                </c:pt>
                <c:pt idx="4">
                  <c:v>2004</c:v>
                </c:pt>
                <c:pt idx="5">
                  <c:v>2005</c:v>
                </c:pt>
                <c:pt idx="6">
                  <c:v>2007</c:v>
                </c:pt>
                <c:pt idx="7">
                  <c:v>2008</c:v>
                </c:pt>
                <c:pt idx="8">
                  <c:v>2009</c:v>
                </c:pt>
                <c:pt idx="9">
                  <c:v>2010</c:v>
                </c:pt>
              </c:numCache>
            </c:numRef>
          </c:cat>
          <c:val>
            <c:numRef>
              <c:f>'C:\Users\DEYU\Desktop\My Research\[不同因素分解v1.3.xlsx]交通控制'!$B$34:$K$34</c:f>
              <c:numCache>
                <c:formatCode>General</c:formatCode>
                <c:ptCount val="10"/>
                <c:pt idx="0">
                  <c:v>0.18279370571758141</c:v>
                </c:pt>
                <c:pt idx="1">
                  <c:v>0.16083963056255204</c:v>
                </c:pt>
                <c:pt idx="2">
                  <c:v>0.16283852330759788</c:v>
                </c:pt>
                <c:pt idx="3">
                  <c:v>0.18023257882173804</c:v>
                </c:pt>
                <c:pt idx="4">
                  <c:v>0.187084825993379</c:v>
                </c:pt>
                <c:pt idx="5">
                  <c:v>0.18199517531237988</c:v>
                </c:pt>
                <c:pt idx="6">
                  <c:v>0.18706116829077221</c:v>
                </c:pt>
                <c:pt idx="7">
                  <c:v>0.204477523126851</c:v>
                </c:pt>
                <c:pt idx="8">
                  <c:v>0.20947637152092688</c:v>
                </c:pt>
                <c:pt idx="9">
                  <c:v>0.21608710024846262</c:v>
                </c:pt>
              </c:numCache>
            </c:numRef>
          </c:val>
        </c:ser>
        <c:ser>
          <c:idx val="5"/>
          <c:order val="1"/>
          <c:tx>
            <c:strRef>
              <c:f>'C:\Users\DEYU\Desktop\My Research\[不同因素分解v1.3.xlsx]交通控制'!$A$37</c:f>
              <c:strCache>
                <c:ptCount val="1"/>
                <c:pt idx="0">
                  <c:v>Uncontrolled</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Research\[不同因素分解v1.3.xlsx]交通控制'!$B$31:$K$31</c:f>
              <c:numCache>
                <c:formatCode>General</c:formatCode>
                <c:ptCount val="10"/>
                <c:pt idx="0">
                  <c:v>2000</c:v>
                </c:pt>
                <c:pt idx="1">
                  <c:v>2001</c:v>
                </c:pt>
                <c:pt idx="2">
                  <c:v>2002</c:v>
                </c:pt>
                <c:pt idx="3">
                  <c:v>2003</c:v>
                </c:pt>
                <c:pt idx="4">
                  <c:v>2004</c:v>
                </c:pt>
                <c:pt idx="5">
                  <c:v>2005</c:v>
                </c:pt>
                <c:pt idx="6">
                  <c:v>2007</c:v>
                </c:pt>
                <c:pt idx="7">
                  <c:v>2008</c:v>
                </c:pt>
                <c:pt idx="8">
                  <c:v>2009</c:v>
                </c:pt>
                <c:pt idx="9">
                  <c:v>2010</c:v>
                </c:pt>
              </c:numCache>
            </c:numRef>
          </c:cat>
          <c:val>
            <c:numRef>
              <c:f>'C:\Users\DEYU\Desktop\My Research\[不同因素分解v1.3.xlsx]交通控制'!$B$37:$K$37</c:f>
              <c:numCache>
                <c:formatCode>General</c:formatCode>
                <c:ptCount val="10"/>
                <c:pt idx="0">
                  <c:v>0.18841648718024576</c:v>
                </c:pt>
                <c:pt idx="1">
                  <c:v>0.16913606142659204</c:v>
                </c:pt>
                <c:pt idx="2">
                  <c:v>0.1698483018721722</c:v>
                </c:pt>
                <c:pt idx="3">
                  <c:v>0.17819780801856988</c:v>
                </c:pt>
                <c:pt idx="4">
                  <c:v>0.18800098704896262</c:v>
                </c:pt>
                <c:pt idx="5">
                  <c:v>0.17494706674936508</c:v>
                </c:pt>
                <c:pt idx="6">
                  <c:v>0.167973153318908</c:v>
                </c:pt>
                <c:pt idx="7">
                  <c:v>0.18520152625601588</c:v>
                </c:pt>
                <c:pt idx="8">
                  <c:v>0.18473160961065288</c:v>
                </c:pt>
                <c:pt idx="9">
                  <c:v>0.19251984663283062</c:v>
                </c:pt>
              </c:numCache>
            </c:numRef>
          </c:val>
        </c:ser>
        <c:ser>
          <c:idx val="0"/>
          <c:order val="2"/>
          <c:tx>
            <c:strRef>
              <c:f>'C:\Users\DEYU\Desktop\My Research\[不同因素分解v1.3.xlsx]交通控制'!$A$38</c:f>
              <c:strCache>
                <c:ptCount val="1"/>
                <c:pt idx="0">
                  <c:v>Average</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Research\[不同因素分解v1.3.xlsx]交通控制'!$B$31:$K$31</c:f>
              <c:numCache>
                <c:formatCode>General</c:formatCode>
                <c:ptCount val="10"/>
                <c:pt idx="0">
                  <c:v>2000</c:v>
                </c:pt>
                <c:pt idx="1">
                  <c:v>2001</c:v>
                </c:pt>
                <c:pt idx="2">
                  <c:v>2002</c:v>
                </c:pt>
                <c:pt idx="3">
                  <c:v>2003</c:v>
                </c:pt>
                <c:pt idx="4">
                  <c:v>2004</c:v>
                </c:pt>
                <c:pt idx="5">
                  <c:v>2005</c:v>
                </c:pt>
                <c:pt idx="6">
                  <c:v>2007</c:v>
                </c:pt>
                <c:pt idx="7">
                  <c:v>2008</c:v>
                </c:pt>
                <c:pt idx="8">
                  <c:v>2009</c:v>
                </c:pt>
                <c:pt idx="9">
                  <c:v>2010</c:v>
                </c:pt>
              </c:numCache>
            </c:numRef>
          </c:cat>
          <c:val>
            <c:numRef>
              <c:f>'C:\Users\DEYU\Desktop\My Research\[不同因素分解v1.3.xlsx]交通控制'!$B$38:$K$38</c:f>
              <c:numCache>
                <c:formatCode>General</c:formatCode>
                <c:ptCount val="10"/>
                <c:pt idx="0">
                  <c:v>0.18310136682703476</c:v>
                </c:pt>
                <c:pt idx="1">
                  <c:v>0.16236597870986988</c:v>
                </c:pt>
                <c:pt idx="2">
                  <c:v>0.16290146026167104</c:v>
                </c:pt>
                <c:pt idx="3">
                  <c:v>0.17437590427469188</c:v>
                </c:pt>
                <c:pt idx="4">
                  <c:v>0.18212201564442701</c:v>
                </c:pt>
                <c:pt idx="5">
                  <c:v>0.17363610944537056</c:v>
                </c:pt>
                <c:pt idx="6">
                  <c:v>0.17669463374097324</c:v>
                </c:pt>
                <c:pt idx="7">
                  <c:v>0.19419507773458444</c:v>
                </c:pt>
                <c:pt idx="8">
                  <c:v>0.19761493682994821</c:v>
                </c:pt>
                <c:pt idx="9">
                  <c:v>0.20427497651111801</c:v>
                </c:pt>
              </c:numCache>
            </c:numRef>
          </c:val>
        </c:ser>
        <c:dLbls/>
        <c:marker val="1"/>
        <c:axId val="93742976"/>
        <c:axId val="93757440"/>
      </c:lineChart>
      <c:catAx>
        <c:axId val="93742976"/>
        <c:scaling>
          <c:orientation val="minMax"/>
        </c:scaling>
        <c:axPos val="b"/>
        <c:title>
          <c:tx>
            <c:rich>
              <a:bodyPr/>
              <a:lstStyle/>
              <a:p>
                <a:pPr>
                  <a:defRPr/>
                </a:pPr>
                <a:r>
                  <a:rPr lang="en-US" altLang="zh-CN" sz="900" b="0" i="0" u="none" strike="noStrike" baseline="0">
                    <a:effectLst/>
                  </a:rPr>
                  <a:t>Year</a:t>
                </a:r>
                <a:endParaRPr lang="zh-CN" altLang="en-US"/>
              </a:p>
            </c:rich>
          </c:tx>
        </c:title>
        <c:numFmt formatCode="General" sourceLinked="1"/>
        <c:tickLblPos val="nextTo"/>
        <c:crossAx val="93757440"/>
        <c:crosses val="autoZero"/>
        <c:auto val="1"/>
        <c:lblAlgn val="ctr"/>
        <c:lblOffset val="100"/>
      </c:catAx>
      <c:valAx>
        <c:axId val="93757440"/>
        <c:scaling>
          <c:orientation val="minMax"/>
        </c:scaling>
        <c:axPos val="l"/>
        <c:title>
          <c:tx>
            <c:rich>
              <a:bodyPr rot="-5400000" vert="horz"/>
              <a:lstStyle/>
              <a:p>
                <a:pPr>
                  <a:defRPr sz="900"/>
                </a:pPr>
                <a:r>
                  <a:rPr lang="en-US" altLang="zh-CN" sz="900" b="0" i="0" baseline="0">
                    <a:effectLst/>
                  </a:rPr>
                  <a:t>Fatality rate by driver experience</a:t>
                </a:r>
                <a:endParaRPr lang="zh-CN" altLang="zh-CN" sz="900">
                  <a:effectLst/>
                </a:endParaRPr>
              </a:p>
              <a:p>
                <a:pPr>
                  <a:defRPr sz="900"/>
                </a:pPr>
                <a:r>
                  <a:rPr lang="en-US" altLang="zh-CN" sz="900" b="0" i="0" baseline="0">
                    <a:effectLst/>
                  </a:rPr>
                  <a:t>(fatality/human damage)</a:t>
                </a:r>
                <a:endParaRPr lang="zh-CN" altLang="zh-CN" sz="900">
                  <a:effectLst/>
                </a:endParaRPr>
              </a:p>
            </c:rich>
          </c:tx>
        </c:title>
        <c:numFmt formatCode="General" sourceLinked="1"/>
        <c:tickLblPos val="nextTo"/>
        <c:crossAx val="93742976"/>
        <c:crosses val="autoZero"/>
        <c:crossBetween val="between"/>
      </c:valAx>
      <c:spPr>
        <a:ln>
          <a:solidFill>
            <a:schemeClr val="tx1"/>
          </a:solidFill>
        </a:ln>
      </c:spPr>
    </c:plotArea>
    <c:legend>
      <c:legendPos val="r"/>
      <c:layout>
        <c:manualLayout>
          <c:xMode val="edge"/>
          <c:yMode val="edge"/>
          <c:x val="0.7219092165610328"/>
          <c:y val="0.25803275942622195"/>
          <c:w val="0.25882760019794215"/>
          <c:h val="0.27997684113015453"/>
        </c:manualLayout>
      </c:layout>
      <c:spPr>
        <a:ln>
          <a:solidFill>
            <a:schemeClr val="tx1"/>
          </a:solidFill>
        </a:ln>
      </c:spPr>
    </c:legend>
    <c:plotVisOnly val="1"/>
    <c:dispBlanksAs val="gap"/>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chartSpace>
</file>

<file path=word/charts/chart23.xml><?xml version="1.0" encoding="utf-8"?>
<c:chartSpace xmlns:c="http://schemas.openxmlformats.org/drawingml/2006/chart" xmlns:a="http://schemas.openxmlformats.org/drawingml/2006/main" xmlns:r="http://schemas.openxmlformats.org/officeDocument/2006/relationships">
  <c:lang val="zh-CN"/>
  <c:style val="18"/>
  <c:chart>
    <c:autoTitleDeleted val="1"/>
    <c:plotArea>
      <c:layout>
        <c:manualLayout>
          <c:layoutTarget val="inner"/>
          <c:xMode val="edge"/>
          <c:yMode val="edge"/>
          <c:x val="0.16483845375751224"/>
          <c:y val="6.4705882352941502E-2"/>
          <c:w val="0.80467056354290889"/>
          <c:h val="0.72179823408604982"/>
        </c:manualLayout>
      </c:layout>
      <c:lineChart>
        <c:grouping val="standard"/>
        <c:ser>
          <c:idx val="1"/>
          <c:order val="0"/>
          <c:tx>
            <c:strRef>
              <c:f>'C:\Users\DEYU\Desktop\My Research\[不同因素分解v1.3.xlsx]驾龄'!$A$32</c:f>
              <c:strCache>
                <c:ptCount val="1"/>
                <c:pt idx="0">
                  <c:v>1&lt;a&lt;3</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Research\[不同因素分解v1.3.xlsx]驾龄'!$B$30:$L$30</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Research\[不同因素分解v1.3.xlsx]驾龄'!$B$32:$L$32</c:f>
              <c:numCache>
                <c:formatCode>General</c:formatCode>
                <c:ptCount val="11"/>
                <c:pt idx="0">
                  <c:v>0.76202249369789221</c:v>
                </c:pt>
                <c:pt idx="1">
                  <c:v>0.79529728164950064</c:v>
                </c:pt>
                <c:pt idx="2">
                  <c:v>0.8119918888248121</c:v>
                </c:pt>
                <c:pt idx="3">
                  <c:v>0.82886601161581863</c:v>
                </c:pt>
                <c:pt idx="4">
                  <c:v>1.0793342724474246</c:v>
                </c:pt>
                <c:pt idx="5">
                  <c:v>1.2049898629560281</c:v>
                </c:pt>
                <c:pt idx="6">
                  <c:v>1.34487903163788</c:v>
                </c:pt>
                <c:pt idx="7">
                  <c:v>1.38965983286696</c:v>
                </c:pt>
                <c:pt idx="8">
                  <c:v>1.3989401771566621</c:v>
                </c:pt>
                <c:pt idx="9">
                  <c:v>1.4056401644565473</c:v>
                </c:pt>
                <c:pt idx="10">
                  <c:v>1.4361736027021788</c:v>
                </c:pt>
              </c:numCache>
            </c:numRef>
          </c:val>
        </c:ser>
        <c:ser>
          <c:idx val="2"/>
          <c:order val="1"/>
          <c:tx>
            <c:strRef>
              <c:f>'C:\Users\DEYU\Desktop\My Research\[不同因素分解v1.3.xlsx]驾龄'!$A$33</c:f>
              <c:strCache>
                <c:ptCount val="1"/>
                <c:pt idx="0">
                  <c:v>3&lt;a&lt;5</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Research\[不同因素分解v1.3.xlsx]驾龄'!$B$30:$L$30</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Research\[不同因素分解v1.3.xlsx]驾龄'!$B$33:$L$33</c:f>
              <c:numCache>
                <c:formatCode>General</c:formatCode>
                <c:ptCount val="11"/>
                <c:pt idx="0">
                  <c:v>0.72402530153115763</c:v>
                </c:pt>
                <c:pt idx="1">
                  <c:v>0.77635976478219804</c:v>
                </c:pt>
                <c:pt idx="2">
                  <c:v>0.7929913021555558</c:v>
                </c:pt>
                <c:pt idx="3">
                  <c:v>0.79211566312379034</c:v>
                </c:pt>
                <c:pt idx="4">
                  <c:v>1.06955147897832</c:v>
                </c:pt>
                <c:pt idx="5">
                  <c:v>1.1978184680548021</c:v>
                </c:pt>
                <c:pt idx="6">
                  <c:v>1.3366755547720321</c:v>
                </c:pt>
                <c:pt idx="7">
                  <c:v>1.3788607508376818</c:v>
                </c:pt>
                <c:pt idx="8">
                  <c:v>1.3939950644365298</c:v>
                </c:pt>
                <c:pt idx="9">
                  <c:v>1.4009692302585652</c:v>
                </c:pt>
                <c:pt idx="10">
                  <c:v>1.4047017601042953</c:v>
                </c:pt>
              </c:numCache>
            </c:numRef>
          </c:val>
        </c:ser>
        <c:ser>
          <c:idx val="3"/>
          <c:order val="2"/>
          <c:tx>
            <c:strRef>
              <c:f>'C:\Users\DEYU\Desktop\My Research\[不同因素分解v1.3.xlsx]驾龄'!$A$34</c:f>
              <c:strCache>
                <c:ptCount val="1"/>
                <c:pt idx="0">
                  <c:v>5&lt;a&lt;10</c:v>
                </c:pt>
              </c:strCache>
            </c:strRef>
          </c:tx>
          <c:spPr>
            <a:ln w="19050">
              <a:solidFill>
                <a:schemeClr val="tx1"/>
              </a:solidFill>
            </a:ln>
            <a:effectLst/>
          </c:spPr>
          <c:marker>
            <c:symbol val="triangle"/>
            <c:size val="4"/>
            <c:spPr>
              <a:solidFill>
                <a:schemeClr val="bg1"/>
              </a:solidFill>
              <a:ln>
                <a:solidFill>
                  <a:schemeClr val="tx1"/>
                </a:solidFill>
              </a:ln>
              <a:effectLst/>
            </c:spPr>
          </c:marker>
          <c:cat>
            <c:numRef>
              <c:f>'C:\Users\DEYU\Desktop\My Research\[不同因素分解v1.3.xlsx]驾龄'!$B$30:$L$30</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Research\[不同因素分解v1.3.xlsx]驾龄'!$B$34:$L$34</c:f>
              <c:numCache>
                <c:formatCode>General</c:formatCode>
                <c:ptCount val="11"/>
                <c:pt idx="0">
                  <c:v>0.71401148427589234</c:v>
                </c:pt>
                <c:pt idx="1">
                  <c:v>0.74472778995341005</c:v>
                </c:pt>
                <c:pt idx="2">
                  <c:v>0.76210121831343181</c:v>
                </c:pt>
                <c:pt idx="3">
                  <c:v>0.78814585491904665</c:v>
                </c:pt>
                <c:pt idx="4">
                  <c:v>1.0686966811076903</c:v>
                </c:pt>
                <c:pt idx="5">
                  <c:v>1.2258165610418561</c:v>
                </c:pt>
                <c:pt idx="6">
                  <c:v>1.3485539697819555</c:v>
                </c:pt>
                <c:pt idx="7">
                  <c:v>1.3753887309814421</c:v>
                </c:pt>
                <c:pt idx="8">
                  <c:v>1.4067717272585418</c:v>
                </c:pt>
                <c:pt idx="9">
                  <c:v>1.4094869715307681</c:v>
                </c:pt>
                <c:pt idx="10">
                  <c:v>1.4393378572897328</c:v>
                </c:pt>
              </c:numCache>
            </c:numRef>
          </c:val>
        </c:ser>
        <c:ser>
          <c:idx val="4"/>
          <c:order val="3"/>
          <c:tx>
            <c:strRef>
              <c:f>'C:\Users\DEYU\Desktop\My Research\[不同因素分解v1.3.xlsx]驾龄'!$A$35</c:f>
              <c:strCache>
                <c:ptCount val="1"/>
                <c:pt idx="0">
                  <c:v>10&lt;a&lt;15</c:v>
                </c:pt>
              </c:strCache>
            </c:strRef>
          </c:tx>
          <c:spPr>
            <a:ln w="19050">
              <a:solidFill>
                <a:schemeClr val="tx1"/>
              </a:solidFill>
            </a:ln>
            <a:effectLst/>
          </c:spPr>
          <c:marker>
            <c:symbol val="circle"/>
            <c:size val="4"/>
            <c:spPr>
              <a:solidFill>
                <a:schemeClr val="bg1"/>
              </a:solidFill>
              <a:ln>
                <a:solidFill>
                  <a:schemeClr val="tx1"/>
                </a:solidFill>
              </a:ln>
              <a:effectLst/>
            </c:spPr>
          </c:marker>
          <c:cat>
            <c:numRef>
              <c:f>'C:\Users\DEYU\Desktop\My Research\[不同因素分解v1.3.xlsx]驾龄'!$B$30:$L$30</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Research\[不同因素分解v1.3.xlsx]驾龄'!$B$35:$L$35</c:f>
              <c:numCache>
                <c:formatCode>General</c:formatCode>
                <c:ptCount val="11"/>
                <c:pt idx="0">
                  <c:v>0.69209649607420065</c:v>
                </c:pt>
                <c:pt idx="1">
                  <c:v>0.74693307200929482</c:v>
                </c:pt>
                <c:pt idx="2">
                  <c:v>0.74674056811740364</c:v>
                </c:pt>
                <c:pt idx="3">
                  <c:v>0.85989140406119779</c:v>
                </c:pt>
                <c:pt idx="4">
                  <c:v>1.126331761058152</c:v>
                </c:pt>
                <c:pt idx="5">
                  <c:v>1.2374913988007394</c:v>
                </c:pt>
                <c:pt idx="6">
                  <c:v>1.3532055278470501</c:v>
                </c:pt>
                <c:pt idx="7">
                  <c:v>1.4288647917657897</c:v>
                </c:pt>
                <c:pt idx="8">
                  <c:v>1.4253336468928148</c:v>
                </c:pt>
                <c:pt idx="9">
                  <c:v>1.4622213186962119</c:v>
                </c:pt>
                <c:pt idx="10">
                  <c:v>1.4535880570541586</c:v>
                </c:pt>
              </c:numCache>
            </c:numRef>
          </c:val>
        </c:ser>
        <c:ser>
          <c:idx val="7"/>
          <c:order val="4"/>
          <c:tx>
            <c:strRef>
              <c:f>'C:\Users\DEYU\Desktop\My Research\[不同因素分解v1.3.xlsx]驾龄'!$A$38</c:f>
              <c:strCache>
                <c:ptCount val="1"/>
                <c:pt idx="0">
                  <c:v>Average</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Research\[不同因素分解v1.3.xlsx]驾龄'!$B$30:$L$30</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Research\[不同因素分解v1.3.xlsx]驾龄'!$B$38:$L$38</c:f>
              <c:numCache>
                <c:formatCode>General</c:formatCode>
                <c:ptCount val="11"/>
                <c:pt idx="0">
                  <c:v>0.83079107445893441</c:v>
                </c:pt>
                <c:pt idx="1">
                  <c:v>0.86421854530088704</c:v>
                </c:pt>
                <c:pt idx="2">
                  <c:v>0.86848126528674696</c:v>
                </c:pt>
                <c:pt idx="3">
                  <c:v>0.89668872386357235</c:v>
                </c:pt>
                <c:pt idx="4">
                  <c:v>1.135264506486912</c:v>
                </c:pt>
                <c:pt idx="5">
                  <c:v>1.2629515784423899</c:v>
                </c:pt>
                <c:pt idx="6">
                  <c:v>1.374393118979041</c:v>
                </c:pt>
                <c:pt idx="7">
                  <c:v>1.4122197127829537</c:v>
                </c:pt>
                <c:pt idx="8">
                  <c:v>1.4268374534320738</c:v>
                </c:pt>
                <c:pt idx="9">
                  <c:v>1.438567490801381</c:v>
                </c:pt>
                <c:pt idx="10">
                  <c:v>1.454530546052542</c:v>
                </c:pt>
              </c:numCache>
            </c:numRef>
          </c:val>
        </c:ser>
        <c:dLbls/>
        <c:marker val="1"/>
        <c:axId val="93958912"/>
        <c:axId val="93960832"/>
      </c:lineChart>
      <c:catAx>
        <c:axId val="93958912"/>
        <c:scaling>
          <c:orientation val="minMax"/>
        </c:scaling>
        <c:axPos val="b"/>
        <c:title>
          <c:tx>
            <c:rich>
              <a:bodyPr/>
              <a:lstStyle/>
              <a:p>
                <a:pPr>
                  <a:defRPr/>
                </a:pPr>
                <a:r>
                  <a:rPr lang="en-US" altLang="zh-CN" sz="900" b="0" i="0" u="none" strike="noStrike" baseline="0">
                    <a:effectLst/>
                  </a:rPr>
                  <a:t>Year</a:t>
                </a:r>
                <a:endParaRPr lang="zh-CN" altLang="en-US"/>
              </a:p>
            </c:rich>
          </c:tx>
        </c:title>
        <c:numFmt formatCode="General" sourceLinked="1"/>
        <c:tickLblPos val="nextTo"/>
        <c:crossAx val="93960832"/>
        <c:crosses val="autoZero"/>
        <c:auto val="1"/>
        <c:lblAlgn val="ctr"/>
        <c:lblOffset val="100"/>
      </c:catAx>
      <c:valAx>
        <c:axId val="93960832"/>
        <c:scaling>
          <c:orientation val="minMax"/>
        </c:scaling>
        <c:axPos val="l"/>
        <c:title>
          <c:tx>
            <c:rich>
              <a:bodyPr rot="-5400000" vert="horz"/>
              <a:lstStyle/>
              <a:p>
                <a:pPr>
                  <a:defRPr sz="900"/>
                </a:pPr>
                <a:r>
                  <a:rPr lang="en-US" altLang="zh-CN" sz="900" b="0" i="0" baseline="0">
                    <a:effectLst/>
                  </a:rPr>
                  <a:t>Human damage by driving experience</a:t>
                </a:r>
              </a:p>
              <a:p>
                <a:pPr>
                  <a:defRPr sz="900"/>
                </a:pPr>
                <a:r>
                  <a:rPr lang="en-US" altLang="zh-CN" sz="900" b="0" i="0" baseline="0">
                    <a:effectLst/>
                  </a:rPr>
                  <a:t>(human damage/accident)</a:t>
                </a:r>
                <a:endParaRPr lang="zh-CN" altLang="zh-CN" sz="900">
                  <a:effectLst/>
                </a:endParaRPr>
              </a:p>
            </c:rich>
          </c:tx>
        </c:title>
        <c:numFmt formatCode="General" sourceLinked="1"/>
        <c:tickLblPos val="nextTo"/>
        <c:crossAx val="93958912"/>
        <c:crosses val="autoZero"/>
        <c:crossBetween val="between"/>
      </c:valAx>
      <c:spPr>
        <a:ln>
          <a:solidFill>
            <a:schemeClr val="tx1"/>
          </a:solidFill>
        </a:ln>
      </c:spPr>
    </c:plotArea>
    <c:legend>
      <c:legendPos val="r"/>
      <c:layout>
        <c:manualLayout>
          <c:xMode val="edge"/>
          <c:yMode val="edge"/>
          <c:x val="0.74937005978033133"/>
          <c:y val="0.25737171366763562"/>
          <c:w val="0.18517083333333301"/>
          <c:h val="0.53907096471069116"/>
        </c:manualLayout>
      </c:layout>
      <c:spPr>
        <a:ln>
          <a:solidFill>
            <a:schemeClr val="tx1"/>
          </a:solidFill>
        </a:ln>
      </c:spPr>
    </c:legend>
    <c:plotVisOnly val="1"/>
    <c:dispBlanksAs val="gap"/>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chartSpace>
</file>

<file path=word/charts/chart24.xml><?xml version="1.0" encoding="utf-8"?>
<c:chartSpace xmlns:c="http://schemas.openxmlformats.org/drawingml/2006/chart" xmlns:a="http://schemas.openxmlformats.org/drawingml/2006/main" xmlns:r="http://schemas.openxmlformats.org/officeDocument/2006/relationships">
  <c:lang val="zh-CN"/>
  <c:style val="18"/>
  <c:chart>
    <c:autoTitleDeleted val="1"/>
    <c:plotArea>
      <c:layout>
        <c:manualLayout>
          <c:layoutTarget val="inner"/>
          <c:xMode val="edge"/>
          <c:yMode val="edge"/>
          <c:x val="0.14767984291636121"/>
          <c:y val="5.8789100936037814E-2"/>
          <c:w val="0.83092504809694701"/>
          <c:h val="0.69319592403890762"/>
        </c:manualLayout>
      </c:layout>
      <c:lineChart>
        <c:grouping val="standard"/>
        <c:ser>
          <c:idx val="1"/>
          <c:order val="0"/>
          <c:tx>
            <c:strRef>
              <c:f>'C:\Users\DEYU\Desktop\My Research\[不同因素分解v1.3.xlsx]驾龄'!$A$42</c:f>
              <c:strCache>
                <c:ptCount val="1"/>
                <c:pt idx="0">
                  <c:v>1&lt;a&lt;3</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Research\[不同因素分解v1.3.xlsx]驾龄'!$B$40:$L$40</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Research\[不同因素分解v1.3.xlsx]驾龄'!$B$42:$L$42</c:f>
              <c:numCache>
                <c:formatCode>General</c:formatCode>
                <c:ptCount val="11"/>
                <c:pt idx="0">
                  <c:v>0.15059800241745797</c:v>
                </c:pt>
                <c:pt idx="1">
                  <c:v>0.13586407721391167</c:v>
                </c:pt>
                <c:pt idx="2">
                  <c:v>0.13756959241185004</c:v>
                </c:pt>
                <c:pt idx="3">
                  <c:v>0.16408578218718262</c:v>
                </c:pt>
                <c:pt idx="4">
                  <c:v>0.18384926236006197</c:v>
                </c:pt>
                <c:pt idx="5">
                  <c:v>0.17339977566518897</c:v>
                </c:pt>
                <c:pt idx="6">
                  <c:v>0.16055580969807887</c:v>
                </c:pt>
                <c:pt idx="7">
                  <c:v>0.16511650206155887</c:v>
                </c:pt>
                <c:pt idx="8">
                  <c:v>0.18546095998514556</c:v>
                </c:pt>
                <c:pt idx="9">
                  <c:v>0.18680481173271801</c:v>
                </c:pt>
                <c:pt idx="10">
                  <c:v>0.19378744175726809</c:v>
                </c:pt>
              </c:numCache>
            </c:numRef>
          </c:val>
        </c:ser>
        <c:ser>
          <c:idx val="2"/>
          <c:order val="1"/>
          <c:tx>
            <c:strRef>
              <c:f>'C:\Users\DEYU\Desktop\My Research\[不同因素分解v1.3.xlsx]驾龄'!$A$43</c:f>
              <c:strCache>
                <c:ptCount val="1"/>
                <c:pt idx="0">
                  <c:v>3&lt;a&lt;5</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Research\[不同因素分解v1.3.xlsx]驾龄'!$B$40:$L$40</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Research\[不同因素分解v1.3.xlsx]驾龄'!$B$43:$L$43</c:f>
              <c:numCache>
                <c:formatCode>General</c:formatCode>
                <c:ptCount val="11"/>
                <c:pt idx="0">
                  <c:v>0.14724263896835504</c:v>
                </c:pt>
                <c:pt idx="1">
                  <c:v>0.133614269626185</c:v>
                </c:pt>
                <c:pt idx="2">
                  <c:v>0.13748648820499862</c:v>
                </c:pt>
                <c:pt idx="3">
                  <c:v>0.15405949798574556</c:v>
                </c:pt>
                <c:pt idx="4">
                  <c:v>0.16784020220920101</c:v>
                </c:pt>
                <c:pt idx="5">
                  <c:v>0.16187883339591888</c:v>
                </c:pt>
                <c:pt idx="6">
                  <c:v>0.16891702524028601</c:v>
                </c:pt>
                <c:pt idx="7">
                  <c:v>0.17643655359386468</c:v>
                </c:pt>
                <c:pt idx="8">
                  <c:v>0.19347351442790001</c:v>
                </c:pt>
                <c:pt idx="9">
                  <c:v>0.197858175184211</c:v>
                </c:pt>
                <c:pt idx="10">
                  <c:v>0.20256982916147076</c:v>
                </c:pt>
              </c:numCache>
            </c:numRef>
          </c:val>
        </c:ser>
        <c:ser>
          <c:idx val="3"/>
          <c:order val="2"/>
          <c:tx>
            <c:strRef>
              <c:f>'C:\Users\DEYU\Desktop\My Research\[不同因素分解v1.3.xlsx]驾龄'!$A$44</c:f>
              <c:strCache>
                <c:ptCount val="1"/>
                <c:pt idx="0">
                  <c:v>5&lt;a&lt;10</c:v>
                </c:pt>
              </c:strCache>
            </c:strRef>
          </c:tx>
          <c:spPr>
            <a:ln w="19050">
              <a:solidFill>
                <a:schemeClr val="tx1"/>
              </a:solidFill>
            </a:ln>
            <a:effectLst/>
          </c:spPr>
          <c:marker>
            <c:symbol val="triangle"/>
            <c:size val="4"/>
            <c:spPr>
              <a:solidFill>
                <a:schemeClr val="bg1"/>
              </a:solidFill>
              <a:ln>
                <a:solidFill>
                  <a:schemeClr val="tx1"/>
                </a:solidFill>
              </a:ln>
              <a:effectLst/>
            </c:spPr>
          </c:marker>
          <c:cat>
            <c:numRef>
              <c:f>'C:\Users\DEYU\Desktop\My Research\[不同因素分解v1.3.xlsx]驾龄'!$B$40:$L$40</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Research\[不同因素分解v1.3.xlsx]驾龄'!$B$44:$L$44</c:f>
              <c:numCache>
                <c:formatCode>General</c:formatCode>
                <c:ptCount val="11"/>
                <c:pt idx="0">
                  <c:v>0.1484979544126252</c:v>
                </c:pt>
                <c:pt idx="1">
                  <c:v>0.13233029954590644</c:v>
                </c:pt>
                <c:pt idx="2">
                  <c:v>0.13179854990326201</c:v>
                </c:pt>
                <c:pt idx="3">
                  <c:v>0.16096996958945844</c:v>
                </c:pt>
                <c:pt idx="4">
                  <c:v>0.17147500290196704</c:v>
                </c:pt>
                <c:pt idx="5">
                  <c:v>0.17254211288810656</c:v>
                </c:pt>
                <c:pt idx="6">
                  <c:v>0.16725117159616476</c:v>
                </c:pt>
                <c:pt idx="7">
                  <c:v>0.175074761129075</c:v>
                </c:pt>
                <c:pt idx="8">
                  <c:v>0.19075809671694804</c:v>
                </c:pt>
                <c:pt idx="9">
                  <c:v>0.20176163356841562</c:v>
                </c:pt>
                <c:pt idx="10">
                  <c:v>0.21292949496392688</c:v>
                </c:pt>
              </c:numCache>
            </c:numRef>
          </c:val>
        </c:ser>
        <c:ser>
          <c:idx val="4"/>
          <c:order val="3"/>
          <c:tx>
            <c:strRef>
              <c:f>'C:\Users\DEYU\Desktop\My Research\[不同因素分解v1.3.xlsx]驾龄'!$A$45</c:f>
              <c:strCache>
                <c:ptCount val="1"/>
                <c:pt idx="0">
                  <c:v>10&lt;a&lt;15</c:v>
                </c:pt>
              </c:strCache>
            </c:strRef>
          </c:tx>
          <c:spPr>
            <a:ln w="19050">
              <a:solidFill>
                <a:schemeClr val="tx1"/>
              </a:solidFill>
            </a:ln>
            <a:effectLst/>
          </c:spPr>
          <c:marker>
            <c:symbol val="circle"/>
            <c:size val="4"/>
            <c:spPr>
              <a:solidFill>
                <a:schemeClr val="bg1"/>
              </a:solidFill>
              <a:ln>
                <a:solidFill>
                  <a:schemeClr val="tx1"/>
                </a:solidFill>
              </a:ln>
              <a:effectLst/>
            </c:spPr>
          </c:marker>
          <c:cat>
            <c:numRef>
              <c:f>'C:\Users\DEYU\Desktop\My Research\[不同因素分解v1.3.xlsx]驾龄'!$B$40:$L$40</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Research\[不同因素分解v1.3.xlsx]驾龄'!$B$45:$L$45</c:f>
              <c:numCache>
                <c:formatCode>General</c:formatCode>
                <c:ptCount val="11"/>
                <c:pt idx="0">
                  <c:v>0.15152028252824176</c:v>
                </c:pt>
                <c:pt idx="1">
                  <c:v>0.13525595859957701</c:v>
                </c:pt>
                <c:pt idx="2">
                  <c:v>0.13661156095366567</c:v>
                </c:pt>
                <c:pt idx="3">
                  <c:v>0.16651288853007376</c:v>
                </c:pt>
                <c:pt idx="4">
                  <c:v>0.181040794213254</c:v>
                </c:pt>
                <c:pt idx="5">
                  <c:v>0.17819789763550201</c:v>
                </c:pt>
                <c:pt idx="6">
                  <c:v>0.170157218820187</c:v>
                </c:pt>
                <c:pt idx="7">
                  <c:v>0.17756239484015776</c:v>
                </c:pt>
                <c:pt idx="8">
                  <c:v>0.19844494400561041</c:v>
                </c:pt>
                <c:pt idx="9">
                  <c:v>0.20319306701269801</c:v>
                </c:pt>
                <c:pt idx="10">
                  <c:v>0.21361567989424701</c:v>
                </c:pt>
              </c:numCache>
            </c:numRef>
          </c:val>
        </c:ser>
        <c:ser>
          <c:idx val="7"/>
          <c:order val="4"/>
          <c:tx>
            <c:strRef>
              <c:f>'C:\Users\DEYU\Desktop\My Research\[不同因素分解v1.3.xlsx]驾龄'!$A$48</c:f>
              <c:strCache>
                <c:ptCount val="1"/>
                <c:pt idx="0">
                  <c:v>Average</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Research\[不同因素分解v1.3.xlsx]驾龄'!$B$40:$L$40</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Research\[不同因素分解v1.3.xlsx]驾龄'!$B$48:$L$48</c:f>
              <c:numCache>
                <c:formatCode>General</c:formatCode>
                <c:ptCount val="11"/>
                <c:pt idx="0">
                  <c:v>0.18310136682703476</c:v>
                </c:pt>
                <c:pt idx="1">
                  <c:v>0.16236597870986988</c:v>
                </c:pt>
                <c:pt idx="2">
                  <c:v>0.16290146026167104</c:v>
                </c:pt>
                <c:pt idx="3">
                  <c:v>0.17437590427469188</c:v>
                </c:pt>
                <c:pt idx="4">
                  <c:v>0.18212201564442701</c:v>
                </c:pt>
                <c:pt idx="5">
                  <c:v>0.17363610944537056</c:v>
                </c:pt>
                <c:pt idx="6">
                  <c:v>0.1718325604982</c:v>
                </c:pt>
                <c:pt idx="7">
                  <c:v>0.17669463374097324</c:v>
                </c:pt>
                <c:pt idx="8">
                  <c:v>0.19419507773458444</c:v>
                </c:pt>
                <c:pt idx="9">
                  <c:v>0.19761493682994821</c:v>
                </c:pt>
                <c:pt idx="10">
                  <c:v>0.20427497651111801</c:v>
                </c:pt>
              </c:numCache>
            </c:numRef>
          </c:val>
        </c:ser>
        <c:dLbls/>
        <c:marker val="1"/>
        <c:axId val="93887872"/>
        <c:axId val="93910528"/>
      </c:lineChart>
      <c:catAx>
        <c:axId val="93887872"/>
        <c:scaling>
          <c:orientation val="minMax"/>
        </c:scaling>
        <c:axPos val="b"/>
        <c:title>
          <c:tx>
            <c:rich>
              <a:bodyPr/>
              <a:lstStyle/>
              <a:p>
                <a:pPr>
                  <a:defRPr/>
                </a:pPr>
                <a:r>
                  <a:rPr lang="en-US" altLang="zh-CN" sz="900" b="0" i="0" u="none" strike="noStrike" baseline="0">
                    <a:effectLst/>
                  </a:rPr>
                  <a:t>Year</a:t>
                </a:r>
                <a:endParaRPr lang="zh-CN" altLang="en-US"/>
              </a:p>
            </c:rich>
          </c:tx>
        </c:title>
        <c:numFmt formatCode="General" sourceLinked="1"/>
        <c:tickLblPos val="nextTo"/>
        <c:crossAx val="93910528"/>
        <c:crosses val="autoZero"/>
        <c:auto val="1"/>
        <c:lblAlgn val="ctr"/>
        <c:lblOffset val="100"/>
      </c:catAx>
      <c:valAx>
        <c:axId val="93910528"/>
        <c:scaling>
          <c:orientation val="minMax"/>
        </c:scaling>
        <c:axPos val="l"/>
        <c:title>
          <c:tx>
            <c:rich>
              <a:bodyPr rot="-5400000" vert="horz"/>
              <a:lstStyle/>
              <a:p>
                <a:pPr>
                  <a:defRPr/>
                </a:pPr>
                <a:r>
                  <a:rPr lang="en-US" altLang="zh-CN"/>
                  <a:t>Fatality rate by driver experience</a:t>
                </a:r>
              </a:p>
              <a:p>
                <a:pPr>
                  <a:defRPr/>
                </a:pPr>
                <a:r>
                  <a:rPr lang="en-US" altLang="zh-CN"/>
                  <a:t>(fatality/human</a:t>
                </a:r>
                <a:r>
                  <a:rPr lang="en-US" altLang="zh-CN" baseline="0"/>
                  <a:t> damage</a:t>
                </a:r>
                <a:r>
                  <a:rPr lang="en-US" altLang="zh-CN"/>
                  <a:t>)</a:t>
                </a:r>
                <a:endParaRPr lang="zh-CN" altLang="en-US"/>
              </a:p>
            </c:rich>
          </c:tx>
        </c:title>
        <c:numFmt formatCode="General" sourceLinked="1"/>
        <c:tickLblPos val="nextTo"/>
        <c:crossAx val="93887872"/>
        <c:crosses val="autoZero"/>
        <c:crossBetween val="between"/>
      </c:valAx>
      <c:spPr>
        <a:ln>
          <a:solidFill>
            <a:schemeClr val="tx1"/>
          </a:solidFill>
        </a:ln>
      </c:spPr>
    </c:plotArea>
    <c:legend>
      <c:legendPos val="r"/>
      <c:layout>
        <c:manualLayout>
          <c:xMode val="edge"/>
          <c:yMode val="edge"/>
          <c:x val="0.79175588567802069"/>
          <c:y val="0.30514461934539938"/>
          <c:w val="0.17549464285714408"/>
          <c:h val="0.43595599814729141"/>
        </c:manualLayout>
      </c:layout>
      <c:spPr>
        <a:ln>
          <a:solidFill>
            <a:schemeClr val="tx1"/>
          </a:solidFill>
        </a:ln>
      </c:spPr>
    </c:legend>
    <c:plotVisOnly val="1"/>
    <c:dispBlanksAs val="gap"/>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chartSpace>
</file>

<file path=word/charts/chart25.xml><?xml version="1.0" encoding="utf-8"?>
<c:chartSpace xmlns:c="http://schemas.openxmlformats.org/drawingml/2006/chart" xmlns:a="http://schemas.openxmlformats.org/drawingml/2006/main" xmlns:r="http://schemas.openxmlformats.org/officeDocument/2006/relationships">
  <c:lang val="zh-CN"/>
  <c:chart>
    <c:autoTitleDeleted val="1"/>
    <c:plotArea>
      <c:layout>
        <c:manualLayout>
          <c:layoutTarget val="inner"/>
          <c:xMode val="edge"/>
          <c:yMode val="edge"/>
          <c:x val="0.14465371493424087"/>
          <c:y val="6.4675925925925914E-2"/>
          <c:w val="0.57936052298784058"/>
          <c:h val="0.71275238639862804"/>
        </c:manualLayout>
      </c:layout>
      <c:lineChart>
        <c:grouping val="standard"/>
        <c:ser>
          <c:idx val="0"/>
          <c:order val="0"/>
          <c:tx>
            <c:strRef>
              <c:f>'C:\Users\DEYU\Desktop\My Research\[城市数据.xlsx]上海'!$A$24</c:f>
              <c:strCache>
                <c:ptCount val="1"/>
                <c:pt idx="0">
                  <c:v>National data</c:v>
                </c:pt>
              </c:strCache>
            </c:strRef>
          </c:tx>
          <c:spPr>
            <a:ln w="19050">
              <a:solidFill>
                <a:schemeClr val="tx1"/>
              </a:solidFill>
            </a:ln>
          </c:spPr>
          <c:marker>
            <c:symbol val="triangle"/>
            <c:size val="8"/>
            <c:spPr>
              <a:solidFill>
                <a:schemeClr val="tx1"/>
              </a:solidFill>
              <a:ln>
                <a:solidFill>
                  <a:schemeClr val="tx1"/>
                </a:solidFill>
              </a:ln>
            </c:spPr>
          </c:marker>
          <c:cat>
            <c:numRef>
              <c:f>'C:\Users\DEYU\Desktop\My Research\[城市数据.xlsx]上海'!$B$23:$J$23</c:f>
              <c:numCache>
                <c:formatCode>General</c:formatCode>
                <c:ptCount val="9"/>
                <c:pt idx="0">
                  <c:v>2002</c:v>
                </c:pt>
                <c:pt idx="1">
                  <c:v>2003</c:v>
                </c:pt>
                <c:pt idx="2">
                  <c:v>2004</c:v>
                </c:pt>
                <c:pt idx="3">
                  <c:v>2005</c:v>
                </c:pt>
                <c:pt idx="4">
                  <c:v>2006</c:v>
                </c:pt>
                <c:pt idx="5">
                  <c:v>2007</c:v>
                </c:pt>
                <c:pt idx="6">
                  <c:v>2008</c:v>
                </c:pt>
                <c:pt idx="7">
                  <c:v>2009</c:v>
                </c:pt>
                <c:pt idx="8">
                  <c:v>2010</c:v>
                </c:pt>
              </c:numCache>
            </c:numRef>
          </c:cat>
          <c:val>
            <c:numRef>
              <c:f>'C:\Users\DEYU\Desktop\My Research\[城市数据.xlsx]上海'!$B$24:$J$24</c:f>
              <c:numCache>
                <c:formatCode>General</c:formatCode>
                <c:ptCount val="9"/>
                <c:pt idx="0">
                  <c:v>0.3634048744998204</c:v>
                </c:pt>
                <c:pt idx="1">
                  <c:v>0.23218997361477567</c:v>
                </c:pt>
                <c:pt idx="2">
                  <c:v>0.47343012971698101</c:v>
                </c:pt>
                <c:pt idx="3">
                  <c:v>1.1087897813379519</c:v>
                </c:pt>
                <c:pt idx="4">
                  <c:v>1.1990888382688014</c:v>
                </c:pt>
                <c:pt idx="5">
                  <c:v>1.2492408906882599</c:v>
                </c:pt>
                <c:pt idx="6">
                  <c:v>1.3307832422586519</c:v>
                </c:pt>
                <c:pt idx="7">
                  <c:v>1.3225008830801839</c:v>
                </c:pt>
                <c:pt idx="8">
                  <c:v>1.3193933823529307</c:v>
                </c:pt>
              </c:numCache>
            </c:numRef>
          </c:val>
        </c:ser>
        <c:ser>
          <c:idx val="1"/>
          <c:order val="1"/>
          <c:tx>
            <c:strRef>
              <c:f>'C:\Users\DEYU\Desktop\My Research\[城市数据.xlsx]上海'!$A$25</c:f>
              <c:strCache>
                <c:ptCount val="1"/>
                <c:pt idx="0">
                  <c:v>Local data</c:v>
                </c:pt>
              </c:strCache>
            </c:strRef>
          </c:tx>
          <c:spPr>
            <a:ln w="19050">
              <a:solidFill>
                <a:schemeClr val="tx1"/>
              </a:solidFill>
            </a:ln>
          </c:spPr>
          <c:marker>
            <c:symbol val="square"/>
            <c:size val="4"/>
            <c:spPr>
              <a:solidFill>
                <a:schemeClr val="bg1"/>
              </a:solidFill>
              <a:ln>
                <a:solidFill>
                  <a:schemeClr val="tx1"/>
                </a:solidFill>
              </a:ln>
            </c:spPr>
          </c:marker>
          <c:cat>
            <c:numRef>
              <c:f>'C:\Users\DEYU\Desktop\My Research\[城市数据.xlsx]上海'!$B$23:$J$23</c:f>
              <c:numCache>
                <c:formatCode>General</c:formatCode>
                <c:ptCount val="9"/>
                <c:pt idx="0">
                  <c:v>2002</c:v>
                </c:pt>
                <c:pt idx="1">
                  <c:v>2003</c:v>
                </c:pt>
                <c:pt idx="2">
                  <c:v>2004</c:v>
                </c:pt>
                <c:pt idx="3">
                  <c:v>2005</c:v>
                </c:pt>
                <c:pt idx="4">
                  <c:v>2006</c:v>
                </c:pt>
                <c:pt idx="5">
                  <c:v>2007</c:v>
                </c:pt>
                <c:pt idx="6">
                  <c:v>2008</c:v>
                </c:pt>
                <c:pt idx="7">
                  <c:v>2009</c:v>
                </c:pt>
                <c:pt idx="8">
                  <c:v>2010</c:v>
                </c:pt>
              </c:numCache>
            </c:numRef>
          </c:cat>
          <c:val>
            <c:numRef>
              <c:f>'C:\Users\DEYU\Desktop\My Research\[城市数据.xlsx]上海'!$B$25:$J$25</c:f>
              <c:numCache>
                <c:formatCode>General</c:formatCode>
                <c:ptCount val="9"/>
                <c:pt idx="0">
                  <c:v>0.3634048744998204</c:v>
                </c:pt>
                <c:pt idx="1">
                  <c:v>0.23221270942505001</c:v>
                </c:pt>
                <c:pt idx="2">
                  <c:v>0.47343012971698101</c:v>
                </c:pt>
                <c:pt idx="3">
                  <c:v>1.1087897813379519</c:v>
                </c:pt>
                <c:pt idx="4">
                  <c:v>1.1988153098420486</c:v>
                </c:pt>
                <c:pt idx="5">
                  <c:v>1.2505060728744872</c:v>
                </c:pt>
                <c:pt idx="6">
                  <c:v>1.3311475409836147</c:v>
                </c:pt>
                <c:pt idx="7">
                  <c:v>1.3225008830801839</c:v>
                </c:pt>
                <c:pt idx="8">
                  <c:v>1.322150735294118</c:v>
                </c:pt>
              </c:numCache>
            </c:numRef>
          </c:val>
        </c:ser>
        <c:dLbls/>
        <c:marker val="1"/>
        <c:axId val="93997696"/>
        <c:axId val="94012160"/>
      </c:lineChart>
      <c:catAx>
        <c:axId val="93997696"/>
        <c:scaling>
          <c:orientation val="minMax"/>
        </c:scaling>
        <c:axPos val="b"/>
        <c:title>
          <c:tx>
            <c:rich>
              <a:bodyPr/>
              <a:lstStyle/>
              <a:p>
                <a:pPr>
                  <a:defRPr/>
                </a:pPr>
                <a:r>
                  <a:rPr lang="en-US" altLang="zh-CN"/>
                  <a:t>Year</a:t>
                </a:r>
                <a:endParaRPr lang="zh-CN" altLang="en-US"/>
              </a:p>
            </c:rich>
          </c:tx>
        </c:title>
        <c:numFmt formatCode="General" sourceLinked="1"/>
        <c:tickLblPos val="nextTo"/>
        <c:crossAx val="94012160"/>
        <c:crosses val="autoZero"/>
        <c:auto val="1"/>
        <c:lblAlgn val="ctr"/>
        <c:lblOffset val="100"/>
      </c:catAx>
      <c:valAx>
        <c:axId val="94012160"/>
        <c:scaling>
          <c:orientation val="minMax"/>
        </c:scaling>
        <c:axPos val="l"/>
        <c:title>
          <c:tx>
            <c:rich>
              <a:bodyPr rot="-5400000" vert="horz"/>
              <a:lstStyle/>
              <a:p>
                <a:pPr>
                  <a:defRPr/>
                </a:pPr>
                <a:r>
                  <a:rPr lang="en-US" altLang="zh-CN"/>
                  <a:t>Human</a:t>
                </a:r>
                <a:r>
                  <a:rPr lang="en-US" altLang="zh-CN" baseline="0"/>
                  <a:t> damage by means of travel in Shanghai and China</a:t>
                </a:r>
              </a:p>
              <a:p>
                <a:pPr>
                  <a:defRPr/>
                </a:pPr>
                <a:r>
                  <a:rPr lang="en-US" altLang="zh-CN" baseline="0"/>
                  <a:t>(human damage/accident)</a:t>
                </a:r>
                <a:endParaRPr lang="zh-CN" altLang="en-US"/>
              </a:p>
            </c:rich>
          </c:tx>
        </c:title>
        <c:numFmt formatCode="General" sourceLinked="1"/>
        <c:tickLblPos val="nextTo"/>
        <c:crossAx val="93997696"/>
        <c:crosses val="autoZero"/>
        <c:crossBetween val="between"/>
      </c:valAx>
      <c:spPr>
        <a:ln>
          <a:solidFill>
            <a:schemeClr val="tx1"/>
          </a:solidFill>
        </a:ln>
      </c:spPr>
    </c:plotArea>
    <c:legend>
      <c:legendPos val="r"/>
      <c:layout>
        <c:manualLayout>
          <c:xMode val="edge"/>
          <c:yMode val="edge"/>
          <c:x val="0.74394622234946606"/>
          <c:y val="0.1704162971983702"/>
          <c:w val="0.23271840297593499"/>
          <c:h val="0.50809768518518561"/>
        </c:manualLayout>
      </c:layout>
      <c:spPr>
        <a:ln>
          <a:solidFill>
            <a:schemeClr val="tx1"/>
          </a:solidFill>
        </a:ln>
      </c:spPr>
    </c:legend>
    <c:plotVisOnly val="1"/>
    <c:dispBlanksAs val="gap"/>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chartSpace>
</file>

<file path=word/charts/chart26.xml><?xml version="1.0" encoding="utf-8"?>
<c:chartSpace xmlns:c="http://schemas.openxmlformats.org/drawingml/2006/chart" xmlns:a="http://schemas.openxmlformats.org/drawingml/2006/main" xmlns:r="http://schemas.openxmlformats.org/officeDocument/2006/relationships">
  <c:lang val="zh-CN"/>
  <c:chart>
    <c:autoTitleDeleted val="1"/>
    <c:plotArea>
      <c:layout>
        <c:manualLayout>
          <c:layoutTarget val="inner"/>
          <c:xMode val="edge"/>
          <c:yMode val="edge"/>
          <c:x val="0.16355254320688767"/>
          <c:y val="6.4675925925925914E-2"/>
          <c:w val="0.5629843524555852"/>
          <c:h val="0.70098054654932862"/>
        </c:manualLayout>
      </c:layout>
      <c:lineChart>
        <c:grouping val="standard"/>
        <c:ser>
          <c:idx val="0"/>
          <c:order val="0"/>
          <c:tx>
            <c:strRef>
              <c:f>'C:\Users\DEYU\Desktop\My Research\[城市数据.xlsx]上海'!$A$31</c:f>
              <c:strCache>
                <c:ptCount val="1"/>
                <c:pt idx="0">
                  <c:v>National data</c:v>
                </c:pt>
              </c:strCache>
            </c:strRef>
          </c:tx>
          <c:spPr>
            <a:ln w="19050">
              <a:solidFill>
                <a:schemeClr val="tx1"/>
              </a:solidFill>
            </a:ln>
          </c:spPr>
          <c:marker>
            <c:symbol val="triangle"/>
            <c:size val="8"/>
            <c:spPr>
              <a:solidFill>
                <a:schemeClr val="tx1"/>
              </a:solidFill>
              <a:ln>
                <a:solidFill>
                  <a:schemeClr val="tx1"/>
                </a:solidFill>
              </a:ln>
            </c:spPr>
          </c:marker>
          <c:cat>
            <c:numRef>
              <c:f>'C:\Users\DEYU\Desktop\My Research\[城市数据.xlsx]上海'!$B$30:$J$30</c:f>
              <c:numCache>
                <c:formatCode>General</c:formatCode>
                <c:ptCount val="9"/>
                <c:pt idx="0">
                  <c:v>2002</c:v>
                </c:pt>
                <c:pt idx="1">
                  <c:v>2003</c:v>
                </c:pt>
                <c:pt idx="2">
                  <c:v>2004</c:v>
                </c:pt>
                <c:pt idx="3">
                  <c:v>2005</c:v>
                </c:pt>
                <c:pt idx="4">
                  <c:v>2006</c:v>
                </c:pt>
                <c:pt idx="5">
                  <c:v>2007</c:v>
                </c:pt>
                <c:pt idx="6">
                  <c:v>2008</c:v>
                </c:pt>
                <c:pt idx="7">
                  <c:v>2009</c:v>
                </c:pt>
                <c:pt idx="8">
                  <c:v>2010</c:v>
                </c:pt>
              </c:numCache>
            </c:numRef>
          </c:cat>
          <c:val>
            <c:numRef>
              <c:f>'C:\Users\DEYU\Desktop\My Research\[城市数据.xlsx]上海'!$B$31:$J$31</c:f>
              <c:numCache>
                <c:formatCode>General</c:formatCode>
                <c:ptCount val="9"/>
                <c:pt idx="0">
                  <c:v>8.2317611729376183E-2</c:v>
                </c:pt>
                <c:pt idx="1">
                  <c:v>0.11172917991099802</c:v>
                </c:pt>
                <c:pt idx="2">
                  <c:v>0.120105861290574</c:v>
                </c:pt>
                <c:pt idx="3">
                  <c:v>0.13599531387288988</c:v>
                </c:pt>
                <c:pt idx="4">
                  <c:v>0.15590172239108421</c:v>
                </c:pt>
                <c:pt idx="5">
                  <c:v>0.23718857605833488</c:v>
                </c:pt>
                <c:pt idx="6">
                  <c:v>0.30112236517930746</c:v>
                </c:pt>
                <c:pt idx="7">
                  <c:v>0.27831196581196788</c:v>
                </c:pt>
                <c:pt idx="8">
                  <c:v>0.35144548937652431</c:v>
                </c:pt>
              </c:numCache>
            </c:numRef>
          </c:val>
        </c:ser>
        <c:ser>
          <c:idx val="1"/>
          <c:order val="1"/>
          <c:tx>
            <c:strRef>
              <c:f>'C:\Users\DEYU\Desktop\My Research\[城市数据.xlsx]上海'!$A$32</c:f>
              <c:strCache>
                <c:ptCount val="1"/>
                <c:pt idx="0">
                  <c:v>Local data</c:v>
                </c:pt>
              </c:strCache>
            </c:strRef>
          </c:tx>
          <c:spPr>
            <a:ln w="19050">
              <a:solidFill>
                <a:schemeClr val="tx1"/>
              </a:solidFill>
            </a:ln>
          </c:spPr>
          <c:marker>
            <c:symbol val="square"/>
            <c:size val="4"/>
            <c:spPr>
              <a:solidFill>
                <a:schemeClr val="bg1"/>
              </a:solidFill>
              <a:ln>
                <a:solidFill>
                  <a:schemeClr val="tx1"/>
                </a:solidFill>
              </a:ln>
            </c:spPr>
          </c:marker>
          <c:cat>
            <c:numRef>
              <c:f>'C:\Users\DEYU\Desktop\My Research\[城市数据.xlsx]上海'!$B$30:$J$30</c:f>
              <c:numCache>
                <c:formatCode>General</c:formatCode>
                <c:ptCount val="9"/>
                <c:pt idx="0">
                  <c:v>2002</c:v>
                </c:pt>
                <c:pt idx="1">
                  <c:v>2003</c:v>
                </c:pt>
                <c:pt idx="2">
                  <c:v>2004</c:v>
                </c:pt>
                <c:pt idx="3">
                  <c:v>2005</c:v>
                </c:pt>
                <c:pt idx="4">
                  <c:v>2006</c:v>
                </c:pt>
                <c:pt idx="5">
                  <c:v>2007</c:v>
                </c:pt>
                <c:pt idx="6">
                  <c:v>2008</c:v>
                </c:pt>
                <c:pt idx="7">
                  <c:v>2009</c:v>
                </c:pt>
                <c:pt idx="8">
                  <c:v>2010</c:v>
                </c:pt>
              </c:numCache>
            </c:numRef>
          </c:cat>
          <c:val>
            <c:numRef>
              <c:f>'C:\Users\DEYU\Desktop\My Research\[城市数据.xlsx]上海'!$B$32:$J$32</c:f>
              <c:numCache>
                <c:formatCode>General</c:formatCode>
                <c:ptCount val="9"/>
                <c:pt idx="0">
                  <c:v>8.2317611729376183E-2</c:v>
                </c:pt>
                <c:pt idx="1">
                  <c:v>0.11172030194676202</c:v>
                </c:pt>
                <c:pt idx="2">
                  <c:v>0.120105861290574</c:v>
                </c:pt>
                <c:pt idx="3">
                  <c:v>0.13599531387288988</c:v>
                </c:pt>
                <c:pt idx="4">
                  <c:v>0.15596097808184556</c:v>
                </c:pt>
                <c:pt idx="5">
                  <c:v>0.23694860380412897</c:v>
                </c:pt>
                <c:pt idx="6">
                  <c:v>0.30103995621237001</c:v>
                </c:pt>
                <c:pt idx="7">
                  <c:v>0.27831196581196788</c:v>
                </c:pt>
                <c:pt idx="8">
                  <c:v>0.35140771637122031</c:v>
                </c:pt>
              </c:numCache>
            </c:numRef>
          </c:val>
        </c:ser>
        <c:dLbls/>
        <c:marker val="1"/>
        <c:axId val="94038272"/>
        <c:axId val="94114176"/>
      </c:lineChart>
      <c:catAx>
        <c:axId val="94038272"/>
        <c:scaling>
          <c:orientation val="minMax"/>
        </c:scaling>
        <c:axPos val="b"/>
        <c:title>
          <c:tx>
            <c:rich>
              <a:bodyPr/>
              <a:lstStyle/>
              <a:p>
                <a:pPr>
                  <a:defRPr/>
                </a:pPr>
                <a:r>
                  <a:rPr lang="en-US" altLang="zh-CN"/>
                  <a:t>Year</a:t>
                </a:r>
                <a:endParaRPr lang="zh-CN" altLang="en-US"/>
              </a:p>
            </c:rich>
          </c:tx>
        </c:title>
        <c:numFmt formatCode="General" sourceLinked="1"/>
        <c:tickLblPos val="nextTo"/>
        <c:crossAx val="94114176"/>
        <c:crosses val="autoZero"/>
        <c:auto val="1"/>
        <c:lblAlgn val="ctr"/>
        <c:lblOffset val="100"/>
      </c:catAx>
      <c:valAx>
        <c:axId val="94114176"/>
        <c:scaling>
          <c:orientation val="minMax"/>
        </c:scaling>
        <c:axPos val="l"/>
        <c:title>
          <c:tx>
            <c:rich>
              <a:bodyPr rot="-5400000" vert="horz"/>
              <a:lstStyle/>
              <a:p>
                <a:pPr>
                  <a:defRPr/>
                </a:pPr>
                <a:r>
                  <a:rPr lang="en-US" altLang="zh-CN"/>
                  <a:t>Fatality</a:t>
                </a:r>
                <a:r>
                  <a:rPr lang="en-US" altLang="zh-CN" baseline="0"/>
                  <a:t> rate by means of travel in Shanghai and China</a:t>
                </a:r>
              </a:p>
              <a:p>
                <a:pPr>
                  <a:defRPr/>
                </a:pPr>
                <a:r>
                  <a:rPr lang="en-US" altLang="zh-CN" baseline="0"/>
                  <a:t>(fatality/human damage)</a:t>
                </a:r>
                <a:endParaRPr lang="zh-CN" altLang="en-US"/>
              </a:p>
            </c:rich>
          </c:tx>
        </c:title>
        <c:numFmt formatCode="General" sourceLinked="1"/>
        <c:tickLblPos val="nextTo"/>
        <c:crossAx val="94038272"/>
        <c:crosses val="autoZero"/>
        <c:crossBetween val="between"/>
      </c:valAx>
      <c:spPr>
        <a:ln>
          <a:solidFill>
            <a:schemeClr val="tx1"/>
          </a:solidFill>
        </a:ln>
      </c:spPr>
    </c:plotArea>
    <c:legend>
      <c:legendPos val="r"/>
      <c:layout>
        <c:manualLayout>
          <c:xMode val="edge"/>
          <c:yMode val="edge"/>
          <c:x val="0.74901285665803052"/>
          <c:y val="0.21521174270097562"/>
          <c:w val="0.22919926966750154"/>
          <c:h val="0.52816203703703657"/>
        </c:manualLayout>
      </c:layout>
      <c:spPr>
        <a:ln>
          <a:solidFill>
            <a:schemeClr val="tx1"/>
          </a:solidFill>
        </a:ln>
      </c:spPr>
    </c:legend>
    <c:plotVisOnly val="1"/>
    <c:dispBlanksAs val="gap"/>
  </c:chart>
  <c:spPr>
    <a:ln>
      <a:noFill/>
    </a:ln>
  </c:spPr>
  <c:txPr>
    <a:bodyPr/>
    <a:lstStyle/>
    <a:p>
      <a:pPr>
        <a:defRPr sz="900" b="0">
          <a:latin typeface="Times New Roman" pitchFamily="18" charset="0"/>
          <a:cs typeface="Times New Roman" pitchFamily="18" charset="0"/>
        </a:defRPr>
      </a:pPr>
      <a:endParaRPr lang="zh-CN"/>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zh-CN"/>
  <c:style val="18"/>
  <c:chart>
    <c:autoTitleDeleted val="1"/>
    <c:plotArea>
      <c:layout>
        <c:manualLayout>
          <c:layoutTarget val="inner"/>
          <c:xMode val="edge"/>
          <c:yMode val="edge"/>
          <c:x val="0.14765218253968301"/>
          <c:y val="4.7037037037037405E-2"/>
          <c:w val="0.69863750000000002"/>
          <c:h val="0.75213425925925903"/>
        </c:manualLayout>
      </c:layout>
      <c:lineChart>
        <c:grouping val="standard"/>
        <c:ser>
          <c:idx val="1"/>
          <c:order val="0"/>
          <c:tx>
            <c:strRef>
              <c:f>'C:\Users\DEYU\Desktop\My Research\[同欧美国家对比.xlsx]Total'!$B$1</c:f>
              <c:strCache>
                <c:ptCount val="1"/>
                <c:pt idx="0">
                  <c:v>DE</c:v>
                </c:pt>
              </c:strCache>
            </c:strRef>
          </c:tx>
          <c:spPr>
            <a:ln w="19050">
              <a:solidFill>
                <a:sysClr val="windowText" lastClr="000000"/>
              </a:solidFill>
            </a:ln>
            <a:effectLst/>
          </c:spPr>
          <c:marker>
            <c:symbol val="plus"/>
            <c:size val="4"/>
            <c:spPr>
              <a:solidFill>
                <a:schemeClr val="bg1"/>
              </a:solidFill>
              <a:ln w="12700">
                <a:solidFill>
                  <a:sysClr val="windowText" lastClr="000000"/>
                </a:solidFill>
              </a:ln>
              <a:effectLst/>
            </c:spPr>
          </c:marker>
          <c:cat>
            <c:numRef>
              <c:f>'C:\Users\DEYU\Desktop\My Research\[同欧美国家对比.xlsx]Total'!$A$39:$A$50</c:f>
              <c:numCache>
                <c:formatCode>General</c:formatCode>
                <c:ptCount val="12"/>
                <c:pt idx="0">
                  <c:v>2000</c:v>
                </c:pt>
                <c:pt idx="1">
                  <c:v>2001</c:v>
                </c:pt>
                <c:pt idx="2">
                  <c:v>2002</c:v>
                </c:pt>
                <c:pt idx="3">
                  <c:v>2003</c:v>
                </c:pt>
                <c:pt idx="4">
                  <c:v>2004</c:v>
                </c:pt>
                <c:pt idx="5">
                  <c:v>2005</c:v>
                </c:pt>
                <c:pt idx="6">
                  <c:v>2006</c:v>
                </c:pt>
                <c:pt idx="7">
                  <c:v>2007</c:v>
                </c:pt>
                <c:pt idx="8">
                  <c:v>2008</c:v>
                </c:pt>
                <c:pt idx="9">
                  <c:v>2009</c:v>
                </c:pt>
                <c:pt idx="10">
                  <c:v>2010</c:v>
                </c:pt>
                <c:pt idx="11">
                  <c:v>2011</c:v>
                </c:pt>
              </c:numCache>
            </c:numRef>
          </c:cat>
          <c:val>
            <c:numRef>
              <c:f>'C:\Users\DEYU\Desktop\My Research\[同欧美国家对比.xlsx]Total'!$B$39:$B$50</c:f>
              <c:numCache>
                <c:formatCode>General</c:formatCode>
                <c:ptCount val="12"/>
                <c:pt idx="0">
                  <c:v>1.4666413853632999E-2</c:v>
                </c:pt>
                <c:pt idx="1">
                  <c:v>1.3905275913200161E-2</c:v>
                </c:pt>
                <c:pt idx="2">
                  <c:v>1.4158156666770101E-2</c:v>
                </c:pt>
                <c:pt idx="3">
                  <c:v>1.4106740218821899E-2</c:v>
                </c:pt>
                <c:pt idx="4">
                  <c:v>1.30995945897463E-2</c:v>
                </c:pt>
                <c:pt idx="5">
                  <c:v>1.2217299751141645E-2</c:v>
                </c:pt>
                <c:pt idx="6">
                  <c:v>1.1910777955585544E-2</c:v>
                </c:pt>
                <c:pt idx="7">
                  <c:v>1.1341344919884123E-2</c:v>
                </c:pt>
                <c:pt idx="8">
                  <c:v>1.08264574728432E-2</c:v>
                </c:pt>
                <c:pt idx="9">
                  <c:v>1.0332907772825299E-2</c:v>
                </c:pt>
                <c:pt idx="10">
                  <c:v>9.732723615194571E-3</c:v>
                </c:pt>
                <c:pt idx="11">
                  <c:v>1.0114185087821101E-2</c:v>
                </c:pt>
              </c:numCache>
            </c:numRef>
          </c:val>
        </c:ser>
        <c:ser>
          <c:idx val="2"/>
          <c:order val="1"/>
          <c:tx>
            <c:strRef>
              <c:f>'C:\Users\DEYU\Desktop\My Research\[同欧美国家对比.xlsx]Total'!$C$1</c:f>
              <c:strCache>
                <c:ptCount val="1"/>
                <c:pt idx="0">
                  <c:v>IT</c:v>
                </c:pt>
              </c:strCache>
            </c:strRef>
          </c:tx>
          <c:spPr>
            <a:ln w="19050">
              <a:solidFill>
                <a:sysClr val="windowText" lastClr="000000"/>
              </a:solidFill>
            </a:ln>
            <a:effectLst/>
          </c:spPr>
          <c:marker>
            <c:symbol val="x"/>
            <c:size val="5"/>
            <c:spPr>
              <a:solidFill>
                <a:schemeClr val="bg1"/>
              </a:solidFill>
              <a:ln w="12700">
                <a:solidFill>
                  <a:sysClr val="windowText" lastClr="000000"/>
                </a:solidFill>
              </a:ln>
              <a:effectLst/>
            </c:spPr>
          </c:marker>
          <c:cat>
            <c:numRef>
              <c:f>'C:\Users\DEYU\Desktop\My Research\[同欧美国家对比.xlsx]Total'!$A$39:$A$50</c:f>
              <c:numCache>
                <c:formatCode>General</c:formatCode>
                <c:ptCount val="12"/>
                <c:pt idx="0">
                  <c:v>2000</c:v>
                </c:pt>
                <c:pt idx="1">
                  <c:v>2001</c:v>
                </c:pt>
                <c:pt idx="2">
                  <c:v>2002</c:v>
                </c:pt>
                <c:pt idx="3">
                  <c:v>2003</c:v>
                </c:pt>
                <c:pt idx="4">
                  <c:v>2004</c:v>
                </c:pt>
                <c:pt idx="5">
                  <c:v>2005</c:v>
                </c:pt>
                <c:pt idx="6">
                  <c:v>2006</c:v>
                </c:pt>
                <c:pt idx="7">
                  <c:v>2007</c:v>
                </c:pt>
                <c:pt idx="8">
                  <c:v>2008</c:v>
                </c:pt>
                <c:pt idx="9">
                  <c:v>2009</c:v>
                </c:pt>
                <c:pt idx="10">
                  <c:v>2010</c:v>
                </c:pt>
                <c:pt idx="11">
                  <c:v>2011</c:v>
                </c:pt>
              </c:numCache>
            </c:numRef>
          </c:cat>
          <c:val>
            <c:numRef>
              <c:f>'C:\Users\DEYU\Desktop\My Research\[同欧美国家对比.xlsx]Total'!$C$39:$C$50</c:f>
              <c:numCache>
                <c:formatCode>General</c:formatCode>
                <c:ptCount val="12"/>
                <c:pt idx="1">
                  <c:v>1.8654931095582961E-2</c:v>
                </c:pt>
                <c:pt idx="2">
                  <c:v>1.8107717571490496E-2</c:v>
                </c:pt>
                <c:pt idx="3">
                  <c:v>1.8077997344630607E-2</c:v>
                </c:pt>
                <c:pt idx="4">
                  <c:v>1.7526531710654807E-2</c:v>
                </c:pt>
                <c:pt idx="5">
                  <c:v>1.7077960390168907E-2</c:v>
                </c:pt>
                <c:pt idx="6">
                  <c:v>1.6741677888818092E-2</c:v>
                </c:pt>
                <c:pt idx="7">
                  <c:v>1.5502540954383704E-2</c:v>
                </c:pt>
                <c:pt idx="8">
                  <c:v>1.4977652391669604E-2</c:v>
                </c:pt>
                <c:pt idx="9">
                  <c:v>1.3602319168130162E-2</c:v>
                </c:pt>
                <c:pt idx="10">
                  <c:v>1.3330074146500552E-2</c:v>
                </c:pt>
                <c:pt idx="11">
                  <c:v>1.3045873482065375E-2</c:v>
                </c:pt>
              </c:numCache>
            </c:numRef>
          </c:val>
        </c:ser>
        <c:ser>
          <c:idx val="3"/>
          <c:order val="2"/>
          <c:tx>
            <c:strRef>
              <c:f>'C:\Users\DEYU\Desktop\My Research\[同欧美国家对比.xlsx]Total'!$D$1</c:f>
              <c:strCache>
                <c:ptCount val="1"/>
                <c:pt idx="0">
                  <c:v>FR</c:v>
                </c:pt>
              </c:strCache>
            </c:strRef>
          </c:tx>
          <c:spPr>
            <a:ln w="19050">
              <a:solidFill>
                <a:sysClr val="windowText" lastClr="000000"/>
              </a:solidFill>
            </a:ln>
            <a:effectLst/>
          </c:spPr>
          <c:marker>
            <c:symbol val="square"/>
            <c:size val="4"/>
            <c:spPr>
              <a:solidFill>
                <a:schemeClr val="bg1"/>
              </a:solidFill>
              <a:ln>
                <a:solidFill>
                  <a:sysClr val="windowText" lastClr="000000"/>
                </a:solidFill>
              </a:ln>
              <a:effectLst/>
            </c:spPr>
          </c:marker>
          <c:cat>
            <c:numRef>
              <c:f>'C:\Users\DEYU\Desktop\My Research\[同欧美国家对比.xlsx]Total'!$A$39:$A$50</c:f>
              <c:numCache>
                <c:formatCode>General</c:formatCode>
                <c:ptCount val="12"/>
                <c:pt idx="0">
                  <c:v>2000</c:v>
                </c:pt>
                <c:pt idx="1">
                  <c:v>2001</c:v>
                </c:pt>
                <c:pt idx="2">
                  <c:v>2002</c:v>
                </c:pt>
                <c:pt idx="3">
                  <c:v>2003</c:v>
                </c:pt>
                <c:pt idx="4">
                  <c:v>2004</c:v>
                </c:pt>
                <c:pt idx="5">
                  <c:v>2005</c:v>
                </c:pt>
                <c:pt idx="6">
                  <c:v>2006</c:v>
                </c:pt>
                <c:pt idx="7">
                  <c:v>2007</c:v>
                </c:pt>
                <c:pt idx="8">
                  <c:v>2008</c:v>
                </c:pt>
                <c:pt idx="9">
                  <c:v>2009</c:v>
                </c:pt>
                <c:pt idx="10">
                  <c:v>2010</c:v>
                </c:pt>
                <c:pt idx="11">
                  <c:v>2011</c:v>
                </c:pt>
              </c:numCache>
            </c:numRef>
          </c:cat>
          <c:val>
            <c:numRef>
              <c:f>'C:\Users\DEYU\Desktop\My Research\[同欧美国家对比.xlsx]Total'!$D$39:$D$50</c:f>
              <c:numCache>
                <c:formatCode>General</c:formatCode>
                <c:ptCount val="12"/>
                <c:pt idx="0">
                  <c:v>4.5022384542884104E-2</c:v>
                </c:pt>
                <c:pt idx="1">
                  <c:v>4.7753069619274419E-2</c:v>
                </c:pt>
                <c:pt idx="2">
                  <c:v>4.9916942949111712E-2</c:v>
                </c:pt>
                <c:pt idx="3">
                  <c:v>4.7106690777576933E-2</c:v>
                </c:pt>
                <c:pt idx="4">
                  <c:v>4.5911248782456775E-2</c:v>
                </c:pt>
                <c:pt idx="5">
                  <c:v>4.6898424960756524E-2</c:v>
                </c:pt>
                <c:pt idx="6">
                  <c:v>4.4077728064099417E-2</c:v>
                </c:pt>
                <c:pt idx="7">
                  <c:v>4.2848795689151495E-2</c:v>
                </c:pt>
                <c:pt idx="8">
                  <c:v>4.3589978893273408E-2</c:v>
                </c:pt>
                <c:pt idx="9">
                  <c:v>4.4881153696681976E-2</c:v>
                </c:pt>
                <c:pt idx="10">
                  <c:v>4.5131312674527677E-2</c:v>
                </c:pt>
                <c:pt idx="11">
                  <c:v>4.6506442603328105E-2</c:v>
                </c:pt>
              </c:numCache>
            </c:numRef>
          </c:val>
        </c:ser>
        <c:ser>
          <c:idx val="4"/>
          <c:order val="3"/>
          <c:tx>
            <c:strRef>
              <c:f>'C:\Users\DEYU\Desktop\My Research\[同欧美国家对比.xlsx]Total'!$E$1</c:f>
              <c:strCache>
                <c:ptCount val="1"/>
                <c:pt idx="0">
                  <c:v>UK</c:v>
                </c:pt>
              </c:strCache>
            </c:strRef>
          </c:tx>
          <c:spPr>
            <a:ln w="19050">
              <a:solidFill>
                <a:sysClr val="windowText" lastClr="000000"/>
              </a:solidFill>
            </a:ln>
            <a:effectLst/>
          </c:spPr>
          <c:marker>
            <c:symbol val="diamond"/>
            <c:size val="4"/>
            <c:spPr>
              <a:solidFill>
                <a:schemeClr val="bg1"/>
              </a:solidFill>
              <a:ln>
                <a:solidFill>
                  <a:sysClr val="windowText" lastClr="000000"/>
                </a:solidFill>
              </a:ln>
              <a:effectLst/>
            </c:spPr>
          </c:marker>
          <c:cat>
            <c:numRef>
              <c:f>'C:\Users\DEYU\Desktop\My Research\[同欧美国家对比.xlsx]Total'!$A$39:$A$50</c:f>
              <c:numCache>
                <c:formatCode>General</c:formatCode>
                <c:ptCount val="12"/>
                <c:pt idx="0">
                  <c:v>2000</c:v>
                </c:pt>
                <c:pt idx="1">
                  <c:v>2001</c:v>
                </c:pt>
                <c:pt idx="2">
                  <c:v>2002</c:v>
                </c:pt>
                <c:pt idx="3">
                  <c:v>2003</c:v>
                </c:pt>
                <c:pt idx="4">
                  <c:v>2004</c:v>
                </c:pt>
                <c:pt idx="5">
                  <c:v>2005</c:v>
                </c:pt>
                <c:pt idx="6">
                  <c:v>2006</c:v>
                </c:pt>
                <c:pt idx="7">
                  <c:v>2007</c:v>
                </c:pt>
                <c:pt idx="8">
                  <c:v>2008</c:v>
                </c:pt>
                <c:pt idx="9">
                  <c:v>2009</c:v>
                </c:pt>
                <c:pt idx="10">
                  <c:v>2010</c:v>
                </c:pt>
                <c:pt idx="11">
                  <c:v>2011</c:v>
                </c:pt>
              </c:numCache>
            </c:numRef>
          </c:cat>
          <c:val>
            <c:numRef>
              <c:f>'C:\Users\DEYU\Desktop\My Research\[同欧美国家对比.xlsx]Total'!$E$39:$E$50</c:f>
              <c:numCache>
                <c:formatCode>General</c:formatCode>
                <c:ptCount val="12"/>
                <c:pt idx="0">
                  <c:v>1.0639526355377005E-2</c:v>
                </c:pt>
                <c:pt idx="1">
                  <c:v>1.1006540118041202E-2</c:v>
                </c:pt>
                <c:pt idx="2">
                  <c:v>1.1344736485347107E-2</c:v>
                </c:pt>
                <c:pt idx="3">
                  <c:v>1.2075398956310998E-2</c:v>
                </c:pt>
                <c:pt idx="4">
                  <c:v>1.1453625440489903E-2</c:v>
                </c:pt>
                <c:pt idx="5">
                  <c:v>1.1803053823547805E-2</c:v>
                </c:pt>
                <c:pt idx="6">
                  <c:v>1.2286382721596498E-2</c:v>
                </c:pt>
                <c:pt idx="7">
                  <c:v>1.1881619384866178E-2</c:v>
                </c:pt>
                <c:pt idx="8">
                  <c:v>1.100903104911127E-2</c:v>
                </c:pt>
                <c:pt idx="9">
                  <c:v>9.9990099990100462E-3</c:v>
                </c:pt>
                <c:pt idx="10">
                  <c:v>8.8580320804405067E-3</c:v>
                </c:pt>
              </c:numCache>
            </c:numRef>
          </c:val>
        </c:ser>
        <c:ser>
          <c:idx val="5"/>
          <c:order val="4"/>
          <c:tx>
            <c:strRef>
              <c:f>'C:\Users\DEYU\Desktop\My Research\[同欧美国家对比.xlsx]Total'!$F$1</c:f>
              <c:strCache>
                <c:ptCount val="1"/>
                <c:pt idx="0">
                  <c:v>US</c:v>
                </c:pt>
              </c:strCache>
            </c:strRef>
          </c:tx>
          <c:spPr>
            <a:ln w="19050">
              <a:solidFill>
                <a:sysClr val="windowText" lastClr="000000"/>
              </a:solidFill>
            </a:ln>
            <a:effectLst/>
          </c:spPr>
          <c:marker>
            <c:symbol val="circle"/>
            <c:size val="4"/>
            <c:spPr>
              <a:solidFill>
                <a:schemeClr val="bg1"/>
              </a:solidFill>
              <a:ln>
                <a:solidFill>
                  <a:sysClr val="windowText" lastClr="000000"/>
                </a:solidFill>
              </a:ln>
              <a:effectLst/>
            </c:spPr>
          </c:marker>
          <c:cat>
            <c:numRef>
              <c:f>'C:\Users\DEYU\Desktop\My Research\[同欧美国家对比.xlsx]Total'!$A$39:$A$50</c:f>
              <c:numCache>
                <c:formatCode>General</c:formatCode>
                <c:ptCount val="12"/>
                <c:pt idx="0">
                  <c:v>2000</c:v>
                </c:pt>
                <c:pt idx="1">
                  <c:v>2001</c:v>
                </c:pt>
                <c:pt idx="2">
                  <c:v>2002</c:v>
                </c:pt>
                <c:pt idx="3">
                  <c:v>2003</c:v>
                </c:pt>
                <c:pt idx="4">
                  <c:v>2004</c:v>
                </c:pt>
                <c:pt idx="5">
                  <c:v>2005</c:v>
                </c:pt>
                <c:pt idx="6">
                  <c:v>2006</c:v>
                </c:pt>
                <c:pt idx="7">
                  <c:v>2007</c:v>
                </c:pt>
                <c:pt idx="8">
                  <c:v>2008</c:v>
                </c:pt>
                <c:pt idx="9">
                  <c:v>2009</c:v>
                </c:pt>
                <c:pt idx="10">
                  <c:v>2010</c:v>
                </c:pt>
                <c:pt idx="11">
                  <c:v>2011</c:v>
                </c:pt>
              </c:numCache>
            </c:numRef>
          </c:cat>
          <c:val>
            <c:numRef>
              <c:f>'C:\Users\DEYU\Desktop\My Research\[同欧美国家对比.xlsx]Total'!$F$39:$F$50</c:f>
              <c:numCache>
                <c:formatCode>General</c:formatCode>
                <c:ptCount val="12"/>
                <c:pt idx="0">
                  <c:v>1.2983274496664053E-2</c:v>
                </c:pt>
                <c:pt idx="1">
                  <c:v>1.3722865501868778E-2</c:v>
                </c:pt>
                <c:pt idx="2">
                  <c:v>1.4485831304149203E-2</c:v>
                </c:pt>
                <c:pt idx="3">
                  <c:v>1.4628763237744698E-2</c:v>
                </c:pt>
                <c:pt idx="4">
                  <c:v>1.5129905404536705E-2</c:v>
                </c:pt>
                <c:pt idx="5">
                  <c:v>1.5865167588822702E-2</c:v>
                </c:pt>
                <c:pt idx="6">
                  <c:v>1.6317130312389721E-2</c:v>
                </c:pt>
                <c:pt idx="7">
                  <c:v>1.6296362418397704E-2</c:v>
                </c:pt>
                <c:pt idx="8">
                  <c:v>1.5703100085600621E-2</c:v>
                </c:pt>
                <c:pt idx="9">
                  <c:v>1.5051364675424799E-2</c:v>
                </c:pt>
                <c:pt idx="10">
                  <c:v>1.4474292889968498E-2</c:v>
                </c:pt>
              </c:numCache>
            </c:numRef>
          </c:val>
        </c:ser>
        <c:ser>
          <c:idx val="6"/>
          <c:order val="5"/>
          <c:tx>
            <c:strRef>
              <c:f>'C:\Users\DEYU\Desktop\My Research\[同欧美国家对比.xlsx]Total'!$G$1</c:f>
              <c:strCache>
                <c:ptCount val="1"/>
                <c:pt idx="0">
                  <c:v>CN</c:v>
                </c:pt>
              </c:strCache>
            </c:strRef>
          </c:tx>
          <c:spPr>
            <a:ln w="19050">
              <a:solidFill>
                <a:sysClr val="windowText" lastClr="000000"/>
              </a:solidFill>
            </a:ln>
            <a:effectLst/>
          </c:spPr>
          <c:marker>
            <c:symbol val="triangle"/>
            <c:size val="4"/>
            <c:spPr>
              <a:solidFill>
                <a:schemeClr val="bg1"/>
              </a:solidFill>
              <a:ln>
                <a:solidFill>
                  <a:sysClr val="windowText" lastClr="000000"/>
                </a:solidFill>
              </a:ln>
              <a:effectLst/>
            </c:spPr>
          </c:marker>
          <c:cat>
            <c:numRef>
              <c:f>'C:\Users\DEYU\Desktop\My Research\[同欧美国家对比.xlsx]Total'!$A$39:$A$50</c:f>
              <c:numCache>
                <c:formatCode>General</c:formatCode>
                <c:ptCount val="12"/>
                <c:pt idx="0">
                  <c:v>2000</c:v>
                </c:pt>
                <c:pt idx="1">
                  <c:v>2001</c:v>
                </c:pt>
                <c:pt idx="2">
                  <c:v>2002</c:v>
                </c:pt>
                <c:pt idx="3">
                  <c:v>2003</c:v>
                </c:pt>
                <c:pt idx="4">
                  <c:v>2004</c:v>
                </c:pt>
                <c:pt idx="5">
                  <c:v>2005</c:v>
                </c:pt>
                <c:pt idx="6">
                  <c:v>2006</c:v>
                </c:pt>
                <c:pt idx="7">
                  <c:v>2007</c:v>
                </c:pt>
                <c:pt idx="8">
                  <c:v>2008</c:v>
                </c:pt>
                <c:pt idx="9">
                  <c:v>2009</c:v>
                </c:pt>
                <c:pt idx="10">
                  <c:v>2010</c:v>
                </c:pt>
                <c:pt idx="11">
                  <c:v>2011</c:v>
                </c:pt>
              </c:numCache>
            </c:numRef>
          </c:cat>
          <c:val>
            <c:numRef>
              <c:f>'C:\Users\DEYU\Desktop\My Research\[同欧美国家对比.xlsx]Total'!$G$39:$G$50</c:f>
              <c:numCache>
                <c:formatCode>General</c:formatCode>
                <c:ptCount val="12"/>
                <c:pt idx="0">
                  <c:v>0.18310136682703476</c:v>
                </c:pt>
                <c:pt idx="1">
                  <c:v>0.16236597870986988</c:v>
                </c:pt>
                <c:pt idx="2">
                  <c:v>0.16290146026167104</c:v>
                </c:pt>
                <c:pt idx="3">
                  <c:v>0.17437590427469188</c:v>
                </c:pt>
                <c:pt idx="4">
                  <c:v>0.18212201564442701</c:v>
                </c:pt>
                <c:pt idx="5">
                  <c:v>0.17363610944537056</c:v>
                </c:pt>
                <c:pt idx="6">
                  <c:v>0.1718325604982</c:v>
                </c:pt>
                <c:pt idx="7">
                  <c:v>0.17669463374097324</c:v>
                </c:pt>
                <c:pt idx="8">
                  <c:v>0.19419507773458444</c:v>
                </c:pt>
                <c:pt idx="9">
                  <c:v>0.19761493682994821</c:v>
                </c:pt>
                <c:pt idx="10">
                  <c:v>0.20427497651111801</c:v>
                </c:pt>
              </c:numCache>
            </c:numRef>
          </c:val>
        </c:ser>
        <c:dLbls/>
        <c:marker val="1"/>
        <c:axId val="91563904"/>
        <c:axId val="91594752"/>
      </c:lineChart>
      <c:catAx>
        <c:axId val="91563904"/>
        <c:scaling>
          <c:orientation val="minMax"/>
        </c:scaling>
        <c:axPos val="b"/>
        <c:title>
          <c:tx>
            <c:rich>
              <a:bodyPr/>
              <a:lstStyle/>
              <a:p>
                <a:pPr>
                  <a:defRPr/>
                </a:pPr>
                <a:r>
                  <a:rPr lang="en-US"/>
                  <a:t>Year</a:t>
                </a:r>
                <a:endParaRPr lang="zh-CN"/>
              </a:p>
            </c:rich>
          </c:tx>
        </c:title>
        <c:numFmt formatCode="General" sourceLinked="1"/>
        <c:tickLblPos val="nextTo"/>
        <c:crossAx val="91594752"/>
        <c:crosses val="autoZero"/>
        <c:auto val="1"/>
        <c:lblAlgn val="ctr"/>
        <c:lblOffset val="100"/>
      </c:catAx>
      <c:valAx>
        <c:axId val="91594752"/>
        <c:scaling>
          <c:orientation val="minMax"/>
        </c:scaling>
        <c:axPos val="l"/>
        <c:majorGridlines/>
        <c:title>
          <c:tx>
            <c:rich>
              <a:bodyPr rot="-5400000" vert="horz"/>
              <a:lstStyle/>
              <a:p>
                <a:pPr>
                  <a:defRPr/>
                </a:pPr>
                <a:r>
                  <a:rPr lang="en-US"/>
                  <a:t>Fatality rate (fatalities per </a:t>
                </a:r>
                <a:r>
                  <a:rPr lang="en-US" altLang="zh-CN"/>
                  <a:t>human</a:t>
                </a:r>
                <a:r>
                  <a:rPr lang="zh-CN" altLang="en-US"/>
                  <a:t> </a:t>
                </a:r>
                <a:r>
                  <a:rPr lang="en-US" altLang="zh-CN"/>
                  <a:t>damage</a:t>
                </a:r>
                <a:r>
                  <a:rPr lang="en-US"/>
                  <a:t>)</a:t>
                </a:r>
                <a:endParaRPr lang="zh-CN"/>
              </a:p>
            </c:rich>
          </c:tx>
        </c:title>
        <c:numFmt formatCode="General" sourceLinked="1"/>
        <c:tickLblPos val="nextTo"/>
        <c:crossAx val="91563904"/>
        <c:crosses val="autoZero"/>
        <c:crossBetween val="between"/>
      </c:valAx>
      <c:spPr>
        <a:ln>
          <a:solidFill>
            <a:sysClr val="windowText" lastClr="000000"/>
          </a:solidFill>
        </a:ln>
      </c:spPr>
    </c:plotArea>
    <c:legend>
      <c:legendPos val="r"/>
      <c:layout>
        <c:manualLayout>
          <c:xMode val="edge"/>
          <c:yMode val="edge"/>
          <c:x val="0.87148809523809734"/>
          <c:y val="0.14959722222222288"/>
          <c:w val="0.10835317460317502"/>
          <c:h val="0.55969444444444982"/>
        </c:manualLayout>
      </c:layout>
      <c:spPr>
        <a:ln>
          <a:solidFill>
            <a:sysClr val="windowText" lastClr="000000"/>
          </a:solidFill>
        </a:ln>
      </c:spPr>
    </c:legend>
    <c:plotVisOnly val="1"/>
    <c:dispBlanksAs val="gap"/>
  </c:chart>
  <c:txPr>
    <a:bodyPr/>
    <a:lstStyle/>
    <a:p>
      <a:pPr>
        <a:defRPr sz="900" b="0">
          <a:latin typeface="Times New Roman" pitchFamily="18" charset="0"/>
          <a:cs typeface="Times New Roman" pitchFamily="18" charset="0"/>
        </a:defRPr>
      </a:pPr>
      <a:endParaRPr lang="zh-CN"/>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lang val="zh-CN"/>
  <c:chart>
    <c:autoTitleDeleted val="1"/>
    <c:plotArea>
      <c:layout>
        <c:manualLayout>
          <c:layoutTarget val="inner"/>
          <c:xMode val="edge"/>
          <c:yMode val="edge"/>
          <c:x val="0.125010716992011"/>
          <c:y val="3.4701055542364592E-2"/>
          <c:w val="0.68844444444444464"/>
          <c:h val="0.73522628200260953"/>
        </c:manualLayout>
      </c:layout>
      <c:lineChart>
        <c:grouping val="standard"/>
        <c:ser>
          <c:idx val="4"/>
          <c:order val="0"/>
          <c:tx>
            <c:strRef>
              <c:f>'C:\Users\DEYU\Desktop\My Research\[同欧美国家对比.xlsx]机动化率'!$A$6</c:f>
              <c:strCache>
                <c:ptCount val="1"/>
                <c:pt idx="0">
                  <c:v>US</c:v>
                </c:pt>
              </c:strCache>
            </c:strRef>
          </c:tx>
          <c:spPr>
            <a:ln w="19050">
              <a:solidFill>
                <a:sysClr val="windowText" lastClr="000000"/>
              </a:solidFill>
            </a:ln>
            <a:effectLst/>
          </c:spPr>
          <c:marker>
            <c:symbol val="circle"/>
            <c:size val="4"/>
            <c:spPr>
              <a:solidFill>
                <a:schemeClr val="bg1"/>
              </a:solidFill>
              <a:ln>
                <a:solidFill>
                  <a:sysClr val="windowText" lastClr="000000"/>
                </a:solidFill>
              </a:ln>
              <a:effectLst/>
            </c:spPr>
          </c:marker>
          <c:cat>
            <c:numRef>
              <c:f>'C:\Users\DEYU\Desktop\My Research\[同欧美国家对比.xlsx]机动化率'!$B$1:$K$1</c:f>
              <c:numCache>
                <c:formatCode>General</c:formatCode>
                <c:ptCount val="10"/>
                <c:pt idx="0">
                  <c:v>2000</c:v>
                </c:pt>
                <c:pt idx="1">
                  <c:v>2001</c:v>
                </c:pt>
                <c:pt idx="2">
                  <c:v>2002</c:v>
                </c:pt>
                <c:pt idx="3">
                  <c:v>2003</c:v>
                </c:pt>
                <c:pt idx="4">
                  <c:v>2004</c:v>
                </c:pt>
                <c:pt idx="5">
                  <c:v>2005</c:v>
                </c:pt>
                <c:pt idx="6">
                  <c:v>2006</c:v>
                </c:pt>
                <c:pt idx="7">
                  <c:v>2007</c:v>
                </c:pt>
                <c:pt idx="8">
                  <c:v>2008</c:v>
                </c:pt>
                <c:pt idx="9">
                  <c:v>2009</c:v>
                </c:pt>
              </c:numCache>
            </c:numRef>
          </c:cat>
          <c:val>
            <c:numRef>
              <c:f>'C:\Users\DEYU\Desktop\My Research\[同欧美国家对比.xlsx]机动化率'!$B$6:$K$6</c:f>
              <c:numCache>
                <c:formatCode>General</c:formatCode>
                <c:ptCount val="10"/>
                <c:pt idx="0">
                  <c:v>753.84495077296026</c:v>
                </c:pt>
                <c:pt idx="1">
                  <c:v>778.40432819008288</c:v>
                </c:pt>
                <c:pt idx="2">
                  <c:v>768.12510039113431</c:v>
                </c:pt>
                <c:pt idx="3">
                  <c:v>768.1848135291059</c:v>
                </c:pt>
                <c:pt idx="4">
                  <c:v>779.61776043885868</c:v>
                </c:pt>
                <c:pt idx="5">
                  <c:v>784.74308393561353</c:v>
                </c:pt>
                <c:pt idx="6">
                  <c:v>785.99343123065205</c:v>
                </c:pt>
                <c:pt idx="7">
                  <c:v>782.38345417478752</c:v>
                </c:pt>
                <c:pt idx="8">
                  <c:v>777.54955563697172</c:v>
                </c:pt>
                <c:pt idx="9">
                  <c:v>764.30599462528096</c:v>
                </c:pt>
              </c:numCache>
            </c:numRef>
          </c:val>
        </c:ser>
        <c:ser>
          <c:idx val="2"/>
          <c:order val="1"/>
          <c:tx>
            <c:strRef>
              <c:f>'C:\Users\DEYU\Desktop\My Research\[同欧美国家对比.xlsx]机动化率'!$A$4</c:f>
              <c:strCache>
                <c:ptCount val="1"/>
                <c:pt idx="0">
                  <c:v>Italy</c:v>
                </c:pt>
              </c:strCache>
            </c:strRef>
          </c:tx>
          <c:spPr>
            <a:ln w="19050">
              <a:solidFill>
                <a:sysClr val="windowText" lastClr="000000"/>
              </a:solidFill>
            </a:ln>
            <a:effectLst/>
          </c:spPr>
          <c:marker>
            <c:symbol val="x"/>
            <c:size val="5"/>
            <c:spPr>
              <a:solidFill>
                <a:schemeClr val="bg1"/>
              </a:solidFill>
              <a:ln w="12700">
                <a:solidFill>
                  <a:sysClr val="windowText" lastClr="000000"/>
                </a:solidFill>
              </a:ln>
              <a:effectLst/>
            </c:spPr>
          </c:marker>
          <c:cat>
            <c:numRef>
              <c:f>'C:\Users\DEYU\Desktop\My Research\[同欧美国家对比.xlsx]机动化率'!$B$1:$K$1</c:f>
              <c:numCache>
                <c:formatCode>General</c:formatCode>
                <c:ptCount val="10"/>
                <c:pt idx="0">
                  <c:v>2000</c:v>
                </c:pt>
                <c:pt idx="1">
                  <c:v>2001</c:v>
                </c:pt>
                <c:pt idx="2">
                  <c:v>2002</c:v>
                </c:pt>
                <c:pt idx="3">
                  <c:v>2003</c:v>
                </c:pt>
                <c:pt idx="4">
                  <c:v>2004</c:v>
                </c:pt>
                <c:pt idx="5">
                  <c:v>2005</c:v>
                </c:pt>
                <c:pt idx="6">
                  <c:v>2006</c:v>
                </c:pt>
                <c:pt idx="7">
                  <c:v>2007</c:v>
                </c:pt>
                <c:pt idx="8">
                  <c:v>2008</c:v>
                </c:pt>
                <c:pt idx="9">
                  <c:v>2009</c:v>
                </c:pt>
              </c:numCache>
            </c:numRef>
          </c:cat>
          <c:val>
            <c:numRef>
              <c:f>'C:\Users\DEYU\Desktop\My Research\[同欧美国家对比.xlsx]机动化率'!$B$4:$K$4</c:f>
              <c:numCache>
                <c:formatCode>General</c:formatCode>
                <c:ptCount val="10"/>
                <c:pt idx="0">
                  <c:v>572</c:v>
                </c:pt>
                <c:pt idx="1">
                  <c:v>584</c:v>
                </c:pt>
                <c:pt idx="2">
                  <c:v>591</c:v>
                </c:pt>
                <c:pt idx="4">
                  <c:v>587</c:v>
                </c:pt>
                <c:pt idx="5">
                  <c:v>593</c:v>
                </c:pt>
                <c:pt idx="6">
                  <c:v>601</c:v>
                </c:pt>
                <c:pt idx="7">
                  <c:v>603</c:v>
                </c:pt>
                <c:pt idx="9">
                  <c:v>606</c:v>
                </c:pt>
              </c:numCache>
            </c:numRef>
          </c:val>
        </c:ser>
        <c:ser>
          <c:idx val="0"/>
          <c:order val="2"/>
          <c:tx>
            <c:strRef>
              <c:f>'C:\Users\DEYU\Desktop\My Research\[同欧美国家对比.xlsx]机动化率'!$A$2</c:f>
              <c:strCache>
                <c:ptCount val="1"/>
                <c:pt idx="0">
                  <c:v>German</c:v>
                </c:pt>
              </c:strCache>
            </c:strRef>
          </c:tx>
          <c:spPr>
            <a:ln w="19050">
              <a:solidFill>
                <a:schemeClr val="tx1"/>
              </a:solidFill>
            </a:ln>
          </c:spPr>
          <c:marker>
            <c:symbol val="plus"/>
            <c:size val="5"/>
            <c:spPr>
              <a:solidFill>
                <a:schemeClr val="bg1"/>
              </a:solidFill>
              <a:ln w="12700">
                <a:solidFill>
                  <a:schemeClr val="tx1"/>
                </a:solidFill>
              </a:ln>
            </c:spPr>
          </c:marker>
          <c:cat>
            <c:numRef>
              <c:f>'C:\Users\DEYU\Desktop\My Research\[同欧美国家对比.xlsx]机动化率'!$B$1:$K$1</c:f>
              <c:numCache>
                <c:formatCode>General</c:formatCode>
                <c:ptCount val="10"/>
                <c:pt idx="0">
                  <c:v>2000</c:v>
                </c:pt>
                <c:pt idx="1">
                  <c:v>2001</c:v>
                </c:pt>
                <c:pt idx="2">
                  <c:v>2002</c:v>
                </c:pt>
                <c:pt idx="3">
                  <c:v>2003</c:v>
                </c:pt>
                <c:pt idx="4">
                  <c:v>2004</c:v>
                </c:pt>
                <c:pt idx="5">
                  <c:v>2005</c:v>
                </c:pt>
                <c:pt idx="6">
                  <c:v>2006</c:v>
                </c:pt>
                <c:pt idx="7">
                  <c:v>2007</c:v>
                </c:pt>
                <c:pt idx="8">
                  <c:v>2008</c:v>
                </c:pt>
                <c:pt idx="9">
                  <c:v>2009</c:v>
                </c:pt>
              </c:numCache>
            </c:numRef>
          </c:cat>
          <c:val>
            <c:numRef>
              <c:f>'C:\Users\DEYU\Desktop\My Research\[同欧美国家对比.xlsx]机动化率'!$B$2:$K$2</c:f>
              <c:numCache>
                <c:formatCode>General</c:formatCode>
                <c:ptCount val="10"/>
                <c:pt idx="0">
                  <c:v>533</c:v>
                </c:pt>
                <c:pt idx="1">
                  <c:v>540</c:v>
                </c:pt>
                <c:pt idx="2">
                  <c:v>542</c:v>
                </c:pt>
                <c:pt idx="3">
                  <c:v>545</c:v>
                </c:pt>
                <c:pt idx="4">
                  <c:v>550</c:v>
                </c:pt>
                <c:pt idx="5">
                  <c:v>559</c:v>
                </c:pt>
                <c:pt idx="6">
                  <c:v>565</c:v>
                </c:pt>
                <c:pt idx="7">
                  <c:v>500</c:v>
                </c:pt>
                <c:pt idx="8">
                  <c:v>503</c:v>
                </c:pt>
                <c:pt idx="9">
                  <c:v>509</c:v>
                </c:pt>
              </c:numCache>
            </c:numRef>
          </c:val>
        </c:ser>
        <c:ser>
          <c:idx val="1"/>
          <c:order val="3"/>
          <c:tx>
            <c:strRef>
              <c:f>'C:\Users\DEYU\Desktop\My Research\[同欧美国家对比.xlsx]机动化率'!$A$3</c:f>
              <c:strCache>
                <c:ptCount val="1"/>
                <c:pt idx="0">
                  <c:v>France</c:v>
                </c:pt>
              </c:strCache>
            </c:strRef>
          </c:tx>
          <c:spPr>
            <a:ln w="19050">
              <a:solidFill>
                <a:schemeClr val="tx1"/>
              </a:solidFill>
            </a:ln>
          </c:spPr>
          <c:marker>
            <c:symbol val="square"/>
            <c:size val="4"/>
            <c:spPr>
              <a:solidFill>
                <a:schemeClr val="bg1"/>
              </a:solidFill>
              <a:ln w="9525">
                <a:solidFill>
                  <a:schemeClr val="tx1"/>
                </a:solidFill>
              </a:ln>
            </c:spPr>
          </c:marker>
          <c:cat>
            <c:numRef>
              <c:f>'C:\Users\DEYU\Desktop\My Research\[同欧美国家对比.xlsx]机动化率'!$B$1:$K$1</c:f>
              <c:numCache>
                <c:formatCode>General</c:formatCode>
                <c:ptCount val="10"/>
                <c:pt idx="0">
                  <c:v>2000</c:v>
                </c:pt>
                <c:pt idx="1">
                  <c:v>2001</c:v>
                </c:pt>
                <c:pt idx="2">
                  <c:v>2002</c:v>
                </c:pt>
                <c:pt idx="3">
                  <c:v>2003</c:v>
                </c:pt>
                <c:pt idx="4">
                  <c:v>2004</c:v>
                </c:pt>
                <c:pt idx="5">
                  <c:v>2005</c:v>
                </c:pt>
                <c:pt idx="6">
                  <c:v>2006</c:v>
                </c:pt>
                <c:pt idx="7">
                  <c:v>2007</c:v>
                </c:pt>
                <c:pt idx="8">
                  <c:v>2008</c:v>
                </c:pt>
                <c:pt idx="9">
                  <c:v>2009</c:v>
                </c:pt>
              </c:numCache>
            </c:numRef>
          </c:cat>
          <c:val>
            <c:numRef>
              <c:f>'C:\Users\DEYU\Desktop\My Research\[同欧美国家对比.xlsx]机动化率'!$B$3:$K$3</c:f>
              <c:numCache>
                <c:formatCode>General</c:formatCode>
                <c:ptCount val="10"/>
                <c:pt idx="0">
                  <c:v>463</c:v>
                </c:pt>
                <c:pt idx="1">
                  <c:v>471</c:v>
                </c:pt>
                <c:pt idx="2">
                  <c:v>475</c:v>
                </c:pt>
                <c:pt idx="3">
                  <c:v>478</c:v>
                </c:pt>
                <c:pt idx="4">
                  <c:v>480</c:v>
                </c:pt>
                <c:pt idx="5">
                  <c:v>480</c:v>
                </c:pt>
                <c:pt idx="6">
                  <c:v>483</c:v>
                </c:pt>
                <c:pt idx="7">
                  <c:v>482</c:v>
                </c:pt>
              </c:numCache>
            </c:numRef>
          </c:val>
        </c:ser>
        <c:ser>
          <c:idx val="3"/>
          <c:order val="4"/>
          <c:tx>
            <c:strRef>
              <c:f>'C:\Users\DEYU\Desktop\My Research\[同欧美国家对比.xlsx]机动化率'!$A$5</c:f>
              <c:strCache>
                <c:ptCount val="1"/>
                <c:pt idx="0">
                  <c:v>UK</c:v>
                </c:pt>
              </c:strCache>
            </c:strRef>
          </c:tx>
          <c:spPr>
            <a:ln w="19050">
              <a:solidFill>
                <a:schemeClr val="tx1"/>
              </a:solidFill>
            </a:ln>
          </c:spPr>
          <c:marker>
            <c:symbol val="diamond"/>
            <c:size val="4"/>
            <c:spPr>
              <a:solidFill>
                <a:schemeClr val="bg1"/>
              </a:solidFill>
              <a:ln>
                <a:solidFill>
                  <a:schemeClr val="tx1"/>
                </a:solidFill>
              </a:ln>
            </c:spPr>
          </c:marker>
          <c:cat>
            <c:numRef>
              <c:f>'C:\Users\DEYU\Desktop\My Research\[同欧美国家对比.xlsx]机动化率'!$B$1:$K$1</c:f>
              <c:numCache>
                <c:formatCode>General</c:formatCode>
                <c:ptCount val="10"/>
                <c:pt idx="0">
                  <c:v>2000</c:v>
                </c:pt>
                <c:pt idx="1">
                  <c:v>2001</c:v>
                </c:pt>
                <c:pt idx="2">
                  <c:v>2002</c:v>
                </c:pt>
                <c:pt idx="3">
                  <c:v>2003</c:v>
                </c:pt>
                <c:pt idx="4">
                  <c:v>2004</c:v>
                </c:pt>
                <c:pt idx="5">
                  <c:v>2005</c:v>
                </c:pt>
                <c:pt idx="6">
                  <c:v>2006</c:v>
                </c:pt>
                <c:pt idx="7">
                  <c:v>2007</c:v>
                </c:pt>
                <c:pt idx="8">
                  <c:v>2008</c:v>
                </c:pt>
                <c:pt idx="9">
                  <c:v>2009</c:v>
                </c:pt>
              </c:numCache>
            </c:numRef>
          </c:cat>
          <c:val>
            <c:numRef>
              <c:f>'C:\Users\DEYU\Desktop\My Research\[同欧美国家对比.xlsx]机动化率'!$B$5:$K$5</c:f>
              <c:numCache>
                <c:formatCode>General</c:formatCode>
                <c:ptCount val="10"/>
                <c:pt idx="0">
                  <c:v>426</c:v>
                </c:pt>
                <c:pt idx="1">
                  <c:v>437</c:v>
                </c:pt>
                <c:pt idx="2">
                  <c:v>447</c:v>
                </c:pt>
                <c:pt idx="3">
                  <c:v>453</c:v>
                </c:pt>
                <c:pt idx="4">
                  <c:v>465</c:v>
                </c:pt>
                <c:pt idx="5">
                  <c:v>471</c:v>
                </c:pt>
                <c:pt idx="6">
                  <c:v>461</c:v>
                </c:pt>
                <c:pt idx="7">
                  <c:v>464</c:v>
                </c:pt>
                <c:pt idx="8">
                  <c:v>464</c:v>
                </c:pt>
                <c:pt idx="9">
                  <c:v>459</c:v>
                </c:pt>
              </c:numCache>
            </c:numRef>
          </c:val>
        </c:ser>
        <c:ser>
          <c:idx val="5"/>
          <c:order val="5"/>
          <c:tx>
            <c:strRef>
              <c:f>'C:\Users\DEYU\Desktop\My Research\[同欧美国家对比.xlsx]机动化率'!$A$7</c:f>
              <c:strCache>
                <c:ptCount val="1"/>
                <c:pt idx="0">
                  <c:v>China</c:v>
                </c:pt>
              </c:strCache>
            </c:strRef>
          </c:tx>
          <c:spPr>
            <a:ln w="19050">
              <a:solidFill>
                <a:schemeClr val="tx1"/>
              </a:solidFill>
            </a:ln>
          </c:spPr>
          <c:marker>
            <c:symbol val="triangle"/>
            <c:size val="4"/>
            <c:spPr>
              <a:solidFill>
                <a:schemeClr val="bg1"/>
              </a:solidFill>
              <a:ln>
                <a:solidFill>
                  <a:schemeClr val="tx1"/>
                </a:solidFill>
              </a:ln>
            </c:spPr>
          </c:marker>
          <c:cat>
            <c:numRef>
              <c:f>'C:\Users\DEYU\Desktop\My Research\[同欧美国家对比.xlsx]机动化率'!$B$1:$K$1</c:f>
              <c:numCache>
                <c:formatCode>General</c:formatCode>
                <c:ptCount val="10"/>
                <c:pt idx="0">
                  <c:v>2000</c:v>
                </c:pt>
                <c:pt idx="1">
                  <c:v>2001</c:v>
                </c:pt>
                <c:pt idx="2">
                  <c:v>2002</c:v>
                </c:pt>
                <c:pt idx="3">
                  <c:v>2003</c:v>
                </c:pt>
                <c:pt idx="4">
                  <c:v>2004</c:v>
                </c:pt>
                <c:pt idx="5">
                  <c:v>2005</c:v>
                </c:pt>
                <c:pt idx="6">
                  <c:v>2006</c:v>
                </c:pt>
                <c:pt idx="7">
                  <c:v>2007</c:v>
                </c:pt>
                <c:pt idx="8">
                  <c:v>2008</c:v>
                </c:pt>
                <c:pt idx="9">
                  <c:v>2009</c:v>
                </c:pt>
              </c:numCache>
            </c:numRef>
          </c:cat>
          <c:val>
            <c:numRef>
              <c:f>'C:\Users\DEYU\Desktop\My Research\[同欧美国家对比.xlsx]机动化率'!$B$7:$K$7</c:f>
              <c:numCache>
                <c:formatCode>General</c:formatCode>
                <c:ptCount val="10"/>
                <c:pt idx="0">
                  <c:v>6.7359144094742867</c:v>
                </c:pt>
                <c:pt idx="1">
                  <c:v>7.7880072398473681</c:v>
                </c:pt>
                <c:pt idx="2">
                  <c:v>9.3603886246331349</c:v>
                </c:pt>
                <c:pt idx="3">
                  <c:v>11.443492459006322</c:v>
                </c:pt>
                <c:pt idx="4">
                  <c:v>13.35435194017909</c:v>
                </c:pt>
                <c:pt idx="5">
                  <c:v>16.308661170424287</c:v>
                </c:pt>
                <c:pt idx="6">
                  <c:v>19.928554257196726</c:v>
                </c:pt>
                <c:pt idx="7">
                  <c:v>24.188439328232189</c:v>
                </c:pt>
                <c:pt idx="8">
                  <c:v>28.907109832683069</c:v>
                </c:pt>
                <c:pt idx="9">
                  <c:v>36.306397901835901</c:v>
                </c:pt>
              </c:numCache>
            </c:numRef>
          </c:val>
        </c:ser>
        <c:dLbls/>
        <c:marker val="1"/>
        <c:axId val="91637632"/>
        <c:axId val="91672576"/>
      </c:lineChart>
      <c:catAx>
        <c:axId val="91637632"/>
        <c:scaling>
          <c:orientation val="minMax"/>
        </c:scaling>
        <c:axPos val="b"/>
        <c:title>
          <c:tx>
            <c:rich>
              <a:bodyPr/>
              <a:lstStyle/>
              <a:p>
                <a:pPr>
                  <a:defRPr/>
                </a:pPr>
                <a:r>
                  <a:rPr lang="en-US"/>
                  <a:t>Year</a:t>
                </a:r>
              </a:p>
            </c:rich>
          </c:tx>
        </c:title>
        <c:numFmt formatCode="General" sourceLinked="1"/>
        <c:tickLblPos val="nextTo"/>
        <c:crossAx val="91672576"/>
        <c:crosses val="autoZero"/>
        <c:auto val="1"/>
        <c:lblAlgn val="ctr"/>
        <c:lblOffset val="100"/>
      </c:catAx>
      <c:valAx>
        <c:axId val="91672576"/>
        <c:scaling>
          <c:orientation val="minMax"/>
        </c:scaling>
        <c:axPos val="l"/>
        <c:majorGridlines/>
        <c:title>
          <c:tx>
            <c:rich>
              <a:bodyPr rot="-5400000" vert="horz"/>
              <a:lstStyle/>
              <a:p>
                <a:pPr>
                  <a:defRPr/>
                </a:pPr>
                <a:r>
                  <a:rPr lang="en-US"/>
                  <a:t>Ownership of vehicle</a:t>
                </a:r>
                <a:endParaRPr lang="zh-CN"/>
              </a:p>
              <a:p>
                <a:pPr>
                  <a:defRPr/>
                </a:pPr>
                <a:r>
                  <a:rPr lang="en-US"/>
                  <a:t>per</a:t>
                </a:r>
                <a:r>
                  <a:rPr lang="zh-CN" altLang="en-US"/>
                  <a:t> </a:t>
                </a:r>
                <a:r>
                  <a:rPr lang="en-US" altLang="zh-CN"/>
                  <a:t>1,000</a:t>
                </a:r>
                <a:r>
                  <a:rPr lang="en-US"/>
                  <a:t> capita</a:t>
                </a:r>
                <a:endParaRPr lang="zh-CN"/>
              </a:p>
            </c:rich>
          </c:tx>
        </c:title>
        <c:numFmt formatCode="General" sourceLinked="1"/>
        <c:tickLblPos val="nextTo"/>
        <c:crossAx val="91637632"/>
        <c:crosses val="autoZero"/>
        <c:crossBetween val="between"/>
      </c:valAx>
      <c:spPr>
        <a:ln>
          <a:solidFill>
            <a:sysClr val="windowText" lastClr="000000"/>
          </a:solidFill>
        </a:ln>
      </c:spPr>
    </c:plotArea>
    <c:legend>
      <c:legendPos val="r"/>
      <c:layout>
        <c:manualLayout>
          <c:xMode val="edge"/>
          <c:yMode val="edge"/>
          <c:x val="0.8261269275982811"/>
          <c:y val="0.163775462758628"/>
          <c:w val="0.14863313492063501"/>
          <c:h val="0.55969444444444982"/>
        </c:manualLayout>
      </c:layout>
      <c:spPr>
        <a:ln>
          <a:solidFill>
            <a:sysClr val="windowText" lastClr="000000"/>
          </a:solidFill>
        </a:ln>
      </c:spPr>
    </c:legend>
    <c:plotVisOnly val="1"/>
    <c:dispBlanksAs val="gap"/>
  </c:chart>
  <c:txPr>
    <a:bodyPr/>
    <a:lstStyle/>
    <a:p>
      <a:pPr>
        <a:defRPr sz="900" b="0">
          <a:latin typeface="Times New Roman" pitchFamily="18" charset="0"/>
          <a:cs typeface="Times New Roman" pitchFamily="18" charset="0"/>
        </a:defRPr>
      </a:pPr>
      <a:endParaRPr lang="zh-CN"/>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lang val="zh-CN"/>
  <c:chart>
    <c:autoTitleDeleted val="1"/>
    <c:plotArea>
      <c:layout>
        <c:manualLayout>
          <c:layoutTarget val="inner"/>
          <c:xMode val="edge"/>
          <c:yMode val="edge"/>
          <c:x val="0.137321167977349"/>
          <c:y val="6.4686856806821763E-2"/>
          <c:w val="0.57306366375363449"/>
          <c:h val="0.73445049742201862"/>
        </c:manualLayout>
      </c:layout>
      <c:areaChart>
        <c:grouping val="percentStacked"/>
        <c:ser>
          <c:idx val="0"/>
          <c:order val="0"/>
          <c:tx>
            <c:strRef>
              <c:f>'C:\Users\DEYU\Desktop\My Research\[Statistics of traffic accidents.xlsx]车辆类型'!$K$30</c:f>
              <c:strCache>
                <c:ptCount val="1"/>
                <c:pt idx="0">
                  <c:v>Light passenger cars</c:v>
                </c:pt>
              </c:strCache>
            </c:strRef>
          </c:tx>
          <c:spPr>
            <a:pattFill prst="smGrid">
              <a:fgClr>
                <a:schemeClr val="tx1"/>
              </a:fgClr>
              <a:bgClr>
                <a:schemeClr val="bg1"/>
              </a:bgClr>
            </a:pattFill>
          </c:spPr>
          <c:cat>
            <c:numRef>
              <c:f>'C:\Users\DEYU\Desktop\My Research\[Statistics of traffic accidents.xlsx]车辆类型'!$J$31:$J$39</c:f>
              <c:numCache>
                <c:formatCode>General</c:formatCode>
                <c:ptCount val="9"/>
                <c:pt idx="0">
                  <c:v>2002</c:v>
                </c:pt>
                <c:pt idx="1">
                  <c:v>2003</c:v>
                </c:pt>
                <c:pt idx="2">
                  <c:v>2004</c:v>
                </c:pt>
                <c:pt idx="3">
                  <c:v>2005</c:v>
                </c:pt>
                <c:pt idx="4">
                  <c:v>2006</c:v>
                </c:pt>
                <c:pt idx="5">
                  <c:v>2007</c:v>
                </c:pt>
                <c:pt idx="6">
                  <c:v>2008</c:v>
                </c:pt>
                <c:pt idx="7">
                  <c:v>2009</c:v>
                </c:pt>
                <c:pt idx="8">
                  <c:v>2010</c:v>
                </c:pt>
              </c:numCache>
            </c:numRef>
          </c:cat>
          <c:val>
            <c:numRef>
              <c:f>'C:\Users\DEYU\Desktop\My Research\[Statistics of traffic accidents.xlsx]车辆类型'!$K$31:$K$39</c:f>
              <c:numCache>
                <c:formatCode>General</c:formatCode>
                <c:ptCount val="9"/>
                <c:pt idx="0">
                  <c:v>1022.08</c:v>
                </c:pt>
                <c:pt idx="1">
                  <c:v>1287.0899999999999</c:v>
                </c:pt>
                <c:pt idx="2">
                  <c:v>1533.31</c:v>
                </c:pt>
                <c:pt idx="3">
                  <c:v>1918.6699999999998</c:v>
                </c:pt>
                <c:pt idx="4">
                  <c:v>2395.23</c:v>
                </c:pt>
                <c:pt idx="5">
                  <c:v>2961.6499999999987</c:v>
                </c:pt>
                <c:pt idx="6">
                  <c:v>3595.3300000000022</c:v>
                </c:pt>
                <c:pt idx="7">
                  <c:v>4591.34</c:v>
                </c:pt>
                <c:pt idx="8">
                  <c:v>5861.6100000000024</c:v>
                </c:pt>
              </c:numCache>
            </c:numRef>
          </c:val>
        </c:ser>
        <c:ser>
          <c:idx val="1"/>
          <c:order val="1"/>
          <c:tx>
            <c:strRef>
              <c:f>'C:\Users\DEYU\Desktop\My Research\[Statistics of traffic accidents.xlsx]车辆类型'!$L$30</c:f>
              <c:strCache>
                <c:ptCount val="1"/>
                <c:pt idx="0">
                  <c:v>Motorcycles</c:v>
                </c:pt>
              </c:strCache>
            </c:strRef>
          </c:tx>
          <c:spPr>
            <a:pattFill prst="pct20">
              <a:fgClr>
                <a:schemeClr val="tx1"/>
              </a:fgClr>
              <a:bgClr>
                <a:schemeClr val="bg1"/>
              </a:bgClr>
            </a:pattFill>
          </c:spPr>
          <c:cat>
            <c:numRef>
              <c:f>'C:\Users\DEYU\Desktop\My Research\[Statistics of traffic accidents.xlsx]车辆类型'!$J$31:$J$39</c:f>
              <c:numCache>
                <c:formatCode>General</c:formatCode>
                <c:ptCount val="9"/>
                <c:pt idx="0">
                  <c:v>2002</c:v>
                </c:pt>
                <c:pt idx="1">
                  <c:v>2003</c:v>
                </c:pt>
                <c:pt idx="2">
                  <c:v>2004</c:v>
                </c:pt>
                <c:pt idx="3">
                  <c:v>2005</c:v>
                </c:pt>
                <c:pt idx="4">
                  <c:v>2006</c:v>
                </c:pt>
                <c:pt idx="5">
                  <c:v>2007</c:v>
                </c:pt>
                <c:pt idx="6">
                  <c:v>2008</c:v>
                </c:pt>
                <c:pt idx="7">
                  <c:v>2009</c:v>
                </c:pt>
                <c:pt idx="8">
                  <c:v>2010</c:v>
                </c:pt>
              </c:numCache>
            </c:numRef>
          </c:cat>
          <c:val>
            <c:numRef>
              <c:f>'C:\Users\DEYU\Desktop\My Research\[Statistics of traffic accidents.xlsx]车辆类型'!$L$31:$L$39</c:f>
              <c:numCache>
                <c:formatCode>General</c:formatCode>
                <c:ptCount val="9"/>
                <c:pt idx="0">
                  <c:v>5037.1413000000002</c:v>
                </c:pt>
                <c:pt idx="1">
                  <c:v>5929.5167000000001</c:v>
                </c:pt>
                <c:pt idx="2">
                  <c:v>6754.0749999999998</c:v>
                </c:pt>
                <c:pt idx="3">
                  <c:v>7556.4725000000008</c:v>
                </c:pt>
                <c:pt idx="4">
                  <c:v>8131.3715000000002</c:v>
                </c:pt>
                <c:pt idx="5">
                  <c:v>8709.661299999987</c:v>
                </c:pt>
                <c:pt idx="6">
                  <c:v>8953.7775000000001</c:v>
                </c:pt>
                <c:pt idx="7">
                  <c:v>9453.0657999999112</c:v>
                </c:pt>
                <c:pt idx="8">
                  <c:v>10000.4714</c:v>
                </c:pt>
              </c:numCache>
            </c:numRef>
          </c:val>
        </c:ser>
        <c:ser>
          <c:idx val="2"/>
          <c:order val="2"/>
          <c:tx>
            <c:strRef>
              <c:f>'C:\Users\DEYU\Desktop\My Research\[Statistics of traffic accidents.xlsx]车辆类型'!$M$30</c:f>
              <c:strCache>
                <c:ptCount val="1"/>
                <c:pt idx="0">
                  <c:v>Trucks and buses</c:v>
                </c:pt>
              </c:strCache>
            </c:strRef>
          </c:tx>
          <c:spPr>
            <a:pattFill prst="dkDnDiag">
              <a:fgClr>
                <a:schemeClr val="tx1"/>
              </a:fgClr>
              <a:bgClr>
                <a:schemeClr val="bg1"/>
              </a:bgClr>
            </a:pattFill>
          </c:spPr>
          <c:cat>
            <c:numRef>
              <c:f>'C:\Users\DEYU\Desktop\My Research\[Statistics of traffic accidents.xlsx]车辆类型'!$J$31:$J$39</c:f>
              <c:numCache>
                <c:formatCode>General</c:formatCode>
                <c:ptCount val="9"/>
                <c:pt idx="0">
                  <c:v>2002</c:v>
                </c:pt>
                <c:pt idx="1">
                  <c:v>2003</c:v>
                </c:pt>
                <c:pt idx="2">
                  <c:v>2004</c:v>
                </c:pt>
                <c:pt idx="3">
                  <c:v>2005</c:v>
                </c:pt>
                <c:pt idx="4">
                  <c:v>2006</c:v>
                </c:pt>
                <c:pt idx="5">
                  <c:v>2007</c:v>
                </c:pt>
                <c:pt idx="6">
                  <c:v>2008</c:v>
                </c:pt>
                <c:pt idx="7">
                  <c:v>2009</c:v>
                </c:pt>
                <c:pt idx="8">
                  <c:v>2010</c:v>
                </c:pt>
              </c:numCache>
            </c:numRef>
          </c:cat>
          <c:val>
            <c:numRef>
              <c:f>'C:\Users\DEYU\Desktop\My Research\[Statistics of traffic accidents.xlsx]车辆类型'!$M$31:$M$39</c:f>
              <c:numCache>
                <c:formatCode>General</c:formatCode>
                <c:ptCount val="9"/>
                <c:pt idx="0">
                  <c:v>992.4899999999999</c:v>
                </c:pt>
                <c:pt idx="1">
                  <c:v>1045.22</c:v>
                </c:pt>
                <c:pt idx="2">
                  <c:v>1095.6099999999999</c:v>
                </c:pt>
                <c:pt idx="3">
                  <c:v>1169.33</c:v>
                </c:pt>
                <c:pt idx="4">
                  <c:v>1210.6299999999999</c:v>
                </c:pt>
                <c:pt idx="5">
                  <c:v>1288.3899999999999</c:v>
                </c:pt>
                <c:pt idx="6">
                  <c:v>1369.6499999999999</c:v>
                </c:pt>
                <c:pt idx="7">
                  <c:v>1622.34</c:v>
                </c:pt>
                <c:pt idx="8">
                  <c:v>1860.06</c:v>
                </c:pt>
              </c:numCache>
            </c:numRef>
          </c:val>
        </c:ser>
        <c:dLbls/>
        <c:axId val="91769088"/>
        <c:axId val="91775360"/>
      </c:areaChart>
      <c:catAx>
        <c:axId val="91769088"/>
        <c:scaling>
          <c:orientation val="minMax"/>
        </c:scaling>
        <c:axPos val="b"/>
        <c:title>
          <c:tx>
            <c:rich>
              <a:bodyPr/>
              <a:lstStyle/>
              <a:p>
                <a:pPr>
                  <a:defRPr b="0"/>
                </a:pPr>
                <a:r>
                  <a:rPr lang="en-US" altLang="zh-CN" sz="900" b="0" i="0" u="none" strike="noStrike" baseline="0">
                    <a:effectLst/>
                  </a:rPr>
                  <a:t>Year</a:t>
                </a:r>
                <a:endParaRPr lang="zh-CN" altLang="en-US" b="0"/>
              </a:p>
            </c:rich>
          </c:tx>
        </c:title>
        <c:numFmt formatCode="General" sourceLinked="1"/>
        <c:tickLblPos val="nextTo"/>
        <c:crossAx val="91775360"/>
        <c:crosses val="autoZero"/>
        <c:auto val="1"/>
        <c:lblAlgn val="ctr"/>
        <c:lblOffset val="100"/>
      </c:catAx>
      <c:valAx>
        <c:axId val="91775360"/>
        <c:scaling>
          <c:orientation val="minMax"/>
        </c:scaling>
        <c:axPos val="l"/>
        <c:majorGridlines/>
        <c:title>
          <c:tx>
            <c:rich>
              <a:bodyPr rot="-5400000" vert="horz"/>
              <a:lstStyle/>
              <a:p>
                <a:pPr>
                  <a:defRPr b="0"/>
                </a:pPr>
                <a:r>
                  <a:rPr lang="en-US" altLang="zh-CN" b="0"/>
                  <a:t>Proportion</a:t>
                </a:r>
                <a:r>
                  <a:rPr lang="en-US" altLang="zh-CN" b="0" baseline="0"/>
                  <a:t> of vehicle (%)</a:t>
                </a:r>
                <a:endParaRPr lang="zh-CN" altLang="en-US" b="0"/>
              </a:p>
            </c:rich>
          </c:tx>
        </c:title>
        <c:numFmt formatCode="0%" sourceLinked="1"/>
        <c:tickLblPos val="nextTo"/>
        <c:crossAx val="91769088"/>
        <c:crosses val="autoZero"/>
        <c:crossBetween val="midCat"/>
      </c:valAx>
    </c:plotArea>
    <c:legend>
      <c:legendPos val="r"/>
      <c:spPr>
        <a:ln>
          <a:solidFill>
            <a:schemeClr val="tx1"/>
          </a:solidFill>
        </a:ln>
      </c:spPr>
      <c:txPr>
        <a:bodyPr/>
        <a:lstStyle/>
        <a:p>
          <a:pPr>
            <a:defRPr sz="900"/>
          </a:pPr>
          <a:endParaRPr lang="zh-CN"/>
        </a:p>
      </c:txPr>
    </c:legend>
    <c:plotVisOnly val="1"/>
    <c:dispBlanksAs val="zero"/>
  </c:chart>
  <c:spPr>
    <a:ln>
      <a:solidFill>
        <a:sysClr val="windowText" lastClr="000000"/>
      </a:solidFill>
    </a:ln>
  </c:spPr>
  <c:txPr>
    <a:bodyPr/>
    <a:lstStyle/>
    <a:p>
      <a:pPr>
        <a:defRPr sz="900">
          <a:latin typeface="Times New Roman" pitchFamily="18" charset="0"/>
          <a:cs typeface="Times New Roman" pitchFamily="18" charset="0"/>
        </a:defRPr>
      </a:pPr>
      <a:endParaRPr lang="zh-CN"/>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lang val="zh-CN"/>
  <c:chart>
    <c:plotArea>
      <c:layout>
        <c:manualLayout>
          <c:layoutTarget val="inner"/>
          <c:xMode val="edge"/>
          <c:yMode val="edge"/>
          <c:x val="0.13732103174603241"/>
          <c:y val="5.5436507936508235E-2"/>
          <c:w val="0.68180813492063497"/>
          <c:h val="0.77242460317460582"/>
        </c:manualLayout>
      </c:layout>
      <c:barChart>
        <c:barDir val="col"/>
        <c:grouping val="percentStacked"/>
        <c:ser>
          <c:idx val="0"/>
          <c:order val="0"/>
          <c:tx>
            <c:strRef>
              <c:f>'C:\Users\DEYU\Desktop\My Research\[同欧美国家对比.xlsx]All-交通方式'!$K$19</c:f>
              <c:strCache>
                <c:ptCount val="1"/>
                <c:pt idx="0">
                  <c:v>Vehicle 4+</c:v>
                </c:pt>
              </c:strCache>
            </c:strRef>
          </c:tx>
          <c:spPr>
            <a:pattFill prst="wdDnDiag">
              <a:fgClr>
                <a:schemeClr val="tx1"/>
              </a:fgClr>
              <a:bgClr>
                <a:schemeClr val="bg1"/>
              </a:bgClr>
            </a:pattFill>
          </c:spPr>
          <c:cat>
            <c:strRef>
              <c:f>'C:\Users\DEYU\Desktop\My Research\[同欧美国家对比.xlsx]All-交通方式'!$L$18:$Q$18</c:f>
              <c:strCache>
                <c:ptCount val="6"/>
                <c:pt idx="0">
                  <c:v>CN</c:v>
                </c:pt>
                <c:pt idx="1">
                  <c:v>US</c:v>
                </c:pt>
                <c:pt idx="2">
                  <c:v>UK</c:v>
                </c:pt>
                <c:pt idx="3">
                  <c:v>IT</c:v>
                </c:pt>
                <c:pt idx="4">
                  <c:v>FR</c:v>
                </c:pt>
                <c:pt idx="5">
                  <c:v>DE</c:v>
                </c:pt>
              </c:strCache>
            </c:strRef>
          </c:cat>
          <c:val>
            <c:numRef>
              <c:f>'C:\Users\DEYU\Desktop\My Research\[同欧美国家对比.xlsx]All-交通方式'!$L$19:$Q$19</c:f>
              <c:numCache>
                <c:formatCode>General</c:formatCode>
                <c:ptCount val="6"/>
                <c:pt idx="0">
                  <c:v>22184</c:v>
                </c:pt>
                <c:pt idx="1">
                  <c:v>23303</c:v>
                </c:pt>
                <c:pt idx="2">
                  <c:v>931</c:v>
                </c:pt>
                <c:pt idx="3">
                  <c:v>3299</c:v>
                </c:pt>
                <c:pt idx="4">
                  <c:v>2323</c:v>
                </c:pt>
                <c:pt idx="5">
                  <c:v>2170</c:v>
                </c:pt>
              </c:numCache>
            </c:numRef>
          </c:val>
        </c:ser>
        <c:ser>
          <c:idx val="1"/>
          <c:order val="1"/>
          <c:tx>
            <c:strRef>
              <c:f>'C:\Users\DEYU\Desktop\My Research\[同欧美国家对比.xlsx]All-交通方式'!$K$20</c:f>
              <c:strCache>
                <c:ptCount val="1"/>
                <c:pt idx="0">
                  <c:v>Bikes</c:v>
                </c:pt>
              </c:strCache>
            </c:strRef>
          </c:tx>
          <c:spPr>
            <a:pattFill prst="dkUpDiag">
              <a:fgClr>
                <a:schemeClr val="tx1"/>
              </a:fgClr>
              <a:bgClr>
                <a:schemeClr val="bg1"/>
              </a:bgClr>
            </a:pattFill>
          </c:spPr>
          <c:cat>
            <c:strRef>
              <c:f>'C:\Users\DEYU\Desktop\My Research\[同欧美国家对比.xlsx]All-交通方式'!$L$18:$Q$18</c:f>
              <c:strCache>
                <c:ptCount val="6"/>
                <c:pt idx="0">
                  <c:v>CN</c:v>
                </c:pt>
                <c:pt idx="1">
                  <c:v>US</c:v>
                </c:pt>
                <c:pt idx="2">
                  <c:v>UK</c:v>
                </c:pt>
                <c:pt idx="3">
                  <c:v>IT</c:v>
                </c:pt>
                <c:pt idx="4">
                  <c:v>FR</c:v>
                </c:pt>
                <c:pt idx="5">
                  <c:v>DE</c:v>
                </c:pt>
              </c:strCache>
            </c:strRef>
          </c:cat>
          <c:val>
            <c:numRef>
              <c:f>'C:\Users\DEYU\Desktop\My Research\[同欧美国家对比.xlsx]All-交通方式'!$L$20:$Q$20</c:f>
              <c:numCache>
                <c:formatCode>General</c:formatCode>
                <c:ptCount val="6"/>
                <c:pt idx="0">
                  <c:v>24917</c:v>
                </c:pt>
                <c:pt idx="1">
                  <c:v>5302</c:v>
                </c:pt>
                <c:pt idx="2">
                  <c:v>514</c:v>
                </c:pt>
                <c:pt idx="3">
                  <c:v>561</c:v>
                </c:pt>
                <c:pt idx="4">
                  <c:v>1121</c:v>
                </c:pt>
                <c:pt idx="5">
                  <c:v>1177</c:v>
                </c:pt>
              </c:numCache>
            </c:numRef>
          </c:val>
        </c:ser>
        <c:ser>
          <c:idx val="2"/>
          <c:order val="2"/>
          <c:tx>
            <c:strRef>
              <c:f>'C:\Users\DEYU\Desktop\My Research\[同欧美国家对比.xlsx]All-交通方式'!$K$21</c:f>
              <c:strCache>
                <c:ptCount val="1"/>
                <c:pt idx="0">
                  <c:v>Pedestrian</c:v>
                </c:pt>
              </c:strCache>
            </c:strRef>
          </c:tx>
          <c:spPr>
            <a:pattFill prst="dkVert">
              <a:fgClr>
                <a:schemeClr val="tx1"/>
              </a:fgClr>
              <a:bgClr>
                <a:schemeClr val="bg1"/>
              </a:bgClr>
            </a:pattFill>
          </c:spPr>
          <c:cat>
            <c:strRef>
              <c:f>'C:\Users\DEYU\Desktop\My Research\[同欧美国家对比.xlsx]All-交通方式'!$L$18:$Q$18</c:f>
              <c:strCache>
                <c:ptCount val="6"/>
                <c:pt idx="0">
                  <c:v>CN</c:v>
                </c:pt>
                <c:pt idx="1">
                  <c:v>US</c:v>
                </c:pt>
                <c:pt idx="2">
                  <c:v>UK</c:v>
                </c:pt>
                <c:pt idx="3">
                  <c:v>IT</c:v>
                </c:pt>
                <c:pt idx="4">
                  <c:v>FR</c:v>
                </c:pt>
                <c:pt idx="5">
                  <c:v>DE</c:v>
                </c:pt>
              </c:strCache>
            </c:strRef>
          </c:cat>
          <c:val>
            <c:numRef>
              <c:f>'C:\Users\DEYU\Desktop\My Research\[同欧美国家对比.xlsx]All-交通方式'!$L$21:$Q$21</c:f>
              <c:numCache>
                <c:formatCode>General</c:formatCode>
                <c:ptCount val="6"/>
                <c:pt idx="0">
                  <c:v>16281</c:v>
                </c:pt>
                <c:pt idx="1">
                  <c:v>4280</c:v>
                </c:pt>
                <c:pt idx="2">
                  <c:v>405</c:v>
                </c:pt>
                <c:pt idx="4">
                  <c:v>519</c:v>
                </c:pt>
                <c:pt idx="5">
                  <c:v>614</c:v>
                </c:pt>
              </c:numCache>
            </c:numRef>
          </c:val>
        </c:ser>
        <c:dLbls/>
        <c:overlap val="100"/>
        <c:axId val="91806720"/>
        <c:axId val="91698304"/>
      </c:barChart>
      <c:catAx>
        <c:axId val="91806720"/>
        <c:scaling>
          <c:orientation val="minMax"/>
        </c:scaling>
        <c:axPos val="b"/>
        <c:title>
          <c:tx>
            <c:rich>
              <a:bodyPr/>
              <a:lstStyle/>
              <a:p>
                <a:pPr>
                  <a:defRPr/>
                </a:pPr>
                <a:r>
                  <a:rPr lang="en-US"/>
                  <a:t>Country</a:t>
                </a:r>
                <a:endParaRPr lang="zh-CN"/>
              </a:p>
            </c:rich>
          </c:tx>
        </c:title>
        <c:numFmt formatCode="General" sourceLinked="0"/>
        <c:tickLblPos val="nextTo"/>
        <c:crossAx val="91698304"/>
        <c:crosses val="autoZero"/>
        <c:auto val="1"/>
        <c:lblAlgn val="ctr"/>
        <c:lblOffset val="100"/>
      </c:catAx>
      <c:valAx>
        <c:axId val="91698304"/>
        <c:scaling>
          <c:orientation val="minMax"/>
        </c:scaling>
        <c:axPos val="l"/>
        <c:title>
          <c:tx>
            <c:rich>
              <a:bodyPr rot="-5400000" vert="horz"/>
              <a:lstStyle/>
              <a:p>
                <a:pPr>
                  <a:defRPr/>
                </a:pPr>
                <a:r>
                  <a:rPr lang="en-US"/>
                  <a:t>Proportion of fatalities (%)</a:t>
                </a:r>
                <a:endParaRPr lang="zh-CN"/>
              </a:p>
            </c:rich>
          </c:tx>
        </c:title>
        <c:numFmt formatCode="0%" sourceLinked="1"/>
        <c:tickLblPos val="nextTo"/>
        <c:crossAx val="91806720"/>
        <c:crosses val="autoZero"/>
        <c:crossBetween val="between"/>
      </c:valAx>
      <c:spPr>
        <a:ln>
          <a:solidFill>
            <a:sysClr val="windowText" lastClr="000000"/>
          </a:solidFill>
        </a:ln>
      </c:spPr>
    </c:plotArea>
    <c:legend>
      <c:legendPos val="r"/>
      <c:layout>
        <c:manualLayout>
          <c:xMode val="edge"/>
          <c:yMode val="edge"/>
          <c:x val="0.82754265873015898"/>
          <c:y val="0.28266666666666818"/>
          <c:w val="0.15733829365079488"/>
          <c:h val="0.35403134920634899"/>
        </c:manualLayout>
      </c:layout>
      <c:spPr>
        <a:ln>
          <a:solidFill>
            <a:sysClr val="windowText" lastClr="000000"/>
          </a:solidFill>
        </a:ln>
      </c:spPr>
    </c:legend>
    <c:plotVisOnly val="1"/>
    <c:dispBlanksAs val="gap"/>
  </c:chart>
  <c:txPr>
    <a:bodyPr/>
    <a:lstStyle/>
    <a:p>
      <a:pPr>
        <a:defRPr sz="900" b="0">
          <a:latin typeface="Times New Roman" pitchFamily="18" charset="0"/>
          <a:cs typeface="Times New Roman" pitchFamily="18" charset="0"/>
        </a:defRPr>
      </a:pPr>
      <a:endParaRPr lang="zh-CN"/>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lang val="zh-CN"/>
  <c:style val="18"/>
  <c:chart>
    <c:autoTitleDeleted val="1"/>
    <c:plotArea>
      <c:layout>
        <c:manualLayout>
          <c:layoutTarget val="inner"/>
          <c:xMode val="edge"/>
          <c:yMode val="edge"/>
          <c:x val="0.13878042007973201"/>
          <c:y val="6.4705882352941502E-2"/>
          <c:w val="0.61801771226947577"/>
          <c:h val="0.68661585129789071"/>
        </c:manualLayout>
      </c:layout>
      <c:lineChart>
        <c:grouping val="standard"/>
        <c:ser>
          <c:idx val="0"/>
          <c:order val="0"/>
          <c:tx>
            <c:strRef>
              <c:f>'C:\Users\DEYU\Desktop\My Research\[不同因素分解v1.3.xlsx]道路类型'!$A$35</c:f>
              <c:strCache>
                <c:ptCount val="1"/>
                <c:pt idx="0">
                  <c:v>Expressway</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Research\[不同因素分解v1.3.xlsx]道路类型'!$B$83:$L$83</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Research\[不同因素分解v1.3.xlsx]道路类型'!$B$35:$L$35</c:f>
              <c:numCache>
                <c:formatCode>General</c:formatCode>
                <c:ptCount val="11"/>
                <c:pt idx="0">
                  <c:v>0.50863088200520201</c:v>
                </c:pt>
                <c:pt idx="1">
                  <c:v>0.5342967636881768</c:v>
                </c:pt>
                <c:pt idx="2">
                  <c:v>0.54641856067002059</c:v>
                </c:pt>
                <c:pt idx="3">
                  <c:v>0.5553686184736768</c:v>
                </c:pt>
                <c:pt idx="4">
                  <c:v>0.87664514019456174</c:v>
                </c:pt>
                <c:pt idx="5">
                  <c:v>1.2157639806252738</c:v>
                </c:pt>
                <c:pt idx="6">
                  <c:v>1.6465493348115383</c:v>
                </c:pt>
                <c:pt idx="7">
                  <c:v>1.6708185053380853</c:v>
                </c:pt>
                <c:pt idx="8">
                  <c:v>1.8261430678466153</c:v>
                </c:pt>
                <c:pt idx="9">
                  <c:v>2.0561932874166402</c:v>
                </c:pt>
                <c:pt idx="10">
                  <c:v>2.0658762886597941</c:v>
                </c:pt>
              </c:numCache>
            </c:numRef>
          </c:val>
        </c:ser>
        <c:ser>
          <c:idx val="1"/>
          <c:order val="1"/>
          <c:tx>
            <c:strRef>
              <c:f>'C:\Users\DEYU\Desktop\My Research\[不同因素分解v1.3.xlsx]道路类型'!$A$36</c:f>
              <c:strCache>
                <c:ptCount val="1"/>
                <c:pt idx="0">
                  <c:v>Class I</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Research\[不同因素分解v1.3.xlsx]道路类型'!$B$83:$L$83</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Research\[不同因素分解v1.3.xlsx]道路类型'!$B$36:$L$36</c:f>
              <c:numCache>
                <c:formatCode>General</c:formatCode>
                <c:ptCount val="11"/>
                <c:pt idx="0">
                  <c:v>0.81750407217140764</c:v>
                </c:pt>
                <c:pt idx="1">
                  <c:v>0.89714423112492203</c:v>
                </c:pt>
                <c:pt idx="2">
                  <c:v>0.87038339480229565</c:v>
                </c:pt>
                <c:pt idx="3">
                  <c:v>0.95080041414463434</c:v>
                </c:pt>
                <c:pt idx="4">
                  <c:v>1.1792821949570171</c:v>
                </c:pt>
                <c:pt idx="5">
                  <c:v>1.3149166397130181</c:v>
                </c:pt>
                <c:pt idx="6">
                  <c:v>1.403147323739518</c:v>
                </c:pt>
                <c:pt idx="7">
                  <c:v>1.4331626275253018</c:v>
                </c:pt>
                <c:pt idx="8">
                  <c:v>1.4710853436839779</c:v>
                </c:pt>
                <c:pt idx="9">
                  <c:v>1.4621748122346689</c:v>
                </c:pt>
                <c:pt idx="10">
                  <c:v>1.460085592011412</c:v>
                </c:pt>
              </c:numCache>
            </c:numRef>
          </c:val>
        </c:ser>
        <c:ser>
          <c:idx val="2"/>
          <c:order val="2"/>
          <c:tx>
            <c:strRef>
              <c:f>'C:\Users\DEYU\Desktop\My Research\[不同因素分解v1.3.xlsx]道路类型'!$A$37</c:f>
              <c:strCache>
                <c:ptCount val="1"/>
                <c:pt idx="0">
                  <c:v>Class II</c:v>
                </c:pt>
              </c:strCache>
            </c:strRef>
          </c:tx>
          <c:spPr>
            <a:ln w="19050">
              <a:solidFill>
                <a:schemeClr val="tx1"/>
              </a:solidFill>
            </a:ln>
            <a:effectLst/>
          </c:spPr>
          <c:marker>
            <c:symbol val="triangle"/>
            <c:size val="4"/>
            <c:spPr>
              <a:solidFill>
                <a:schemeClr val="bg1"/>
              </a:solidFill>
              <a:ln>
                <a:solidFill>
                  <a:schemeClr val="tx1"/>
                </a:solidFill>
              </a:ln>
              <a:effectLst/>
            </c:spPr>
          </c:marker>
          <c:cat>
            <c:numRef>
              <c:f>'C:\Users\DEYU\Desktop\My Research\[不同因素分解v1.3.xlsx]道路类型'!$B$83:$L$83</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Research\[不同因素分解v1.3.xlsx]道路类型'!$B$37:$L$37</c:f>
              <c:numCache>
                <c:formatCode>General</c:formatCode>
                <c:ptCount val="11"/>
                <c:pt idx="0">
                  <c:v>0.96080059029699305</c:v>
                </c:pt>
                <c:pt idx="1">
                  <c:v>0.99278834519142256</c:v>
                </c:pt>
                <c:pt idx="2">
                  <c:v>1.0098159509202451</c:v>
                </c:pt>
                <c:pt idx="3">
                  <c:v>1.0826624254025461</c:v>
                </c:pt>
                <c:pt idx="4">
                  <c:v>1.281962466094861</c:v>
                </c:pt>
                <c:pt idx="5">
                  <c:v>1.3722989308547862</c:v>
                </c:pt>
                <c:pt idx="6">
                  <c:v>1.4684562533408079</c:v>
                </c:pt>
                <c:pt idx="7">
                  <c:v>1.5168613587457718</c:v>
                </c:pt>
                <c:pt idx="8">
                  <c:v>1.524980174464718</c:v>
                </c:pt>
                <c:pt idx="9">
                  <c:v>1.5444938585345178</c:v>
                </c:pt>
                <c:pt idx="10">
                  <c:v>1.5616996786724726</c:v>
                </c:pt>
              </c:numCache>
            </c:numRef>
          </c:val>
        </c:ser>
        <c:ser>
          <c:idx val="3"/>
          <c:order val="3"/>
          <c:tx>
            <c:strRef>
              <c:f>'C:\Users\DEYU\Desktop\My Research\[不同因素分解v1.3.xlsx]道路类型'!$A$38</c:f>
              <c:strCache>
                <c:ptCount val="1"/>
                <c:pt idx="0">
                  <c:v>Class III</c:v>
                </c:pt>
              </c:strCache>
            </c:strRef>
          </c:tx>
          <c:spPr>
            <a:ln w="19050">
              <a:solidFill>
                <a:schemeClr val="tx1"/>
              </a:solidFill>
            </a:ln>
            <a:effectLst/>
          </c:spPr>
          <c:marker>
            <c:symbol val="circle"/>
            <c:size val="4"/>
            <c:spPr>
              <a:solidFill>
                <a:schemeClr val="bg1"/>
              </a:solidFill>
              <a:ln>
                <a:solidFill>
                  <a:schemeClr val="tx1"/>
                </a:solidFill>
              </a:ln>
              <a:effectLst/>
            </c:spPr>
          </c:marker>
          <c:cat>
            <c:numRef>
              <c:f>'C:\Users\DEYU\Desktop\My Research\[不同因素分解v1.3.xlsx]道路类型'!$B$83:$L$83</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Research\[不同因素分解v1.3.xlsx]道路类型'!$B$38:$L$38</c:f>
              <c:numCache>
                <c:formatCode>General</c:formatCode>
                <c:ptCount val="11"/>
                <c:pt idx="0">
                  <c:v>1.0414481993187661</c:v>
                </c:pt>
                <c:pt idx="1">
                  <c:v>1.0520448258388293</c:v>
                </c:pt>
                <c:pt idx="2">
                  <c:v>1.0739297633366638</c:v>
                </c:pt>
                <c:pt idx="3">
                  <c:v>1.095885337950776</c:v>
                </c:pt>
                <c:pt idx="4">
                  <c:v>1.3045549645837127</c:v>
                </c:pt>
                <c:pt idx="5">
                  <c:v>1.381613943749646</c:v>
                </c:pt>
                <c:pt idx="6">
                  <c:v>1.4877908129246078</c:v>
                </c:pt>
                <c:pt idx="7">
                  <c:v>1.5183810194371539</c:v>
                </c:pt>
                <c:pt idx="8">
                  <c:v>1.518642255779767</c:v>
                </c:pt>
                <c:pt idx="9">
                  <c:v>1.5225167385123359</c:v>
                </c:pt>
                <c:pt idx="10">
                  <c:v>1.5321123152027141</c:v>
                </c:pt>
              </c:numCache>
            </c:numRef>
          </c:val>
        </c:ser>
        <c:ser>
          <c:idx val="7"/>
          <c:order val="4"/>
          <c:tx>
            <c:strRef>
              <c:f>'C:\Users\DEYU\Desktop\My Research\[不同因素分解v1.3.xlsx]道路类型'!$A$42</c:f>
              <c:strCache>
                <c:ptCount val="1"/>
                <c:pt idx="0">
                  <c:v>Urban road</c:v>
                </c:pt>
              </c:strCache>
            </c:strRef>
          </c:tx>
          <c:spPr>
            <a:ln w="19050">
              <a:solidFill>
                <a:schemeClr val="tx1"/>
              </a:solidFill>
            </a:ln>
            <a:effectLst/>
          </c:spPr>
          <c:marker>
            <c:symbol val="x"/>
            <c:size val="4"/>
            <c:spPr>
              <a:solidFill>
                <a:schemeClr val="bg1"/>
              </a:solidFill>
              <a:ln>
                <a:solidFill>
                  <a:schemeClr val="tx1"/>
                </a:solidFill>
              </a:ln>
              <a:effectLst/>
            </c:spPr>
          </c:marker>
          <c:cat>
            <c:numRef>
              <c:f>'C:\Users\DEYU\Desktop\My Research\[不同因素分解v1.3.xlsx]道路类型'!$B$83:$L$83</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Research\[不同因素分解v1.3.xlsx]道路类型'!$B$42:$L$42</c:f>
              <c:numCache>
                <c:formatCode>General</c:formatCode>
                <c:ptCount val="11"/>
                <c:pt idx="0">
                  <c:v>0.5993207306627355</c:v>
                </c:pt>
                <c:pt idx="1">
                  <c:v>0.65935719576945251</c:v>
                </c:pt>
                <c:pt idx="2">
                  <c:v>0.67729228508890305</c:v>
                </c:pt>
                <c:pt idx="3">
                  <c:v>0.69539154066041564</c:v>
                </c:pt>
                <c:pt idx="4">
                  <c:v>0.94164444720034934</c:v>
                </c:pt>
                <c:pt idx="5">
                  <c:v>1.1091649308843019</c:v>
                </c:pt>
                <c:pt idx="6">
                  <c:v>1.23236989980658</c:v>
                </c:pt>
                <c:pt idx="7">
                  <c:v>1.277647813845644</c:v>
                </c:pt>
                <c:pt idx="8">
                  <c:v>1.283483522142121</c:v>
                </c:pt>
                <c:pt idx="9">
                  <c:v>1.2837293078308509</c:v>
                </c:pt>
                <c:pt idx="10">
                  <c:v>1.3011474738900441</c:v>
                </c:pt>
              </c:numCache>
            </c:numRef>
          </c:val>
        </c:ser>
        <c:ser>
          <c:idx val="4"/>
          <c:order val="5"/>
          <c:tx>
            <c:strRef>
              <c:f>'C:\Users\DEYU\Desktop\My Research\[不同因素分解v1.3.xlsx]道路类型'!$A$100</c:f>
              <c:strCache>
                <c:ptCount val="1"/>
                <c:pt idx="0">
                  <c:v>Average </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Research\[不同因素分解v1.3.xlsx]道路类型'!$B$83:$L$83</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Research\[不同因素分解v1.3.xlsx]道路类型'!$B$100:$L$100</c:f>
              <c:numCache>
                <c:formatCode>General</c:formatCode>
                <c:ptCount val="11"/>
                <c:pt idx="0">
                  <c:v>0.83079107445893441</c:v>
                </c:pt>
                <c:pt idx="1">
                  <c:v>0.86421854530088704</c:v>
                </c:pt>
                <c:pt idx="2">
                  <c:v>0.86848126528674696</c:v>
                </c:pt>
                <c:pt idx="3">
                  <c:v>0.89668872386357235</c:v>
                </c:pt>
                <c:pt idx="4">
                  <c:v>1.135264506486912</c:v>
                </c:pt>
                <c:pt idx="5">
                  <c:v>1.2629515784423899</c:v>
                </c:pt>
                <c:pt idx="6">
                  <c:v>1.374393118979041</c:v>
                </c:pt>
                <c:pt idx="7">
                  <c:v>1.4122197127829537</c:v>
                </c:pt>
                <c:pt idx="8">
                  <c:v>1.4268374534320738</c:v>
                </c:pt>
                <c:pt idx="9">
                  <c:v>1.438567490801381</c:v>
                </c:pt>
                <c:pt idx="10">
                  <c:v>1.454530546052542</c:v>
                </c:pt>
              </c:numCache>
            </c:numRef>
          </c:val>
        </c:ser>
        <c:dLbls/>
        <c:marker val="1"/>
        <c:axId val="91986176"/>
        <c:axId val="92004736"/>
      </c:lineChart>
      <c:catAx>
        <c:axId val="91986176"/>
        <c:scaling>
          <c:orientation val="minMax"/>
        </c:scaling>
        <c:axPos val="b"/>
        <c:title>
          <c:tx>
            <c:rich>
              <a:bodyPr/>
              <a:lstStyle/>
              <a:p>
                <a:pPr>
                  <a:defRPr/>
                </a:pPr>
                <a:r>
                  <a:rPr lang="en-US" altLang="zh-CN" sz="900" b="0" i="0" u="none" strike="noStrike" baseline="0">
                    <a:effectLst/>
                  </a:rPr>
                  <a:t>Year</a:t>
                </a:r>
                <a:endParaRPr lang="zh-CN" altLang="en-US"/>
              </a:p>
            </c:rich>
          </c:tx>
        </c:title>
        <c:numFmt formatCode="General" sourceLinked="1"/>
        <c:tickLblPos val="nextTo"/>
        <c:crossAx val="92004736"/>
        <c:crosses val="autoZero"/>
        <c:auto val="1"/>
        <c:lblAlgn val="ctr"/>
        <c:lblOffset val="100"/>
      </c:catAx>
      <c:valAx>
        <c:axId val="92004736"/>
        <c:scaling>
          <c:orientation val="minMax"/>
        </c:scaling>
        <c:axPos val="l"/>
        <c:title>
          <c:tx>
            <c:rich>
              <a:bodyPr rot="-5400000" vert="horz"/>
              <a:lstStyle/>
              <a:p>
                <a:pPr>
                  <a:defRPr/>
                </a:pPr>
                <a:r>
                  <a:rPr lang="en-US" altLang="zh-CN"/>
                  <a:t>Human</a:t>
                </a:r>
                <a:r>
                  <a:rPr lang="en-US" altLang="zh-CN" baseline="0"/>
                  <a:t> damage by road class</a:t>
                </a:r>
              </a:p>
              <a:p>
                <a:pPr>
                  <a:defRPr/>
                </a:pPr>
                <a:r>
                  <a:rPr lang="en-US" altLang="zh-CN" baseline="0"/>
                  <a:t>(human damage/accident)</a:t>
                </a:r>
                <a:endParaRPr lang="zh-CN" altLang="en-US"/>
              </a:p>
            </c:rich>
          </c:tx>
        </c:title>
        <c:numFmt formatCode="General" sourceLinked="1"/>
        <c:tickLblPos val="nextTo"/>
        <c:crossAx val="91986176"/>
        <c:crosses val="autoZero"/>
        <c:crossBetween val="between"/>
      </c:valAx>
      <c:spPr>
        <a:ln>
          <a:solidFill>
            <a:schemeClr val="tx1"/>
          </a:solidFill>
        </a:ln>
        <a:effectLst/>
      </c:spPr>
    </c:plotArea>
    <c:legend>
      <c:legendPos val="r"/>
      <c:layout>
        <c:manualLayout>
          <c:xMode val="edge"/>
          <c:yMode val="edge"/>
          <c:x val="0.78409346435837313"/>
          <c:y val="0.14390626193778144"/>
          <c:w val="0.20331209200824374"/>
          <c:h val="0.58269106067623899"/>
        </c:manualLayout>
      </c:layout>
      <c:spPr>
        <a:ln>
          <a:solidFill>
            <a:schemeClr val="tx1"/>
          </a:solidFill>
        </a:ln>
      </c:spPr>
    </c:legend>
    <c:plotVisOnly val="1"/>
    <c:dispBlanksAs val="gap"/>
  </c:chart>
  <c:spPr>
    <a:ln>
      <a:noFill/>
    </a:ln>
  </c:spPr>
  <c:txPr>
    <a:bodyPr/>
    <a:lstStyle/>
    <a:p>
      <a:pPr>
        <a:defRPr sz="900" b="0">
          <a:latin typeface="Times New Roman" pitchFamily="18" charset="0"/>
          <a:cs typeface="Times New Roman" pitchFamily="18" charset="0"/>
        </a:defRPr>
      </a:pPr>
      <a:endParaRPr lang="zh-CN"/>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lang val="zh-CN"/>
  <c:style val="18"/>
  <c:chart>
    <c:autoTitleDeleted val="1"/>
    <c:plotArea>
      <c:layout>
        <c:manualLayout>
          <c:layoutTarget val="inner"/>
          <c:xMode val="edge"/>
          <c:yMode val="edge"/>
          <c:x val="0.15011543267419108"/>
          <c:y val="6.4705882352941502E-2"/>
          <c:w val="0.6030706678038068"/>
          <c:h val="0.72584931211736603"/>
        </c:manualLayout>
      </c:layout>
      <c:lineChart>
        <c:grouping val="standard"/>
        <c:ser>
          <c:idx val="0"/>
          <c:order val="0"/>
          <c:tx>
            <c:strRef>
              <c:f>'C:\Users\DEYU\Desktop\My Research\[不同因素分解v1.3.xlsx]道路类型'!$A$46</c:f>
              <c:strCache>
                <c:ptCount val="1"/>
                <c:pt idx="0">
                  <c:v>Expressway</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Research\[不同因素分解v1.3.xlsx]道路类型'!$B$83:$L$83</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Research\[不同因素分解v1.3.xlsx]道路类型'!$B$46:$L$46</c:f>
              <c:numCache>
                <c:formatCode>General</c:formatCode>
                <c:ptCount val="11"/>
                <c:pt idx="0">
                  <c:v>0.2512784751278504</c:v>
                </c:pt>
                <c:pt idx="1">
                  <c:v>0.23977142857142997</c:v>
                </c:pt>
                <c:pt idx="2">
                  <c:v>0.24270704573547697</c:v>
                </c:pt>
                <c:pt idx="3">
                  <c:v>0.26167063965037701</c:v>
                </c:pt>
                <c:pt idx="4">
                  <c:v>0.29070309585975518</c:v>
                </c:pt>
                <c:pt idx="5">
                  <c:v>0.29006700470843899</c:v>
                </c:pt>
                <c:pt idx="6">
                  <c:v>0.279720574001599</c:v>
                </c:pt>
                <c:pt idx="7">
                  <c:v>0.29189660180075694</c:v>
                </c:pt>
                <c:pt idx="8">
                  <c:v>0.30499747602221206</c:v>
                </c:pt>
                <c:pt idx="9">
                  <c:v>0.32050191407911532</c:v>
                </c:pt>
                <c:pt idx="10">
                  <c:v>0.31438694545636153</c:v>
                </c:pt>
              </c:numCache>
            </c:numRef>
          </c:val>
        </c:ser>
        <c:ser>
          <c:idx val="1"/>
          <c:order val="1"/>
          <c:tx>
            <c:strRef>
              <c:f>'C:\Users\DEYU\Desktop\My Research\[不同因素分解v1.3.xlsx]道路类型'!$A$47</c:f>
              <c:strCache>
                <c:ptCount val="1"/>
                <c:pt idx="0">
                  <c:v>Class I</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Research\[不同因素分解v1.3.xlsx]道路类型'!$B$83:$L$83</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Research\[不同因素分解v1.3.xlsx]道路类型'!$B$47:$L$47</c:f>
              <c:numCache>
                <c:formatCode>General</c:formatCode>
                <c:ptCount val="11"/>
                <c:pt idx="0">
                  <c:v>0.22165172299282188</c:v>
                </c:pt>
                <c:pt idx="1">
                  <c:v>0.19360890629832</c:v>
                </c:pt>
                <c:pt idx="2">
                  <c:v>0.195746861388675</c:v>
                </c:pt>
                <c:pt idx="3">
                  <c:v>0.20256318974724197</c:v>
                </c:pt>
                <c:pt idx="4">
                  <c:v>0.21221864951768576</c:v>
                </c:pt>
                <c:pt idx="5">
                  <c:v>0.20874795948031097</c:v>
                </c:pt>
                <c:pt idx="6">
                  <c:v>0.21318773211343162</c:v>
                </c:pt>
                <c:pt idx="7">
                  <c:v>0.21414704144509308</c:v>
                </c:pt>
                <c:pt idx="8">
                  <c:v>0.22968504725961067</c:v>
                </c:pt>
                <c:pt idx="9">
                  <c:v>0.22742499813891201</c:v>
                </c:pt>
                <c:pt idx="10">
                  <c:v>0.23495388463342276</c:v>
                </c:pt>
              </c:numCache>
            </c:numRef>
          </c:val>
        </c:ser>
        <c:ser>
          <c:idx val="2"/>
          <c:order val="2"/>
          <c:tx>
            <c:strRef>
              <c:f>'C:\Users\DEYU\Desktop\My Research\[不同因素分解v1.3.xlsx]道路类型'!$A$48</c:f>
              <c:strCache>
                <c:ptCount val="1"/>
                <c:pt idx="0">
                  <c:v>Class II</c:v>
                </c:pt>
              </c:strCache>
            </c:strRef>
          </c:tx>
          <c:spPr>
            <a:ln w="19050">
              <a:solidFill>
                <a:schemeClr val="tx1"/>
              </a:solidFill>
            </a:ln>
            <a:effectLst/>
          </c:spPr>
          <c:marker>
            <c:symbol val="triangle"/>
            <c:size val="4"/>
            <c:spPr>
              <a:solidFill>
                <a:schemeClr val="bg1"/>
              </a:solidFill>
              <a:ln>
                <a:solidFill>
                  <a:schemeClr val="tx1"/>
                </a:solidFill>
              </a:ln>
              <a:effectLst/>
            </c:spPr>
          </c:marker>
          <c:cat>
            <c:numRef>
              <c:f>'C:\Users\DEYU\Desktop\My Research\[不同因素分解v1.3.xlsx]道路类型'!$B$83:$L$83</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Research\[不同因素分解v1.3.xlsx]道路类型'!$B$48:$L$48</c:f>
              <c:numCache>
                <c:formatCode>General</c:formatCode>
                <c:ptCount val="11"/>
                <c:pt idx="0">
                  <c:v>0.20752320541127359</c:v>
                </c:pt>
                <c:pt idx="1">
                  <c:v>0.18700638650546161</c:v>
                </c:pt>
                <c:pt idx="2">
                  <c:v>0.18911181578401401</c:v>
                </c:pt>
                <c:pt idx="3">
                  <c:v>0.20093342520248056</c:v>
                </c:pt>
                <c:pt idx="4">
                  <c:v>0.22010321805887087</c:v>
                </c:pt>
                <c:pt idx="5">
                  <c:v>0.21727623656166709</c:v>
                </c:pt>
                <c:pt idx="6">
                  <c:v>0.21530607715186262</c:v>
                </c:pt>
                <c:pt idx="7">
                  <c:v>0.22190359419173841</c:v>
                </c:pt>
                <c:pt idx="8">
                  <c:v>0.24026229341856656</c:v>
                </c:pt>
                <c:pt idx="9">
                  <c:v>0.24139254912177321</c:v>
                </c:pt>
                <c:pt idx="10">
                  <c:v>0.25264871172803499</c:v>
                </c:pt>
              </c:numCache>
            </c:numRef>
          </c:val>
        </c:ser>
        <c:ser>
          <c:idx val="3"/>
          <c:order val="3"/>
          <c:tx>
            <c:strRef>
              <c:f>'C:\Users\DEYU\Desktop\My Research\[不同因素分解v1.3.xlsx]道路类型'!$A$49</c:f>
              <c:strCache>
                <c:ptCount val="1"/>
                <c:pt idx="0">
                  <c:v>Class III</c:v>
                </c:pt>
              </c:strCache>
            </c:strRef>
          </c:tx>
          <c:spPr>
            <a:ln w="19050">
              <a:solidFill>
                <a:schemeClr val="tx1"/>
              </a:solidFill>
            </a:ln>
            <a:effectLst/>
          </c:spPr>
          <c:marker>
            <c:symbol val="circle"/>
            <c:size val="4"/>
            <c:spPr>
              <a:solidFill>
                <a:schemeClr val="bg1"/>
              </a:solidFill>
              <a:ln>
                <a:solidFill>
                  <a:schemeClr val="tx1"/>
                </a:solidFill>
              </a:ln>
              <a:effectLst/>
            </c:spPr>
          </c:marker>
          <c:cat>
            <c:numRef>
              <c:f>'C:\Users\DEYU\Desktop\My Research\[不同因素分解v1.3.xlsx]道路类型'!$B$83:$L$83</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Research\[不同因素分解v1.3.xlsx]道路类型'!$B$49:$L$49</c:f>
              <c:numCache>
                <c:formatCode>General</c:formatCode>
                <c:ptCount val="11"/>
                <c:pt idx="0">
                  <c:v>0.19642988387476176</c:v>
                </c:pt>
                <c:pt idx="1">
                  <c:v>0.1838963377078702</c:v>
                </c:pt>
                <c:pt idx="2">
                  <c:v>0.18427902134304988</c:v>
                </c:pt>
                <c:pt idx="3">
                  <c:v>0.20235453142267401</c:v>
                </c:pt>
                <c:pt idx="4">
                  <c:v>0.20985256893320187</c:v>
                </c:pt>
                <c:pt idx="5">
                  <c:v>0.20171414528251724</c:v>
                </c:pt>
                <c:pt idx="6">
                  <c:v>0.19839145338485201</c:v>
                </c:pt>
                <c:pt idx="7">
                  <c:v>0.20195320733506641</c:v>
                </c:pt>
                <c:pt idx="8">
                  <c:v>0.22076733544526708</c:v>
                </c:pt>
                <c:pt idx="9">
                  <c:v>0.2172088353413662</c:v>
                </c:pt>
                <c:pt idx="10">
                  <c:v>0.22518756214408367</c:v>
                </c:pt>
              </c:numCache>
            </c:numRef>
          </c:val>
        </c:ser>
        <c:ser>
          <c:idx val="7"/>
          <c:order val="4"/>
          <c:tx>
            <c:strRef>
              <c:f>'C:\Users\DEYU\Desktop\My Research\[不同因素分解v1.3.xlsx]道路类型'!$A$53</c:f>
              <c:strCache>
                <c:ptCount val="1"/>
                <c:pt idx="0">
                  <c:v>Urban road</c:v>
                </c:pt>
              </c:strCache>
            </c:strRef>
          </c:tx>
          <c:spPr>
            <a:ln w="19050">
              <a:solidFill>
                <a:schemeClr val="tx1"/>
              </a:solidFill>
              <a:prstDash val="solid"/>
            </a:ln>
            <a:effectLst/>
          </c:spPr>
          <c:marker>
            <c:symbol val="x"/>
            <c:size val="4"/>
            <c:spPr>
              <a:solidFill>
                <a:schemeClr val="bg1"/>
              </a:solidFill>
              <a:ln>
                <a:solidFill>
                  <a:schemeClr val="tx1"/>
                </a:solidFill>
              </a:ln>
              <a:effectLst/>
            </c:spPr>
          </c:marker>
          <c:cat>
            <c:numRef>
              <c:f>'C:\Users\DEYU\Desktop\My Research\[不同因素分解v1.3.xlsx]道路类型'!$B$83:$L$83</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Research\[不同因素分解v1.3.xlsx]道路类型'!$B$53:$L$53</c:f>
              <c:numCache>
                <c:formatCode>General</c:formatCode>
                <c:ptCount val="11"/>
                <c:pt idx="0">
                  <c:v>0.12896149435793597</c:v>
                </c:pt>
                <c:pt idx="1">
                  <c:v>0.11275351748153035</c:v>
                </c:pt>
                <c:pt idx="2">
                  <c:v>0.10980205526072602</c:v>
                </c:pt>
                <c:pt idx="3">
                  <c:v>0.11762656684464928</c:v>
                </c:pt>
                <c:pt idx="4">
                  <c:v>0.11641720279996565</c:v>
                </c:pt>
                <c:pt idx="5">
                  <c:v>0.107258938244854</c:v>
                </c:pt>
                <c:pt idx="6">
                  <c:v>0.10333387881402598</c:v>
                </c:pt>
                <c:pt idx="7">
                  <c:v>0.113456100979495</c:v>
                </c:pt>
                <c:pt idx="8">
                  <c:v>0.12858446755799888</c:v>
                </c:pt>
                <c:pt idx="9">
                  <c:v>0.13420636511436376</c:v>
                </c:pt>
                <c:pt idx="10">
                  <c:v>0.13775950045434401</c:v>
                </c:pt>
              </c:numCache>
            </c:numRef>
          </c:val>
        </c:ser>
        <c:ser>
          <c:idx val="4"/>
          <c:order val="5"/>
          <c:tx>
            <c:strRef>
              <c:f>'C:\Users\DEYU\Desktop\My Research\[不同因素分解v1.3.xlsx]道路类型'!$A$101</c:f>
              <c:strCache>
                <c:ptCount val="1"/>
                <c:pt idx="0">
                  <c:v>Average </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Research\[不同因素分解v1.3.xlsx]道路类型'!$B$83:$L$83</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Research\[不同因素分解v1.3.xlsx]道路类型'!$B$101:$L$101</c:f>
              <c:numCache>
                <c:formatCode>General</c:formatCode>
                <c:ptCount val="11"/>
                <c:pt idx="0">
                  <c:v>0.18310136682703476</c:v>
                </c:pt>
                <c:pt idx="1">
                  <c:v>0.16236597870986988</c:v>
                </c:pt>
                <c:pt idx="2">
                  <c:v>0.16290146026167104</c:v>
                </c:pt>
                <c:pt idx="3">
                  <c:v>0.17437590427469188</c:v>
                </c:pt>
                <c:pt idx="4">
                  <c:v>0.18212201564442701</c:v>
                </c:pt>
                <c:pt idx="5">
                  <c:v>0.17363610944537056</c:v>
                </c:pt>
                <c:pt idx="6">
                  <c:v>0.1718325604982</c:v>
                </c:pt>
                <c:pt idx="7">
                  <c:v>0.17669463374097324</c:v>
                </c:pt>
                <c:pt idx="8">
                  <c:v>0.19419507773458444</c:v>
                </c:pt>
                <c:pt idx="9">
                  <c:v>0.19761493682994821</c:v>
                </c:pt>
                <c:pt idx="10">
                  <c:v>0.20427497651111801</c:v>
                </c:pt>
              </c:numCache>
            </c:numRef>
          </c:val>
        </c:ser>
        <c:dLbls/>
        <c:marker val="1"/>
        <c:axId val="92190592"/>
        <c:axId val="92213248"/>
      </c:lineChart>
      <c:catAx>
        <c:axId val="92190592"/>
        <c:scaling>
          <c:orientation val="minMax"/>
        </c:scaling>
        <c:axPos val="b"/>
        <c:title>
          <c:tx>
            <c:rich>
              <a:bodyPr/>
              <a:lstStyle/>
              <a:p>
                <a:pPr>
                  <a:defRPr/>
                </a:pPr>
                <a:r>
                  <a:rPr lang="en-US" altLang="zh-CN" sz="900" b="0" i="0" u="none" strike="noStrike" baseline="0">
                    <a:effectLst/>
                  </a:rPr>
                  <a:t>Year</a:t>
                </a:r>
                <a:endParaRPr lang="zh-CN" altLang="en-US"/>
              </a:p>
            </c:rich>
          </c:tx>
        </c:title>
        <c:numFmt formatCode="General" sourceLinked="1"/>
        <c:tickLblPos val="nextTo"/>
        <c:crossAx val="92213248"/>
        <c:crosses val="autoZero"/>
        <c:auto val="1"/>
        <c:lblAlgn val="ctr"/>
        <c:lblOffset val="100"/>
      </c:catAx>
      <c:valAx>
        <c:axId val="92213248"/>
        <c:scaling>
          <c:orientation val="minMax"/>
        </c:scaling>
        <c:axPos val="l"/>
        <c:title>
          <c:tx>
            <c:rich>
              <a:bodyPr rot="-5400000" vert="horz"/>
              <a:lstStyle/>
              <a:p>
                <a:pPr>
                  <a:defRPr/>
                </a:pPr>
                <a:r>
                  <a:rPr lang="en-US" altLang="zh-CN"/>
                  <a:t>Fatality rate by road class</a:t>
                </a:r>
              </a:p>
              <a:p>
                <a:pPr>
                  <a:defRPr/>
                </a:pPr>
                <a:r>
                  <a:rPr lang="en-US" altLang="zh-CN"/>
                  <a:t>(fatality/human</a:t>
                </a:r>
                <a:r>
                  <a:rPr lang="en-US" altLang="zh-CN" baseline="0"/>
                  <a:t> damage</a:t>
                </a:r>
                <a:r>
                  <a:rPr lang="en-US" altLang="zh-CN"/>
                  <a:t>)</a:t>
                </a:r>
                <a:endParaRPr lang="zh-CN" altLang="en-US"/>
              </a:p>
            </c:rich>
          </c:tx>
        </c:title>
        <c:numFmt formatCode="General" sourceLinked="1"/>
        <c:tickLblPos val="nextTo"/>
        <c:crossAx val="92190592"/>
        <c:crosses val="autoZero"/>
        <c:crossBetween val="between"/>
      </c:valAx>
      <c:spPr>
        <a:ln>
          <a:solidFill>
            <a:schemeClr val="tx1"/>
          </a:solidFill>
        </a:ln>
      </c:spPr>
    </c:plotArea>
    <c:legend>
      <c:legendPos val="r"/>
      <c:layout>
        <c:manualLayout>
          <c:xMode val="edge"/>
          <c:yMode val="edge"/>
          <c:x val="0.78089390904222389"/>
          <c:y val="0.220023158869847"/>
          <c:w val="0.20399274083183008"/>
          <c:h val="0.48348309402501238"/>
        </c:manualLayout>
      </c:layout>
      <c:spPr>
        <a:ln>
          <a:solidFill>
            <a:schemeClr val="tx1"/>
          </a:solidFill>
        </a:ln>
      </c:spPr>
    </c:legend>
    <c:plotVisOnly val="1"/>
    <c:dispBlanksAs val="gap"/>
  </c:chart>
  <c:spPr>
    <a:ln>
      <a:noFill/>
    </a:ln>
  </c:spPr>
  <c:txPr>
    <a:bodyPr/>
    <a:lstStyle/>
    <a:p>
      <a:pPr>
        <a:defRPr sz="900" b="0">
          <a:latin typeface="Times New Roman" pitchFamily="18" charset="0"/>
          <a:cs typeface="Times New Roman" pitchFamily="18" charset="0"/>
        </a:defRPr>
      </a:pPr>
      <a:endParaRPr lang="zh-CN"/>
    </a:p>
  </c:txPr>
  <c:externalData r:id="rId1"/>
</c:chartSpace>
</file>

<file path=word/charts/chart9.xml><?xml version="1.0" encoding="utf-8"?>
<c:chartSpace xmlns:c="http://schemas.openxmlformats.org/drawingml/2006/chart" xmlns:a="http://schemas.openxmlformats.org/drawingml/2006/main" xmlns:r="http://schemas.openxmlformats.org/officeDocument/2006/relationships">
  <c:lang val="zh-CN"/>
  <c:style val="18"/>
  <c:chart>
    <c:autoTitleDeleted val="1"/>
    <c:plotArea>
      <c:layout>
        <c:manualLayout>
          <c:layoutTarget val="inner"/>
          <c:xMode val="edge"/>
          <c:yMode val="edge"/>
          <c:x val="0.14774046273351396"/>
          <c:y val="6.4705841496364006E-2"/>
          <c:w val="0.57341585913607662"/>
          <c:h val="0.72261413837294253"/>
        </c:manualLayout>
      </c:layout>
      <c:lineChart>
        <c:grouping val="standard"/>
        <c:ser>
          <c:idx val="3"/>
          <c:order val="0"/>
          <c:tx>
            <c:strRef>
              <c:f>'C:\Users\DEYU\Desktop\My Research\[不同因素分解v1.3.xlsx]责任车性质'!$A$29</c:f>
              <c:strCache>
                <c:ptCount val="1"/>
                <c:pt idx="0">
                  <c:v>Freight vehicle</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Research\[不同因素分解v1.3.xlsx]责任车性质'!$F$1:$L$1</c:f>
              <c:numCache>
                <c:formatCode>General</c:formatCode>
                <c:ptCount val="7"/>
                <c:pt idx="0">
                  <c:v>2004</c:v>
                </c:pt>
                <c:pt idx="1">
                  <c:v>2005</c:v>
                </c:pt>
                <c:pt idx="2">
                  <c:v>2006</c:v>
                </c:pt>
                <c:pt idx="3">
                  <c:v>2007</c:v>
                </c:pt>
                <c:pt idx="4">
                  <c:v>2008</c:v>
                </c:pt>
                <c:pt idx="5">
                  <c:v>2009</c:v>
                </c:pt>
                <c:pt idx="6">
                  <c:v>2010</c:v>
                </c:pt>
              </c:numCache>
            </c:numRef>
          </c:cat>
          <c:val>
            <c:numRef>
              <c:f>'C:\Users\DEYU\Desktop\My Research\[不同因素分解v1.3.xlsx]责任车性质'!$F$29:$L$29</c:f>
              <c:numCache>
                <c:formatCode>General</c:formatCode>
                <c:ptCount val="7"/>
                <c:pt idx="0">
                  <c:v>1.1408301589113901</c:v>
                </c:pt>
                <c:pt idx="1">
                  <c:v>1.2594707923655228</c:v>
                </c:pt>
                <c:pt idx="2">
                  <c:v>1.3790164870458919</c:v>
                </c:pt>
                <c:pt idx="3">
                  <c:v>1.4122315669143459</c:v>
                </c:pt>
                <c:pt idx="4">
                  <c:v>1.4547730894191158</c:v>
                </c:pt>
                <c:pt idx="5">
                  <c:v>1.4736803320969758</c:v>
                </c:pt>
                <c:pt idx="6">
                  <c:v>1.5043657802432899</c:v>
                </c:pt>
              </c:numCache>
            </c:numRef>
          </c:val>
        </c:ser>
        <c:ser>
          <c:idx val="4"/>
          <c:order val="1"/>
          <c:tx>
            <c:strRef>
              <c:f>'C:\Users\DEYU\Desktop\My Research\[不同因素分解v1.3.xlsx]责任车性质'!$A$30</c:f>
              <c:strCache>
                <c:ptCount val="1"/>
                <c:pt idx="0">
                  <c:v>Private use</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Research\[不同因素分解v1.3.xlsx]责任车性质'!$F$1:$L$1</c:f>
              <c:numCache>
                <c:formatCode>General</c:formatCode>
                <c:ptCount val="7"/>
                <c:pt idx="0">
                  <c:v>2004</c:v>
                </c:pt>
                <c:pt idx="1">
                  <c:v>2005</c:v>
                </c:pt>
                <c:pt idx="2">
                  <c:v>2006</c:v>
                </c:pt>
                <c:pt idx="3">
                  <c:v>2007</c:v>
                </c:pt>
                <c:pt idx="4">
                  <c:v>2008</c:v>
                </c:pt>
                <c:pt idx="5">
                  <c:v>2009</c:v>
                </c:pt>
                <c:pt idx="6">
                  <c:v>2010</c:v>
                </c:pt>
              </c:numCache>
            </c:numRef>
          </c:cat>
          <c:val>
            <c:numRef>
              <c:f>'C:\Users\DEYU\Desktop\My Research\[不同因素分解v1.3.xlsx]责任车性质'!$F$30:$L$30</c:f>
              <c:numCache>
                <c:formatCode>General</c:formatCode>
                <c:ptCount val="7"/>
                <c:pt idx="0">
                  <c:v>1.2253760886777498</c:v>
                </c:pt>
                <c:pt idx="1">
                  <c:v>1.2929929550791532</c:v>
                </c:pt>
                <c:pt idx="2">
                  <c:v>1.36670319506163</c:v>
                </c:pt>
                <c:pt idx="3">
                  <c:v>1.4079227480967968</c:v>
                </c:pt>
                <c:pt idx="4">
                  <c:v>1.414471363846008</c:v>
                </c:pt>
                <c:pt idx="5">
                  <c:v>1.424136766692113</c:v>
                </c:pt>
                <c:pt idx="6">
                  <c:v>1.4298459964766719</c:v>
                </c:pt>
              </c:numCache>
            </c:numRef>
          </c:val>
        </c:ser>
        <c:ser>
          <c:idx val="5"/>
          <c:order val="2"/>
          <c:tx>
            <c:strRef>
              <c:f>'C:\Users\DEYU\Desktop\My Research\[不同因素分解v1.3.xlsx]责任车性质'!$A$31</c:f>
              <c:strCache>
                <c:ptCount val="1"/>
                <c:pt idx="0">
                  <c:v>Average</c:v>
                </c:pt>
              </c:strCache>
            </c:strRef>
          </c:tx>
          <c:spPr>
            <a:ln w="19050">
              <a:solidFill>
                <a:schemeClr val="tx1"/>
              </a:solidFill>
            </a:ln>
            <a:effectLst/>
          </c:spPr>
          <c:marker>
            <c:symbol val="plus"/>
            <c:size val="5"/>
            <c:spPr>
              <a:solidFill>
                <a:schemeClr val="bg1"/>
              </a:solidFill>
              <a:ln>
                <a:solidFill>
                  <a:schemeClr val="tx1"/>
                </a:solidFill>
                <a:prstDash val="sysDash"/>
              </a:ln>
              <a:effectLst/>
            </c:spPr>
          </c:marker>
          <c:cat>
            <c:numRef>
              <c:f>'C:\Users\DEYU\Desktop\My Research\[不同因素分解v1.3.xlsx]责任车性质'!$F$1:$L$1</c:f>
              <c:numCache>
                <c:formatCode>General</c:formatCode>
                <c:ptCount val="7"/>
                <c:pt idx="0">
                  <c:v>2004</c:v>
                </c:pt>
                <c:pt idx="1">
                  <c:v>2005</c:v>
                </c:pt>
                <c:pt idx="2">
                  <c:v>2006</c:v>
                </c:pt>
                <c:pt idx="3">
                  <c:v>2007</c:v>
                </c:pt>
                <c:pt idx="4">
                  <c:v>2008</c:v>
                </c:pt>
                <c:pt idx="5">
                  <c:v>2009</c:v>
                </c:pt>
                <c:pt idx="6">
                  <c:v>2010</c:v>
                </c:pt>
              </c:numCache>
            </c:numRef>
          </c:cat>
          <c:val>
            <c:numRef>
              <c:f>'C:\Users\DEYU\Desktop\My Research\[不同因素分解v1.3.xlsx]责任车性质'!$F$31:$L$31</c:f>
              <c:numCache>
                <c:formatCode>General</c:formatCode>
                <c:ptCount val="7"/>
                <c:pt idx="0">
                  <c:v>1.135264506486912</c:v>
                </c:pt>
                <c:pt idx="1">
                  <c:v>1.2629515784423899</c:v>
                </c:pt>
                <c:pt idx="2">
                  <c:v>1.374393118979041</c:v>
                </c:pt>
                <c:pt idx="3">
                  <c:v>1.4122197127829537</c:v>
                </c:pt>
                <c:pt idx="4">
                  <c:v>1.4268374534320738</c:v>
                </c:pt>
                <c:pt idx="5">
                  <c:v>1.438567490801381</c:v>
                </c:pt>
                <c:pt idx="6">
                  <c:v>1.454530546052542</c:v>
                </c:pt>
              </c:numCache>
            </c:numRef>
          </c:val>
        </c:ser>
        <c:dLbls/>
        <c:marker val="1"/>
        <c:axId val="92268800"/>
        <c:axId val="92340608"/>
      </c:lineChart>
      <c:catAx>
        <c:axId val="92268800"/>
        <c:scaling>
          <c:orientation val="minMax"/>
        </c:scaling>
        <c:axPos val="b"/>
        <c:title>
          <c:tx>
            <c:rich>
              <a:bodyPr/>
              <a:lstStyle/>
              <a:p>
                <a:pPr>
                  <a:defRPr/>
                </a:pPr>
                <a:r>
                  <a:rPr lang="en-US" altLang="zh-CN" sz="900" b="0" i="0" u="none" strike="noStrike" baseline="0">
                    <a:effectLst/>
                  </a:rPr>
                  <a:t>Year</a:t>
                </a:r>
                <a:endParaRPr lang="zh-CN" altLang="en-US"/>
              </a:p>
            </c:rich>
          </c:tx>
        </c:title>
        <c:numFmt formatCode="General" sourceLinked="1"/>
        <c:tickLblPos val="nextTo"/>
        <c:crossAx val="92340608"/>
        <c:crosses val="autoZero"/>
        <c:auto val="1"/>
        <c:lblAlgn val="ctr"/>
        <c:lblOffset val="100"/>
      </c:catAx>
      <c:valAx>
        <c:axId val="92340608"/>
        <c:scaling>
          <c:orientation val="minMax"/>
        </c:scaling>
        <c:axPos val="l"/>
        <c:title>
          <c:tx>
            <c:rich>
              <a:bodyPr rot="-5400000" vert="horz"/>
              <a:lstStyle/>
              <a:p>
                <a:pPr>
                  <a:defRPr/>
                </a:pPr>
                <a:r>
                  <a:rPr lang="en-US" altLang="zh-CN"/>
                  <a:t>Human damage by vehicle usage</a:t>
                </a:r>
              </a:p>
              <a:p>
                <a:pPr>
                  <a:defRPr/>
                </a:pPr>
                <a:r>
                  <a:rPr lang="en-US" altLang="zh-CN"/>
                  <a:t>(human damage/</a:t>
                </a:r>
                <a:r>
                  <a:rPr lang="en-US" altLang="zh-CN" baseline="0"/>
                  <a:t>accident</a:t>
                </a:r>
                <a:r>
                  <a:rPr lang="en-US" altLang="zh-CN"/>
                  <a:t>)</a:t>
                </a:r>
                <a:endParaRPr lang="zh-CN" altLang="en-US"/>
              </a:p>
            </c:rich>
          </c:tx>
        </c:title>
        <c:numFmt formatCode="General" sourceLinked="1"/>
        <c:tickLblPos val="nextTo"/>
        <c:crossAx val="92268800"/>
        <c:crosses val="autoZero"/>
        <c:crossBetween val="between"/>
      </c:valAx>
      <c:spPr>
        <a:ln>
          <a:solidFill>
            <a:schemeClr val="tx1"/>
          </a:solidFill>
        </a:ln>
      </c:spPr>
    </c:plotArea>
    <c:legend>
      <c:legendPos val="r"/>
      <c:layout>
        <c:manualLayout>
          <c:xMode val="edge"/>
          <c:yMode val="edge"/>
          <c:x val="0.7435027520187476"/>
          <c:y val="0.22894239072806397"/>
          <c:w val="0.23678623364952056"/>
          <c:h val="0.34671033606934298"/>
        </c:manualLayout>
      </c:layout>
      <c:spPr>
        <a:ln>
          <a:solidFill>
            <a:schemeClr val="tx1"/>
          </a:solidFill>
        </a:ln>
      </c:spPr>
    </c:legend>
    <c:plotVisOnly val="1"/>
    <c:dispBlanksAs val="gap"/>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E0F58E-BDAA-4273-BE96-E30BA3A27E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24</Pages>
  <Words>8436</Words>
  <Characters>48087</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Tsinghua University</Company>
  <LinksUpToDate>false</LinksUpToDate>
  <CharactersWithSpaces>56411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Woody De-Yu Wang</dc:creator>
  <cp:lastModifiedBy>WANG</cp:lastModifiedBy>
  <cp:revision>23</cp:revision>
  <dcterms:created xsi:type="dcterms:W3CDTF">2014-05-16T13:14:00Z</dcterms:created>
  <dcterms:modified xsi:type="dcterms:W3CDTF">2014-10-03T03:57:00Z</dcterms:modified>
</cp:coreProperties>
</file>